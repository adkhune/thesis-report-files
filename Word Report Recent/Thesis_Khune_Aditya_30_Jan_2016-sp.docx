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04D12D" w14:textId="77777777" w:rsidR="002625D1" w:rsidRPr="000D5D13" w:rsidRDefault="002625D1" w:rsidP="002625D1">
      <w:pPr>
        <w:spacing w:after="0" w:line="240" w:lineRule="auto"/>
        <w:jc w:val="center"/>
        <w:rPr>
          <w:rFonts w:eastAsia="Calibri" w:cs="Times New Roman"/>
        </w:rPr>
      </w:pPr>
      <w:r w:rsidRPr="000D5D13">
        <w:rPr>
          <w:rFonts w:eastAsia="Calibri" w:cs="Times New Roman"/>
        </w:rPr>
        <w:t>THESIS</w:t>
      </w:r>
    </w:p>
    <w:p w14:paraId="77D9925F" w14:textId="77777777" w:rsidR="002625D1" w:rsidRPr="000D5D13" w:rsidRDefault="002625D1" w:rsidP="002625D1">
      <w:pPr>
        <w:spacing w:after="0" w:line="240" w:lineRule="auto"/>
        <w:jc w:val="center"/>
        <w:rPr>
          <w:rFonts w:eastAsia="Calibri" w:cs="Times New Roman"/>
        </w:rPr>
      </w:pPr>
    </w:p>
    <w:p w14:paraId="70D13D6C" w14:textId="77777777" w:rsidR="002625D1" w:rsidRDefault="002625D1" w:rsidP="002625D1">
      <w:pPr>
        <w:spacing w:after="0" w:line="240" w:lineRule="auto"/>
        <w:jc w:val="center"/>
        <w:rPr>
          <w:rFonts w:eastAsia="Calibri" w:cs="Times New Roman"/>
        </w:rPr>
      </w:pPr>
    </w:p>
    <w:p w14:paraId="262E3C44" w14:textId="77777777" w:rsidR="007B5EC7" w:rsidRPr="000D5D13" w:rsidRDefault="007B5EC7" w:rsidP="002625D1">
      <w:pPr>
        <w:spacing w:after="0" w:line="240" w:lineRule="auto"/>
        <w:jc w:val="center"/>
        <w:rPr>
          <w:rFonts w:eastAsia="Calibri" w:cs="Times New Roman"/>
        </w:rPr>
      </w:pPr>
    </w:p>
    <w:p w14:paraId="56CAC30F" w14:textId="77777777" w:rsidR="002625D1" w:rsidRPr="000D5D13" w:rsidRDefault="00DE417A" w:rsidP="009713A0">
      <w:pPr>
        <w:spacing w:after="0"/>
        <w:jc w:val="center"/>
        <w:rPr>
          <w:rFonts w:eastAsia="Calibri" w:cs="Times New Roman"/>
        </w:rPr>
      </w:pPr>
      <w:r w:rsidRPr="00DE417A">
        <w:rPr>
          <w:rFonts w:eastAsia="Calibri" w:cs="Times New Roman"/>
        </w:rPr>
        <w:t>AN INTELLIGENT, MOBILE NETWORK AWARE MIDDLEWARE FRAMEWORK FOR ENERGY EFFIECIENT OFFLOADING IN SMARTPHONES</w:t>
      </w:r>
    </w:p>
    <w:p w14:paraId="3BAA05CB" w14:textId="77777777" w:rsidR="002625D1" w:rsidRPr="000D5D13" w:rsidRDefault="002625D1" w:rsidP="002625D1">
      <w:pPr>
        <w:spacing w:after="0" w:line="240" w:lineRule="auto"/>
        <w:jc w:val="center"/>
        <w:rPr>
          <w:rFonts w:eastAsia="Calibri" w:cs="Times New Roman"/>
        </w:rPr>
      </w:pPr>
    </w:p>
    <w:p w14:paraId="04AD1371" w14:textId="77777777" w:rsidR="002625D1" w:rsidRPr="000D5D13" w:rsidRDefault="002625D1" w:rsidP="002625D1">
      <w:pPr>
        <w:spacing w:after="0" w:line="240" w:lineRule="auto"/>
        <w:jc w:val="center"/>
        <w:rPr>
          <w:rFonts w:eastAsia="Calibri" w:cs="Times New Roman"/>
        </w:rPr>
      </w:pPr>
    </w:p>
    <w:p w14:paraId="7ECF8F98" w14:textId="77777777" w:rsidR="002625D1" w:rsidRPr="000D5D13" w:rsidRDefault="002625D1" w:rsidP="002625D1">
      <w:pPr>
        <w:spacing w:after="0" w:line="240" w:lineRule="auto"/>
        <w:jc w:val="center"/>
        <w:rPr>
          <w:rFonts w:eastAsia="Calibri" w:cs="Times New Roman"/>
        </w:rPr>
      </w:pPr>
    </w:p>
    <w:p w14:paraId="7BC4A73C" w14:textId="77777777" w:rsidR="002625D1" w:rsidRPr="000D5D13" w:rsidRDefault="002625D1" w:rsidP="002625D1">
      <w:pPr>
        <w:spacing w:after="0" w:line="240" w:lineRule="auto"/>
        <w:jc w:val="center"/>
        <w:rPr>
          <w:rFonts w:eastAsia="Calibri" w:cs="Times New Roman"/>
        </w:rPr>
      </w:pPr>
    </w:p>
    <w:p w14:paraId="4250B417" w14:textId="77777777" w:rsidR="002625D1" w:rsidRPr="000D5D13" w:rsidRDefault="002625D1" w:rsidP="002625D1">
      <w:pPr>
        <w:spacing w:after="0" w:line="240" w:lineRule="auto"/>
        <w:jc w:val="center"/>
        <w:rPr>
          <w:rFonts w:eastAsia="Calibri" w:cs="Times New Roman"/>
        </w:rPr>
      </w:pPr>
    </w:p>
    <w:p w14:paraId="2D19A39C" w14:textId="77777777" w:rsidR="002625D1" w:rsidRPr="000D5D13" w:rsidRDefault="002625D1" w:rsidP="002625D1">
      <w:pPr>
        <w:spacing w:after="0" w:line="240" w:lineRule="auto"/>
        <w:jc w:val="center"/>
        <w:rPr>
          <w:rFonts w:eastAsia="Calibri" w:cs="Times New Roman"/>
        </w:rPr>
      </w:pPr>
      <w:r w:rsidRPr="000D5D13">
        <w:rPr>
          <w:rFonts w:eastAsia="Calibri" w:cs="Times New Roman"/>
        </w:rPr>
        <w:t>Submitted by</w:t>
      </w:r>
    </w:p>
    <w:p w14:paraId="4BA65590" w14:textId="77777777" w:rsidR="002625D1" w:rsidRPr="000D5D13" w:rsidRDefault="002625D1" w:rsidP="002625D1">
      <w:pPr>
        <w:spacing w:after="0" w:line="240" w:lineRule="auto"/>
        <w:jc w:val="center"/>
        <w:rPr>
          <w:rFonts w:eastAsia="Calibri" w:cs="Times New Roman"/>
        </w:rPr>
      </w:pPr>
    </w:p>
    <w:p w14:paraId="472D5080" w14:textId="77777777" w:rsidR="002625D1" w:rsidRPr="000D5D13" w:rsidRDefault="009B6999" w:rsidP="002625D1">
      <w:pPr>
        <w:spacing w:after="0" w:line="240" w:lineRule="auto"/>
        <w:jc w:val="center"/>
        <w:rPr>
          <w:rFonts w:eastAsia="Calibri" w:cs="Times New Roman"/>
        </w:rPr>
      </w:pPr>
      <w:r>
        <w:rPr>
          <w:rFonts w:eastAsia="Calibri" w:cs="Times New Roman"/>
        </w:rPr>
        <w:t xml:space="preserve">Aditya </w:t>
      </w:r>
      <w:proofErr w:type="spellStart"/>
      <w:r>
        <w:rPr>
          <w:rFonts w:eastAsia="Calibri" w:cs="Times New Roman"/>
        </w:rPr>
        <w:t>Dilip</w:t>
      </w:r>
      <w:proofErr w:type="spellEnd"/>
      <w:r>
        <w:rPr>
          <w:rFonts w:eastAsia="Calibri" w:cs="Times New Roman"/>
        </w:rPr>
        <w:t xml:space="preserve"> </w:t>
      </w:r>
      <w:proofErr w:type="spellStart"/>
      <w:r>
        <w:rPr>
          <w:rFonts w:eastAsia="Calibri" w:cs="Times New Roman"/>
        </w:rPr>
        <w:t>Khune</w:t>
      </w:r>
      <w:proofErr w:type="spellEnd"/>
    </w:p>
    <w:p w14:paraId="30761A83" w14:textId="77777777" w:rsidR="002625D1" w:rsidRPr="000D5D13" w:rsidRDefault="002625D1" w:rsidP="002625D1">
      <w:pPr>
        <w:spacing w:after="0" w:line="240" w:lineRule="auto"/>
        <w:jc w:val="center"/>
        <w:rPr>
          <w:rFonts w:eastAsia="Calibri" w:cs="Times New Roman"/>
        </w:rPr>
      </w:pPr>
    </w:p>
    <w:p w14:paraId="3DE3EF87" w14:textId="77777777" w:rsidR="002625D1" w:rsidRPr="000D5D13" w:rsidRDefault="002625D1" w:rsidP="002625D1">
      <w:pPr>
        <w:spacing w:after="0" w:line="240" w:lineRule="auto"/>
        <w:jc w:val="center"/>
        <w:rPr>
          <w:rFonts w:eastAsia="Calibri" w:cs="Times New Roman"/>
        </w:rPr>
      </w:pPr>
      <w:r w:rsidRPr="000D5D13">
        <w:rPr>
          <w:rFonts w:eastAsia="Calibri" w:cs="Times New Roman"/>
        </w:rPr>
        <w:t>Department of Electrical and Computer Engineering</w:t>
      </w:r>
    </w:p>
    <w:p w14:paraId="6C68E302" w14:textId="77777777" w:rsidR="002625D1" w:rsidRPr="000D5D13" w:rsidRDefault="002625D1" w:rsidP="002625D1">
      <w:pPr>
        <w:spacing w:after="0" w:line="240" w:lineRule="auto"/>
        <w:jc w:val="center"/>
        <w:rPr>
          <w:rFonts w:eastAsia="Calibri" w:cs="Times New Roman"/>
        </w:rPr>
      </w:pPr>
    </w:p>
    <w:p w14:paraId="0ED9C32F" w14:textId="77777777" w:rsidR="002625D1" w:rsidRPr="000D5D13" w:rsidRDefault="002625D1" w:rsidP="002625D1">
      <w:pPr>
        <w:spacing w:after="0" w:line="240" w:lineRule="auto"/>
        <w:jc w:val="center"/>
        <w:rPr>
          <w:rFonts w:eastAsia="Calibri" w:cs="Times New Roman"/>
        </w:rPr>
      </w:pPr>
    </w:p>
    <w:p w14:paraId="53219480" w14:textId="77777777" w:rsidR="002625D1" w:rsidRPr="000D5D13" w:rsidRDefault="002625D1" w:rsidP="002625D1">
      <w:pPr>
        <w:spacing w:after="0" w:line="240" w:lineRule="auto"/>
        <w:jc w:val="center"/>
        <w:rPr>
          <w:rFonts w:eastAsia="Calibri" w:cs="Times New Roman"/>
        </w:rPr>
      </w:pPr>
    </w:p>
    <w:p w14:paraId="4A4AD5B4" w14:textId="77777777" w:rsidR="002625D1" w:rsidRPr="000D5D13" w:rsidRDefault="002625D1" w:rsidP="002625D1">
      <w:pPr>
        <w:spacing w:after="0" w:line="240" w:lineRule="auto"/>
        <w:jc w:val="center"/>
        <w:rPr>
          <w:rFonts w:eastAsia="Calibri" w:cs="Times New Roman"/>
        </w:rPr>
      </w:pPr>
    </w:p>
    <w:p w14:paraId="33F5471D" w14:textId="77777777" w:rsidR="002625D1" w:rsidRPr="000D5D13" w:rsidRDefault="002625D1" w:rsidP="002625D1">
      <w:pPr>
        <w:spacing w:after="0" w:line="240" w:lineRule="auto"/>
        <w:jc w:val="center"/>
        <w:rPr>
          <w:rFonts w:eastAsia="Calibri" w:cs="Times New Roman"/>
        </w:rPr>
      </w:pPr>
      <w:r w:rsidRPr="000D5D13">
        <w:rPr>
          <w:rFonts w:eastAsia="Calibri" w:cs="Times New Roman"/>
        </w:rPr>
        <w:t>In partial fulfillment of the requirements</w:t>
      </w:r>
    </w:p>
    <w:p w14:paraId="63B5EC83" w14:textId="77777777" w:rsidR="002625D1" w:rsidRPr="000D5D13" w:rsidRDefault="002625D1" w:rsidP="002625D1">
      <w:pPr>
        <w:spacing w:after="0" w:line="240" w:lineRule="auto"/>
        <w:jc w:val="center"/>
        <w:rPr>
          <w:rFonts w:eastAsia="Calibri" w:cs="Times New Roman"/>
        </w:rPr>
      </w:pPr>
    </w:p>
    <w:p w14:paraId="553F5AA5" w14:textId="77777777" w:rsidR="002625D1" w:rsidRPr="000D5D13" w:rsidRDefault="002625D1" w:rsidP="002625D1">
      <w:pPr>
        <w:spacing w:after="0" w:line="240" w:lineRule="auto"/>
        <w:jc w:val="center"/>
        <w:rPr>
          <w:rFonts w:eastAsia="Calibri" w:cs="Times New Roman"/>
        </w:rPr>
      </w:pPr>
      <w:r w:rsidRPr="000D5D13">
        <w:rPr>
          <w:rFonts w:eastAsia="Calibri" w:cs="Times New Roman"/>
        </w:rPr>
        <w:t>For the Degree of Master of Science</w:t>
      </w:r>
    </w:p>
    <w:p w14:paraId="7A854BD9" w14:textId="77777777" w:rsidR="002625D1" w:rsidRPr="000D5D13" w:rsidRDefault="002625D1" w:rsidP="002625D1">
      <w:pPr>
        <w:spacing w:after="0" w:line="240" w:lineRule="auto"/>
        <w:jc w:val="center"/>
        <w:rPr>
          <w:rFonts w:eastAsia="Calibri" w:cs="Times New Roman"/>
        </w:rPr>
      </w:pPr>
    </w:p>
    <w:p w14:paraId="66BBB0DA" w14:textId="77777777" w:rsidR="002625D1" w:rsidRPr="000D5D13" w:rsidRDefault="002625D1" w:rsidP="002625D1">
      <w:pPr>
        <w:spacing w:after="0" w:line="240" w:lineRule="auto"/>
        <w:jc w:val="center"/>
        <w:rPr>
          <w:rFonts w:eastAsia="Calibri" w:cs="Times New Roman"/>
        </w:rPr>
      </w:pPr>
      <w:r w:rsidRPr="000D5D13">
        <w:rPr>
          <w:rFonts w:eastAsia="Calibri" w:cs="Times New Roman"/>
        </w:rPr>
        <w:t>Colorado State University</w:t>
      </w:r>
    </w:p>
    <w:p w14:paraId="497C8020" w14:textId="77777777" w:rsidR="002625D1" w:rsidRPr="000D5D13" w:rsidRDefault="002625D1" w:rsidP="002625D1">
      <w:pPr>
        <w:spacing w:after="0" w:line="240" w:lineRule="auto"/>
        <w:jc w:val="center"/>
        <w:rPr>
          <w:rFonts w:eastAsia="Calibri" w:cs="Times New Roman"/>
        </w:rPr>
      </w:pPr>
    </w:p>
    <w:p w14:paraId="484C18CD" w14:textId="77777777" w:rsidR="002625D1" w:rsidRPr="000D5D13" w:rsidRDefault="002625D1" w:rsidP="002625D1">
      <w:pPr>
        <w:spacing w:after="0" w:line="240" w:lineRule="auto"/>
        <w:jc w:val="center"/>
        <w:rPr>
          <w:rFonts w:eastAsia="Calibri" w:cs="Times New Roman"/>
        </w:rPr>
      </w:pPr>
      <w:r w:rsidRPr="000D5D13">
        <w:rPr>
          <w:rFonts w:eastAsia="Calibri" w:cs="Times New Roman"/>
        </w:rPr>
        <w:t>Fort Collins, Colorado</w:t>
      </w:r>
    </w:p>
    <w:p w14:paraId="2A604DC3" w14:textId="77777777" w:rsidR="002625D1" w:rsidRPr="000D5D13" w:rsidRDefault="002625D1" w:rsidP="002625D1">
      <w:pPr>
        <w:spacing w:after="0" w:line="240" w:lineRule="auto"/>
        <w:jc w:val="center"/>
        <w:rPr>
          <w:rFonts w:eastAsia="Calibri" w:cs="Times New Roman"/>
        </w:rPr>
      </w:pPr>
    </w:p>
    <w:p w14:paraId="4B93EAC9" w14:textId="77777777" w:rsidR="002625D1" w:rsidRPr="000D5D13" w:rsidRDefault="00BA3126" w:rsidP="00BA3126">
      <w:pPr>
        <w:tabs>
          <w:tab w:val="left" w:pos="2985"/>
        </w:tabs>
        <w:spacing w:after="0" w:line="240" w:lineRule="auto"/>
        <w:rPr>
          <w:rFonts w:eastAsia="Calibri" w:cs="Times New Roman"/>
        </w:rPr>
      </w:pPr>
      <w:r>
        <w:rPr>
          <w:rFonts w:eastAsia="Calibri" w:cs="Times New Roman"/>
        </w:rPr>
        <w:tab/>
      </w:r>
    </w:p>
    <w:p w14:paraId="04A2FCA9" w14:textId="77777777" w:rsidR="002625D1" w:rsidRPr="000D5D13" w:rsidRDefault="002625D1" w:rsidP="002625D1">
      <w:pPr>
        <w:spacing w:after="0" w:line="240" w:lineRule="auto"/>
        <w:jc w:val="center"/>
        <w:rPr>
          <w:rFonts w:eastAsia="Calibri" w:cs="Times New Roman"/>
        </w:rPr>
      </w:pPr>
    </w:p>
    <w:p w14:paraId="7BC3987D" w14:textId="77777777" w:rsidR="002625D1" w:rsidRPr="000D5D13" w:rsidRDefault="002625D1" w:rsidP="002625D1">
      <w:pPr>
        <w:spacing w:after="0" w:line="240" w:lineRule="auto"/>
        <w:rPr>
          <w:rFonts w:eastAsia="Calibri" w:cs="Times New Roman"/>
        </w:rPr>
      </w:pPr>
    </w:p>
    <w:p w14:paraId="19BDDCFD" w14:textId="77777777" w:rsidR="002625D1" w:rsidRPr="000D5D13" w:rsidRDefault="002625D1" w:rsidP="002625D1">
      <w:pPr>
        <w:spacing w:after="0" w:line="240" w:lineRule="auto"/>
        <w:rPr>
          <w:rFonts w:eastAsia="Calibri" w:cs="Times New Roman"/>
        </w:rPr>
      </w:pPr>
      <w:r w:rsidRPr="000D5D13">
        <w:rPr>
          <w:rFonts w:eastAsia="Calibri" w:cs="Times New Roman"/>
        </w:rPr>
        <w:t>Master’s Committee:</w:t>
      </w:r>
    </w:p>
    <w:p w14:paraId="23D386D7" w14:textId="77777777" w:rsidR="002625D1" w:rsidRPr="000D5D13" w:rsidRDefault="002625D1" w:rsidP="002625D1">
      <w:pPr>
        <w:spacing w:after="0" w:line="240" w:lineRule="auto"/>
        <w:rPr>
          <w:rFonts w:eastAsia="Calibri" w:cs="Times New Roman"/>
        </w:rPr>
      </w:pPr>
    </w:p>
    <w:p w14:paraId="04E8B10A" w14:textId="77777777" w:rsidR="002625D1" w:rsidRDefault="002625D1" w:rsidP="002625D1">
      <w:pPr>
        <w:spacing w:after="0" w:line="240" w:lineRule="auto"/>
        <w:rPr>
          <w:rFonts w:eastAsia="Calibri" w:cs="Times New Roman"/>
        </w:rPr>
      </w:pPr>
      <w:r w:rsidRPr="000D5D13">
        <w:rPr>
          <w:rFonts w:eastAsia="Calibri" w:cs="Times New Roman"/>
        </w:rPr>
        <w:tab/>
        <w:t xml:space="preserve">Advisor:  </w:t>
      </w:r>
      <w:proofErr w:type="spellStart"/>
      <w:r w:rsidRPr="000D5D13">
        <w:rPr>
          <w:rFonts w:eastAsia="Calibri" w:cs="Times New Roman"/>
        </w:rPr>
        <w:t>Sudeep</w:t>
      </w:r>
      <w:proofErr w:type="spellEnd"/>
      <w:r w:rsidRPr="000D5D13">
        <w:rPr>
          <w:rFonts w:eastAsia="Calibri" w:cs="Times New Roman"/>
        </w:rPr>
        <w:t xml:space="preserve"> </w:t>
      </w:r>
      <w:proofErr w:type="spellStart"/>
      <w:r w:rsidRPr="000D5D13">
        <w:rPr>
          <w:rFonts w:eastAsia="Calibri" w:cs="Times New Roman"/>
        </w:rPr>
        <w:t>Pasricha</w:t>
      </w:r>
      <w:proofErr w:type="spellEnd"/>
    </w:p>
    <w:p w14:paraId="6DDC7252" w14:textId="77777777" w:rsidR="00C2411F" w:rsidRPr="000D5D13" w:rsidRDefault="00C2411F" w:rsidP="002625D1">
      <w:pPr>
        <w:spacing w:after="0" w:line="240" w:lineRule="auto"/>
        <w:rPr>
          <w:rFonts w:eastAsia="Calibri" w:cs="Times New Roman"/>
        </w:rPr>
      </w:pPr>
    </w:p>
    <w:p w14:paraId="3D1A9BA4" w14:textId="77777777" w:rsidR="007B5EC7" w:rsidRDefault="007B5EC7" w:rsidP="00256012">
      <w:pPr>
        <w:spacing w:after="0" w:line="240" w:lineRule="auto"/>
        <w:ind w:firstLine="720"/>
        <w:rPr>
          <w:rFonts w:eastAsia="Calibri" w:cs="Times New Roman"/>
        </w:rPr>
      </w:pPr>
      <w:proofErr w:type="spellStart"/>
      <w:r w:rsidRPr="000D5D13">
        <w:rPr>
          <w:rFonts w:eastAsia="Calibri" w:cs="Times New Roman"/>
        </w:rPr>
        <w:t>Anura</w:t>
      </w:r>
      <w:proofErr w:type="spellEnd"/>
      <w:r w:rsidRPr="000D5D13">
        <w:rPr>
          <w:rFonts w:eastAsia="Calibri" w:cs="Times New Roman"/>
        </w:rPr>
        <w:t xml:space="preserve"> P. </w:t>
      </w:r>
      <w:proofErr w:type="spellStart"/>
      <w:r w:rsidRPr="000D5D13">
        <w:rPr>
          <w:rFonts w:eastAsia="Calibri" w:cs="Times New Roman"/>
        </w:rPr>
        <w:t>Jayasumana</w:t>
      </w:r>
      <w:proofErr w:type="spellEnd"/>
    </w:p>
    <w:p w14:paraId="40D1B320" w14:textId="77777777" w:rsidR="009B6999" w:rsidRDefault="009B6999" w:rsidP="00256012">
      <w:pPr>
        <w:spacing w:after="0" w:line="240" w:lineRule="auto"/>
        <w:ind w:firstLine="720"/>
        <w:rPr>
          <w:rFonts w:eastAsia="Calibri" w:cs="Times New Roman"/>
        </w:rPr>
      </w:pPr>
      <w:proofErr w:type="spellStart"/>
      <w:r>
        <w:rPr>
          <w:rFonts w:eastAsia="Calibri" w:cs="Times New Roman"/>
        </w:rPr>
        <w:t>Sangmi</w:t>
      </w:r>
      <w:proofErr w:type="spellEnd"/>
      <w:r>
        <w:rPr>
          <w:rFonts w:eastAsia="Calibri" w:cs="Times New Roman"/>
        </w:rPr>
        <w:t xml:space="preserve"> </w:t>
      </w:r>
      <w:proofErr w:type="spellStart"/>
      <w:r>
        <w:rPr>
          <w:rFonts w:eastAsia="Calibri" w:cs="Times New Roman"/>
        </w:rPr>
        <w:t>Pallickara</w:t>
      </w:r>
      <w:proofErr w:type="spellEnd"/>
    </w:p>
    <w:p w14:paraId="47D1B694" w14:textId="77777777" w:rsidR="002625D1" w:rsidRPr="000D5D13" w:rsidRDefault="002625D1" w:rsidP="002625D1">
      <w:pPr>
        <w:spacing w:after="0" w:line="240" w:lineRule="auto"/>
        <w:rPr>
          <w:rFonts w:eastAsia="Calibri" w:cs="Times New Roman"/>
        </w:rPr>
      </w:pPr>
      <w:r w:rsidRPr="000D5D13">
        <w:rPr>
          <w:rFonts w:eastAsia="Calibri" w:cs="Times New Roman"/>
        </w:rPr>
        <w:tab/>
      </w:r>
    </w:p>
    <w:p w14:paraId="53563171" w14:textId="77777777" w:rsidR="00FC5EB9" w:rsidRPr="000D5D13" w:rsidRDefault="00FC5EB9">
      <w:pPr>
        <w:rPr>
          <w:rFonts w:cs="Times New Roman"/>
          <w:b/>
        </w:rPr>
      </w:pPr>
    </w:p>
    <w:p w14:paraId="2CB3A88C" w14:textId="77777777" w:rsidR="00FC5EB9" w:rsidRPr="000D5D13" w:rsidRDefault="00FC5EB9">
      <w:pPr>
        <w:rPr>
          <w:rFonts w:cs="Times New Roman"/>
          <w:b/>
        </w:rPr>
      </w:pPr>
    </w:p>
    <w:p w14:paraId="0355DD4D" w14:textId="77777777" w:rsidR="003610CB" w:rsidRDefault="003610CB" w:rsidP="003610CB">
      <w:pPr>
        <w:spacing w:line="276" w:lineRule="auto"/>
        <w:jc w:val="center"/>
        <w:rPr>
          <w:rFonts w:cs="Times New Roman"/>
        </w:rPr>
      </w:pPr>
    </w:p>
    <w:p w14:paraId="10178FAB" w14:textId="77777777" w:rsidR="003610CB" w:rsidRDefault="003610CB" w:rsidP="003610CB">
      <w:pPr>
        <w:spacing w:line="276" w:lineRule="auto"/>
        <w:jc w:val="center"/>
        <w:rPr>
          <w:rFonts w:cs="Times New Roman"/>
        </w:rPr>
      </w:pPr>
    </w:p>
    <w:p w14:paraId="72EF4B8A" w14:textId="77777777" w:rsidR="003610CB" w:rsidRDefault="003610CB" w:rsidP="003610CB">
      <w:pPr>
        <w:spacing w:line="276" w:lineRule="auto"/>
        <w:jc w:val="center"/>
        <w:rPr>
          <w:rFonts w:cs="Times New Roman"/>
        </w:rPr>
      </w:pPr>
    </w:p>
    <w:p w14:paraId="6131E4B7" w14:textId="77777777" w:rsidR="003610CB" w:rsidRDefault="003610CB" w:rsidP="003610CB">
      <w:pPr>
        <w:spacing w:line="276" w:lineRule="auto"/>
        <w:jc w:val="center"/>
        <w:rPr>
          <w:rFonts w:cs="Times New Roman"/>
        </w:rPr>
      </w:pPr>
    </w:p>
    <w:p w14:paraId="52203CC9" w14:textId="77777777" w:rsidR="003610CB" w:rsidRDefault="003610CB" w:rsidP="00281D51">
      <w:pPr>
        <w:spacing w:line="276" w:lineRule="auto"/>
        <w:rPr>
          <w:rFonts w:cs="Times New Roman"/>
        </w:rPr>
      </w:pPr>
    </w:p>
    <w:p w14:paraId="39C8D1F9" w14:textId="77777777" w:rsidR="003610CB" w:rsidRDefault="003610CB" w:rsidP="003610CB">
      <w:pPr>
        <w:spacing w:line="276" w:lineRule="auto"/>
        <w:jc w:val="center"/>
        <w:rPr>
          <w:rFonts w:cs="Times New Roman"/>
        </w:rPr>
      </w:pPr>
    </w:p>
    <w:p w14:paraId="682C06F6" w14:textId="77777777" w:rsidR="003610CB" w:rsidRDefault="003610CB" w:rsidP="003610CB">
      <w:pPr>
        <w:spacing w:line="276" w:lineRule="auto"/>
        <w:jc w:val="center"/>
        <w:rPr>
          <w:rFonts w:cs="Times New Roman"/>
        </w:rPr>
      </w:pPr>
    </w:p>
    <w:p w14:paraId="7C13EC79" w14:textId="77777777" w:rsidR="003610CB" w:rsidRDefault="003610CB" w:rsidP="003610CB">
      <w:pPr>
        <w:spacing w:line="276" w:lineRule="auto"/>
        <w:jc w:val="center"/>
        <w:rPr>
          <w:rFonts w:cs="Times New Roman"/>
        </w:rPr>
      </w:pPr>
    </w:p>
    <w:p w14:paraId="2363C762" w14:textId="77777777" w:rsidR="003610CB" w:rsidRDefault="003610CB" w:rsidP="003610CB">
      <w:pPr>
        <w:spacing w:line="276" w:lineRule="auto"/>
        <w:jc w:val="center"/>
        <w:rPr>
          <w:rFonts w:cs="Times New Roman"/>
        </w:rPr>
      </w:pPr>
    </w:p>
    <w:p w14:paraId="45E4C3F5" w14:textId="77777777" w:rsidR="003610CB" w:rsidRDefault="003610CB" w:rsidP="003610CB">
      <w:pPr>
        <w:spacing w:line="276" w:lineRule="auto"/>
        <w:jc w:val="center"/>
        <w:rPr>
          <w:rFonts w:cs="Times New Roman"/>
        </w:rPr>
      </w:pPr>
    </w:p>
    <w:p w14:paraId="743E612C" w14:textId="77777777" w:rsidR="003610CB" w:rsidRDefault="003610CB" w:rsidP="003610CB">
      <w:pPr>
        <w:spacing w:line="276" w:lineRule="auto"/>
        <w:jc w:val="center"/>
        <w:rPr>
          <w:rFonts w:cs="Times New Roman"/>
        </w:rPr>
      </w:pPr>
    </w:p>
    <w:p w14:paraId="1822C6A7" w14:textId="77777777" w:rsidR="003610CB" w:rsidRDefault="003610CB" w:rsidP="003610CB">
      <w:pPr>
        <w:pStyle w:val="Default"/>
      </w:pPr>
    </w:p>
    <w:p w14:paraId="092BBD47" w14:textId="77777777" w:rsidR="003610CB" w:rsidRPr="003610CB" w:rsidRDefault="003610CB" w:rsidP="00D14C26">
      <w:pPr>
        <w:pStyle w:val="Default"/>
        <w:spacing w:line="480" w:lineRule="auto"/>
        <w:jc w:val="center"/>
      </w:pPr>
      <w:r w:rsidRPr="003610CB">
        <w:t xml:space="preserve"> Copyright by </w:t>
      </w:r>
      <w:r w:rsidR="009B6999">
        <w:t xml:space="preserve">Aditya </w:t>
      </w:r>
      <w:proofErr w:type="spellStart"/>
      <w:r w:rsidR="009B6999">
        <w:t>Dilip</w:t>
      </w:r>
      <w:proofErr w:type="spellEnd"/>
      <w:r w:rsidR="009B6999">
        <w:t xml:space="preserve"> </w:t>
      </w:r>
      <w:proofErr w:type="spellStart"/>
      <w:r w:rsidR="009B6999">
        <w:t>Khune</w:t>
      </w:r>
      <w:proofErr w:type="spellEnd"/>
      <w:r w:rsidR="009B6999">
        <w:t xml:space="preserve"> </w:t>
      </w:r>
    </w:p>
    <w:p w14:paraId="6E0900A4" w14:textId="77777777" w:rsidR="00CA3179" w:rsidRDefault="003610CB" w:rsidP="00EC1AEE">
      <w:pPr>
        <w:jc w:val="center"/>
        <w:rPr>
          <w:szCs w:val="24"/>
        </w:rPr>
      </w:pPr>
      <w:r w:rsidRPr="003610CB">
        <w:rPr>
          <w:szCs w:val="24"/>
        </w:rPr>
        <w:t>All Rights Reserved</w:t>
      </w:r>
    </w:p>
    <w:p w14:paraId="6A6A8817" w14:textId="77777777" w:rsidR="00CA3179" w:rsidRDefault="00CA3179" w:rsidP="00EC1AEE">
      <w:pPr>
        <w:jc w:val="center"/>
        <w:rPr>
          <w:rFonts w:cs="Times New Roman"/>
          <w:b/>
          <w:szCs w:val="24"/>
        </w:rPr>
        <w:sectPr w:rsidR="00CA3179" w:rsidSect="00A74339">
          <w:footerReference w:type="default" r:id="rId8"/>
          <w:type w:val="continuous"/>
          <w:pgSz w:w="12240" w:h="15840"/>
          <w:pgMar w:top="1440" w:right="1440" w:bottom="1440" w:left="1440" w:header="720" w:footer="720" w:gutter="0"/>
          <w:cols w:space="720"/>
          <w:docGrid w:linePitch="360"/>
        </w:sectPr>
      </w:pPr>
    </w:p>
    <w:p w14:paraId="13F3C595" w14:textId="77777777" w:rsidR="000D5D13" w:rsidRPr="009B6C34" w:rsidRDefault="000D5D13" w:rsidP="009B6C34">
      <w:pPr>
        <w:pStyle w:val="ChapterHeading"/>
      </w:pPr>
      <w:bookmarkStart w:id="1" w:name="_Toc441811454"/>
      <w:r w:rsidRPr="009B6C34">
        <w:lastRenderedPageBreak/>
        <w:t>ABSTRACT</w:t>
      </w:r>
      <w:bookmarkEnd w:id="1"/>
    </w:p>
    <w:p w14:paraId="09EF95D6" w14:textId="77777777" w:rsidR="00597C37" w:rsidRDefault="00597C37" w:rsidP="009713A0">
      <w:pPr>
        <w:spacing w:after="0"/>
        <w:jc w:val="center"/>
        <w:rPr>
          <w:rFonts w:eastAsia="Calibri" w:cs="Times New Roman"/>
        </w:rPr>
      </w:pPr>
    </w:p>
    <w:p w14:paraId="4753E8C4" w14:textId="77777777" w:rsidR="00513FAF" w:rsidRPr="000D5D13" w:rsidRDefault="00513FAF" w:rsidP="00513FAF">
      <w:pPr>
        <w:spacing w:after="0"/>
        <w:jc w:val="center"/>
        <w:rPr>
          <w:rFonts w:eastAsia="Calibri" w:cs="Times New Roman"/>
        </w:rPr>
      </w:pPr>
      <w:r w:rsidRPr="00DE417A">
        <w:rPr>
          <w:rFonts w:eastAsia="Calibri" w:cs="Times New Roman"/>
        </w:rPr>
        <w:t>AN INTELLIGENT</w:t>
      </w:r>
      <w:del w:id="2" w:author="Pasricha,Sudeep" w:date="2016-01-21T13:52:00Z">
        <w:r w:rsidRPr="00DE417A" w:rsidDel="007F18C2">
          <w:rPr>
            <w:rFonts w:eastAsia="Calibri" w:cs="Times New Roman"/>
          </w:rPr>
          <w:delText>,</w:delText>
        </w:r>
      </w:del>
      <w:r w:rsidRPr="00DE417A">
        <w:rPr>
          <w:rFonts w:eastAsia="Calibri" w:cs="Times New Roman"/>
        </w:rPr>
        <w:t xml:space="preserve"> MOBILE NETWORK AWARE MIDDLEWARE FRAMEWORK FOR ENERGY </w:t>
      </w:r>
      <w:commentRangeStart w:id="3"/>
      <w:commentRangeStart w:id="4"/>
      <w:r w:rsidRPr="00DE417A">
        <w:rPr>
          <w:rFonts w:eastAsia="Calibri" w:cs="Times New Roman"/>
        </w:rPr>
        <w:t>EFFI</w:t>
      </w:r>
      <w:del w:id="5" w:author="Aditya" w:date="2016-01-21T17:01:00Z">
        <w:r w:rsidRPr="00DE417A" w:rsidDel="00EB254A">
          <w:rPr>
            <w:rFonts w:eastAsia="Calibri" w:cs="Times New Roman"/>
          </w:rPr>
          <w:delText>E</w:delText>
        </w:r>
      </w:del>
      <w:r w:rsidRPr="00DE417A">
        <w:rPr>
          <w:rFonts w:eastAsia="Calibri" w:cs="Times New Roman"/>
        </w:rPr>
        <w:t xml:space="preserve">CIENT </w:t>
      </w:r>
      <w:commentRangeEnd w:id="3"/>
      <w:r w:rsidR="007F18C2">
        <w:rPr>
          <w:rStyle w:val="CommentReference"/>
        </w:rPr>
        <w:commentReference w:id="3"/>
      </w:r>
      <w:commentRangeEnd w:id="4"/>
      <w:r w:rsidR="002356EC">
        <w:rPr>
          <w:rStyle w:val="CommentReference"/>
        </w:rPr>
        <w:commentReference w:id="4"/>
      </w:r>
      <w:r w:rsidRPr="00DE417A">
        <w:rPr>
          <w:rFonts w:eastAsia="Calibri" w:cs="Times New Roman"/>
        </w:rPr>
        <w:t>OFFLOADING IN SMARTPHONES</w:t>
      </w:r>
    </w:p>
    <w:p w14:paraId="79157F9E" w14:textId="77777777" w:rsidR="00E13666" w:rsidRDefault="00E13666" w:rsidP="009713A0">
      <w:pPr>
        <w:spacing w:after="0"/>
        <w:jc w:val="center"/>
        <w:rPr>
          <w:rFonts w:eastAsia="Calibri" w:cs="Times New Roman"/>
        </w:rPr>
      </w:pPr>
    </w:p>
    <w:p w14:paraId="48CDB720" w14:textId="77777777" w:rsidR="009713A0" w:rsidRPr="009713A0" w:rsidRDefault="009713A0" w:rsidP="009713A0">
      <w:pPr>
        <w:spacing w:after="0"/>
        <w:jc w:val="center"/>
        <w:rPr>
          <w:rFonts w:eastAsia="Calibri" w:cs="Times New Roman"/>
        </w:rPr>
      </w:pPr>
    </w:p>
    <w:p w14:paraId="7F878909" w14:textId="600FB6F2" w:rsidR="005677E4" w:rsidRPr="00830EAF" w:rsidRDefault="00C0282C" w:rsidP="005677E4">
      <w:pPr>
        <w:rPr>
          <w:ins w:id="6" w:author="Aditya" w:date="2016-01-26T11:29:00Z"/>
          <w:rFonts w:cs="Times New Roman"/>
          <w:szCs w:val="24"/>
        </w:rPr>
      </w:pPr>
      <w:r w:rsidRPr="003A7A2B">
        <w:rPr>
          <w:rFonts w:cs="Times New Roman"/>
          <w:szCs w:val="24"/>
        </w:rPr>
        <w:t xml:space="preserve">The users of </w:t>
      </w:r>
      <w:ins w:id="7" w:author="Aditya" w:date="2016-01-21T17:02:00Z">
        <w:r w:rsidR="00EB254A">
          <w:rPr>
            <w:rFonts w:cs="Times New Roman"/>
            <w:szCs w:val="24"/>
          </w:rPr>
          <w:t>s</w:t>
        </w:r>
      </w:ins>
      <w:commentRangeStart w:id="8"/>
      <w:commentRangeStart w:id="9"/>
      <w:del w:id="10" w:author="Aditya" w:date="2016-01-21T17:02:00Z">
        <w:r w:rsidRPr="003A7A2B" w:rsidDel="00EB254A">
          <w:rPr>
            <w:rFonts w:cs="Times New Roman"/>
            <w:szCs w:val="24"/>
          </w:rPr>
          <w:delText>S</w:delText>
        </w:r>
      </w:del>
      <w:r w:rsidRPr="003A7A2B">
        <w:rPr>
          <w:rFonts w:cs="Times New Roman"/>
          <w:szCs w:val="24"/>
        </w:rPr>
        <w:t xml:space="preserve">martphones </w:t>
      </w:r>
      <w:commentRangeEnd w:id="8"/>
      <w:r w:rsidR="007F18C2">
        <w:rPr>
          <w:rStyle w:val="CommentReference"/>
        </w:rPr>
        <w:commentReference w:id="8"/>
      </w:r>
      <w:commentRangeEnd w:id="9"/>
      <w:r w:rsidR="00B20229">
        <w:rPr>
          <w:rStyle w:val="CommentReference"/>
        </w:rPr>
        <w:commentReference w:id="9"/>
      </w:r>
      <w:r w:rsidRPr="003A7A2B">
        <w:rPr>
          <w:rFonts w:cs="Times New Roman"/>
          <w:szCs w:val="24"/>
        </w:rPr>
        <w:t>demand longer battery life</w:t>
      </w:r>
      <w:r w:rsidR="003A7A2B" w:rsidRPr="003A7A2B">
        <w:rPr>
          <w:rFonts w:cs="Times New Roman"/>
          <w:szCs w:val="24"/>
        </w:rPr>
        <w:t xml:space="preserve"> </w:t>
      </w:r>
      <w:r w:rsidR="00A13624">
        <w:rPr>
          <w:rFonts w:cs="Times New Roman"/>
          <w:szCs w:val="24"/>
        </w:rPr>
        <w:t>today</w:t>
      </w:r>
      <w:r w:rsidR="003A7A2B" w:rsidRPr="003A7A2B">
        <w:rPr>
          <w:rFonts w:cs="Times New Roman"/>
          <w:szCs w:val="24"/>
        </w:rPr>
        <w:t xml:space="preserve">. Low-power </w:t>
      </w:r>
      <w:ins w:id="11" w:author="Aditya" w:date="2016-01-21T18:58:00Z">
        <w:r w:rsidR="002356EC">
          <w:rPr>
            <w:rFonts w:cs="Times New Roman"/>
            <w:szCs w:val="24"/>
          </w:rPr>
          <w:t>s</w:t>
        </w:r>
      </w:ins>
      <w:del w:id="12" w:author="Aditya" w:date="2016-01-21T18:58:00Z">
        <w:r w:rsidR="003A7A2B" w:rsidRPr="003A7A2B" w:rsidDel="002356EC">
          <w:rPr>
            <w:rFonts w:cs="Times New Roman"/>
            <w:szCs w:val="24"/>
          </w:rPr>
          <w:delText>S</w:delText>
        </w:r>
      </w:del>
      <w:r w:rsidR="003A7A2B" w:rsidRPr="003A7A2B">
        <w:rPr>
          <w:rFonts w:cs="Times New Roman"/>
          <w:szCs w:val="24"/>
        </w:rPr>
        <w:t xml:space="preserve">oftware and </w:t>
      </w:r>
      <w:ins w:id="13" w:author="Aditya" w:date="2016-01-21T18:58:00Z">
        <w:r w:rsidR="002356EC">
          <w:rPr>
            <w:rFonts w:cs="Times New Roman"/>
            <w:szCs w:val="24"/>
          </w:rPr>
          <w:t>h</w:t>
        </w:r>
      </w:ins>
      <w:del w:id="14" w:author="Aditya" w:date="2016-01-21T18:58:00Z">
        <w:r w:rsidR="003A7A2B" w:rsidRPr="003A7A2B" w:rsidDel="002356EC">
          <w:rPr>
            <w:rFonts w:cs="Times New Roman"/>
            <w:szCs w:val="24"/>
          </w:rPr>
          <w:delText>H</w:delText>
        </w:r>
      </w:del>
      <w:r w:rsidR="003A7A2B" w:rsidRPr="003A7A2B">
        <w:rPr>
          <w:rFonts w:cs="Times New Roman"/>
          <w:szCs w:val="24"/>
        </w:rPr>
        <w:t>ardware</w:t>
      </w:r>
      <w:r w:rsidR="003A7A2B">
        <w:rPr>
          <w:rFonts w:cs="Times New Roman"/>
          <w:szCs w:val="24"/>
        </w:rPr>
        <w:t xml:space="preserve"> </w:t>
      </w:r>
      <w:r w:rsidR="003A7A2B" w:rsidRPr="003A7A2B">
        <w:rPr>
          <w:rFonts w:cs="Times New Roman"/>
          <w:szCs w:val="24"/>
        </w:rPr>
        <w:t>design has been an active r</w:t>
      </w:r>
      <w:r w:rsidR="003A7A2B">
        <w:rPr>
          <w:rFonts w:cs="Times New Roman"/>
          <w:szCs w:val="24"/>
        </w:rPr>
        <w:t xml:space="preserve">esearch topic for many years. </w:t>
      </w:r>
      <w:ins w:id="15" w:author="Aditya" w:date="2016-01-26T11:29:00Z">
        <w:r w:rsidR="005677E4">
          <w:rPr>
            <w:rFonts w:cs="Times New Roman"/>
            <w:szCs w:val="24"/>
          </w:rPr>
          <w:t>Offl</w:t>
        </w:r>
        <w:r w:rsidR="005677E4" w:rsidRPr="003A7A2B">
          <w:rPr>
            <w:rFonts w:cs="Times New Roman"/>
            <w:szCs w:val="24"/>
          </w:rPr>
          <w:t>oading applications on a surrogate machine is an innovative</w:t>
        </w:r>
        <w:r w:rsidR="005677E4">
          <w:rPr>
            <w:rFonts w:cs="Times New Roman"/>
            <w:szCs w:val="24"/>
          </w:rPr>
          <w:t xml:space="preserve"> </w:t>
        </w:r>
        <w:r w:rsidR="005677E4" w:rsidRPr="003A7A2B">
          <w:rPr>
            <w:rFonts w:cs="Times New Roman"/>
            <w:szCs w:val="24"/>
          </w:rPr>
          <w:t xml:space="preserve">technique </w:t>
        </w:r>
        <w:r w:rsidR="005677E4">
          <w:rPr>
            <w:rFonts w:cs="Times New Roman"/>
            <w:szCs w:val="24"/>
          </w:rPr>
          <w:t xml:space="preserve">in this area that </w:t>
        </w:r>
        <w:proofErr w:type="gramStart"/>
        <w:r w:rsidR="005677E4">
          <w:rPr>
            <w:rFonts w:cs="Times New Roman"/>
            <w:szCs w:val="24"/>
          </w:rPr>
          <w:t>is being explored</w:t>
        </w:r>
        <w:proofErr w:type="gramEnd"/>
        <w:r w:rsidR="005677E4">
          <w:rPr>
            <w:rFonts w:cs="Times New Roman"/>
            <w:szCs w:val="24"/>
          </w:rPr>
          <w:t xml:space="preserve"> for saving e</w:t>
        </w:r>
        <w:r w:rsidR="005677E4" w:rsidRPr="003A7A2B">
          <w:rPr>
            <w:rFonts w:cs="Times New Roman"/>
            <w:szCs w:val="24"/>
          </w:rPr>
          <w:t xml:space="preserve">nergy and increasing responsiveness of mobile devices. </w:t>
        </w:r>
        <w:r w:rsidR="005677E4">
          <w:rPr>
            <w:rFonts w:cs="Times New Roman"/>
            <w:szCs w:val="24"/>
          </w:rPr>
          <w:t>Offl</w:t>
        </w:r>
        <w:r w:rsidR="005677E4" w:rsidRPr="003A7A2B">
          <w:rPr>
            <w:rFonts w:cs="Times New Roman"/>
            <w:szCs w:val="24"/>
          </w:rPr>
          <w:t xml:space="preserve">oading </w:t>
        </w:r>
        <w:r w:rsidR="005677E4">
          <w:rPr>
            <w:rFonts w:cs="Times New Roman"/>
            <w:szCs w:val="24"/>
          </w:rPr>
          <w:t>simply means transferring the computation or data on the cloud.</w:t>
        </w:r>
        <w:r w:rsidR="005677E4" w:rsidRPr="003A7A2B">
          <w:rPr>
            <w:rFonts w:cs="Times New Roman"/>
            <w:szCs w:val="24"/>
          </w:rPr>
          <w:t xml:space="preserve"> </w:t>
        </w:r>
      </w:ins>
      <w:ins w:id="16" w:author="Aditya" w:date="2016-01-26T11:31:00Z">
        <w:r w:rsidR="005677E4" w:rsidRPr="00830EAF">
          <w:rPr>
            <w:rFonts w:cs="Times New Roman"/>
            <w:szCs w:val="24"/>
          </w:rPr>
          <w:t xml:space="preserve">Offloading has generated a renewed interest </w:t>
        </w:r>
        <w:proofErr w:type="gramStart"/>
        <w:r w:rsidR="005677E4" w:rsidRPr="00830EAF">
          <w:rPr>
            <w:rFonts w:cs="Times New Roman"/>
            <w:szCs w:val="24"/>
          </w:rPr>
          <w:t xml:space="preserve">in </w:t>
        </w:r>
        <w:r w:rsidR="005677E4">
          <w:rPr>
            <w:rFonts w:cs="Times New Roman"/>
            <w:szCs w:val="24"/>
          </w:rPr>
          <w:t>s</w:t>
        </w:r>
        <w:r w:rsidR="005677E4" w:rsidRPr="00830EAF">
          <w:rPr>
            <w:rFonts w:cs="Times New Roman"/>
            <w:szCs w:val="24"/>
          </w:rPr>
          <w:t xml:space="preserve">martphone </w:t>
        </w:r>
        <w:r w:rsidR="005677E4">
          <w:rPr>
            <w:rFonts w:cs="Times New Roman"/>
            <w:szCs w:val="24"/>
          </w:rPr>
          <w:t>research community d</w:t>
        </w:r>
      </w:ins>
      <w:ins w:id="17" w:author="Aditya" w:date="2016-01-26T11:29:00Z">
        <w:r w:rsidR="005677E4" w:rsidRPr="00830EAF">
          <w:rPr>
            <w:rFonts w:cs="Times New Roman"/>
            <w:szCs w:val="24"/>
          </w:rPr>
          <w:t xml:space="preserve">ue to advancement in </w:t>
        </w:r>
        <w:r w:rsidR="005677E4">
          <w:rPr>
            <w:rFonts w:cs="Times New Roman"/>
            <w:szCs w:val="24"/>
          </w:rPr>
          <w:t>c</w:t>
        </w:r>
        <w:r w:rsidR="005677E4" w:rsidRPr="00830EAF">
          <w:rPr>
            <w:rFonts w:cs="Times New Roman"/>
            <w:szCs w:val="24"/>
          </w:rPr>
          <w:t xml:space="preserve">loud </w:t>
        </w:r>
        <w:r w:rsidR="005677E4">
          <w:rPr>
            <w:rFonts w:cs="Times New Roman"/>
            <w:szCs w:val="24"/>
          </w:rPr>
          <w:t>c</w:t>
        </w:r>
        <w:r w:rsidR="005677E4" w:rsidRPr="00830EAF">
          <w:rPr>
            <w:rFonts w:cs="Times New Roman"/>
            <w:szCs w:val="24"/>
          </w:rPr>
          <w:t xml:space="preserve">omputing and </w:t>
        </w:r>
      </w:ins>
      <w:ins w:id="18" w:author="Aditya" w:date="2016-01-26T11:31:00Z">
        <w:r w:rsidR="005677E4" w:rsidRPr="00830EAF">
          <w:rPr>
            <w:rFonts w:cs="Times New Roman"/>
            <w:szCs w:val="24"/>
          </w:rPr>
          <w:t>high-speed</w:t>
        </w:r>
      </w:ins>
      <w:ins w:id="19" w:author="Aditya" w:date="2016-01-26T11:29:00Z">
        <w:r w:rsidR="005677E4" w:rsidRPr="00830EAF">
          <w:rPr>
            <w:rFonts w:cs="Times New Roman"/>
            <w:szCs w:val="24"/>
          </w:rPr>
          <w:t xml:space="preserve"> mobile networks such as 4G,</w:t>
        </w:r>
        <w:proofErr w:type="gramEnd"/>
        <w:r w:rsidR="005677E4" w:rsidRPr="00830EAF">
          <w:rPr>
            <w:rFonts w:cs="Times New Roman"/>
            <w:szCs w:val="24"/>
          </w:rPr>
          <w:t xml:space="preserve"> </w:t>
        </w:r>
      </w:ins>
    </w:p>
    <w:p w14:paraId="51E36CCA" w14:textId="77777777" w:rsidR="009A5CDA" w:rsidRDefault="00F75548" w:rsidP="00830EAF">
      <w:pPr>
        <w:rPr>
          <w:ins w:id="20" w:author="Aditya" w:date="2016-01-21T21:51:00Z"/>
          <w:rFonts w:cs="Times New Roman"/>
          <w:szCs w:val="24"/>
        </w:rPr>
      </w:pPr>
      <w:ins w:id="21" w:author="Aditya" w:date="2016-01-21T21:49:00Z">
        <w:r>
          <w:rPr>
            <w:rFonts w:cs="Times New Roman"/>
            <w:szCs w:val="24"/>
          </w:rPr>
          <w:t>C</w:t>
        </w:r>
        <w:r w:rsidRPr="00F75548">
          <w:rPr>
            <w:rFonts w:cs="Times New Roman"/>
            <w:szCs w:val="24"/>
          </w:rPr>
          <w:t xml:space="preserve">loud computing is a new paradigm in which computing resources such as processing, memory, and storage are not physically present at the user’s location. Instead, a service provider owns and manages these resources, and users access them via the Internet. </w:t>
        </w:r>
      </w:ins>
    </w:p>
    <w:p w14:paraId="16F721AA" w14:textId="5A15FD82" w:rsidR="00830EAF" w:rsidRPr="00830EAF" w:rsidDel="005677E4" w:rsidRDefault="005677E4" w:rsidP="00830EAF">
      <w:pPr>
        <w:rPr>
          <w:del w:id="22" w:author="Aditya" w:date="2016-01-26T11:30:00Z"/>
          <w:rFonts w:cs="Times New Roman"/>
          <w:szCs w:val="24"/>
        </w:rPr>
      </w:pPr>
      <w:ins w:id="23" w:author="Aditya" w:date="2016-01-26T11:34:00Z">
        <w:r>
          <w:rPr>
            <w:rFonts w:cs="Times New Roman"/>
            <w:szCs w:val="24"/>
          </w:rPr>
          <w:t>T</w:t>
        </w:r>
        <w:r w:rsidRPr="003A7A2B">
          <w:rPr>
            <w:rFonts w:cs="Times New Roman"/>
            <w:szCs w:val="24"/>
          </w:rPr>
          <w:t>here are many challenges in this domain that are not dealt</w:t>
        </w:r>
        <w:r>
          <w:rPr>
            <w:rFonts w:cs="Times New Roman"/>
            <w:szCs w:val="24"/>
          </w:rPr>
          <w:t xml:space="preserve"> with effectively yet and thus offl</w:t>
        </w:r>
        <w:r w:rsidRPr="003A7A2B">
          <w:rPr>
            <w:rFonts w:cs="Times New Roman"/>
            <w:szCs w:val="24"/>
          </w:rPr>
          <w:t>oading is far from being adopted in the design of current mobile architectures.</w:t>
        </w:r>
        <w:r>
          <w:rPr>
            <w:rFonts w:cs="Times New Roman"/>
            <w:szCs w:val="24"/>
          </w:rPr>
          <w:t xml:space="preserve"> </w:t>
        </w:r>
      </w:ins>
      <w:del w:id="24" w:author="Aditya" w:date="2016-01-26T11:30:00Z">
        <w:r w:rsidR="003A7A2B" w:rsidDel="005677E4">
          <w:rPr>
            <w:rFonts w:cs="Times New Roman"/>
            <w:szCs w:val="24"/>
          </w:rPr>
          <w:delText>Offl</w:delText>
        </w:r>
        <w:r w:rsidR="003A7A2B" w:rsidRPr="003A7A2B" w:rsidDel="005677E4">
          <w:rPr>
            <w:rFonts w:cs="Times New Roman"/>
            <w:szCs w:val="24"/>
          </w:rPr>
          <w:delText>oading applications on a surrogate machine is an innovative</w:delText>
        </w:r>
        <w:r w:rsidR="003A7A2B" w:rsidDel="005677E4">
          <w:rPr>
            <w:rFonts w:cs="Times New Roman"/>
            <w:szCs w:val="24"/>
          </w:rPr>
          <w:delText xml:space="preserve"> </w:delText>
        </w:r>
        <w:r w:rsidR="003A7A2B" w:rsidRPr="003A7A2B" w:rsidDel="005677E4">
          <w:rPr>
            <w:rFonts w:cs="Times New Roman"/>
            <w:szCs w:val="24"/>
          </w:rPr>
          <w:delText xml:space="preserve">technique </w:delText>
        </w:r>
      </w:del>
      <w:moveToRangeStart w:id="25" w:author="Aditya" w:date="2016-01-21T21:41:00Z" w:name="move441175813"/>
      <w:moveTo w:id="26" w:author="Aditya" w:date="2016-01-21T21:41:00Z">
        <w:del w:id="27" w:author="Aditya" w:date="2016-01-21T21:41:00Z">
          <w:r w:rsidR="00F75548" w:rsidRPr="003A7A2B" w:rsidDel="00F75548">
            <w:rPr>
              <w:rFonts w:cs="Times New Roman"/>
              <w:szCs w:val="24"/>
            </w:rPr>
            <w:delText>has bee</w:delText>
          </w:r>
          <w:r w:rsidR="00F75548" w:rsidDel="00F75548">
            <w:rPr>
              <w:rFonts w:cs="Times New Roman"/>
              <w:szCs w:val="24"/>
            </w:rPr>
            <w:delText>n widely</w:delText>
          </w:r>
        </w:del>
        <w:del w:id="28" w:author="Aditya" w:date="2016-01-26T11:30:00Z">
          <w:r w:rsidR="00F75548" w:rsidDel="005677E4">
            <w:rPr>
              <w:rFonts w:cs="Times New Roman"/>
              <w:szCs w:val="24"/>
            </w:rPr>
            <w:delText xml:space="preserve"> </w:delText>
          </w:r>
        </w:del>
        <w:del w:id="29" w:author="Aditya" w:date="2016-01-21T21:44:00Z">
          <w:r w:rsidR="00F75548" w:rsidDel="00F75548">
            <w:rPr>
              <w:rFonts w:cs="Times New Roman"/>
              <w:szCs w:val="24"/>
            </w:rPr>
            <w:delText>considered</w:delText>
          </w:r>
        </w:del>
        <w:del w:id="30" w:author="Aditya" w:date="2016-01-26T11:30:00Z">
          <w:r w:rsidR="00F75548" w:rsidDel="005677E4">
            <w:rPr>
              <w:rFonts w:cs="Times New Roman"/>
              <w:szCs w:val="24"/>
            </w:rPr>
            <w:delText xml:space="preserve"> for saving e</w:delText>
          </w:r>
          <w:r w:rsidR="00F75548" w:rsidRPr="003A7A2B" w:rsidDel="005677E4">
            <w:rPr>
              <w:rFonts w:cs="Times New Roman"/>
              <w:szCs w:val="24"/>
            </w:rPr>
            <w:delText>nergy and increasing responsiveness of mobile devices</w:delText>
          </w:r>
        </w:del>
        <w:del w:id="31" w:author="Aditya" w:date="2016-01-21T21:44:00Z">
          <w:r w:rsidR="00F75548" w:rsidDel="00F75548">
            <w:rPr>
              <w:rFonts w:cs="Times New Roman"/>
              <w:szCs w:val="24"/>
            </w:rPr>
            <w:delText xml:space="preserve"> in the past</w:delText>
          </w:r>
        </w:del>
        <w:del w:id="32" w:author="Aditya" w:date="2016-01-21T21:43:00Z">
          <w:r w:rsidR="00F75548" w:rsidDel="00F75548">
            <w:rPr>
              <w:rFonts w:cs="Times New Roman"/>
              <w:szCs w:val="24"/>
            </w:rPr>
            <w:delText>.</w:delText>
          </w:r>
        </w:del>
      </w:moveTo>
      <w:moveToRangeEnd w:id="25"/>
      <w:del w:id="33" w:author="Aditya" w:date="2016-01-21T21:41:00Z">
        <w:r w:rsidR="003A7A2B" w:rsidRPr="003A7A2B" w:rsidDel="00F75548">
          <w:rPr>
            <w:rFonts w:cs="Times New Roman"/>
            <w:szCs w:val="24"/>
          </w:rPr>
          <w:delText>in this area</w:delText>
        </w:r>
      </w:del>
      <w:del w:id="34" w:author="Aditya" w:date="2016-01-26T11:30:00Z">
        <w:r w:rsidR="003A7A2B" w:rsidRPr="003A7A2B" w:rsidDel="005677E4">
          <w:rPr>
            <w:rFonts w:cs="Times New Roman"/>
            <w:szCs w:val="24"/>
          </w:rPr>
          <w:delText xml:space="preserve">. </w:delText>
        </w:r>
        <w:commentRangeStart w:id="35"/>
        <w:r w:rsidR="003A7A2B" w:rsidDel="005677E4">
          <w:rPr>
            <w:rFonts w:cs="Times New Roman"/>
            <w:szCs w:val="24"/>
          </w:rPr>
          <w:delText>Offl</w:delText>
        </w:r>
        <w:r w:rsidR="003A7A2B" w:rsidRPr="003A7A2B" w:rsidDel="005677E4">
          <w:rPr>
            <w:rFonts w:cs="Times New Roman"/>
            <w:szCs w:val="24"/>
          </w:rPr>
          <w:delText xml:space="preserve">oading </w:delText>
        </w:r>
      </w:del>
      <w:del w:id="36" w:author="Aditya" w:date="2016-01-21T21:39:00Z">
        <w:r w:rsidR="003A7A2B" w:rsidRPr="003A7A2B" w:rsidDel="00F75548">
          <w:rPr>
            <w:rFonts w:cs="Times New Roman"/>
            <w:szCs w:val="24"/>
          </w:rPr>
          <w:delText xml:space="preserve">or </w:delText>
        </w:r>
      </w:del>
      <w:del w:id="37" w:author="Aditya" w:date="2016-01-21T18:58:00Z">
        <w:r w:rsidR="003A7A2B" w:rsidRPr="003A7A2B" w:rsidDel="002356EC">
          <w:rPr>
            <w:rFonts w:cs="Times New Roman"/>
            <w:szCs w:val="24"/>
          </w:rPr>
          <w:delText>C</w:delText>
        </w:r>
      </w:del>
      <w:del w:id="38" w:author="Aditya" w:date="2016-01-21T21:39:00Z">
        <w:r w:rsidR="003A7A2B" w:rsidRPr="003A7A2B" w:rsidDel="00F75548">
          <w:rPr>
            <w:rFonts w:cs="Times New Roman"/>
            <w:szCs w:val="24"/>
          </w:rPr>
          <w:delText>yber foraging</w:delText>
        </w:r>
        <w:commentRangeEnd w:id="35"/>
        <w:r w:rsidR="007F18C2" w:rsidDel="00F75548">
          <w:rPr>
            <w:rStyle w:val="CommentReference"/>
          </w:rPr>
          <w:commentReference w:id="35"/>
        </w:r>
      </w:del>
      <w:del w:id="39" w:author="Aditya" w:date="2016-01-26T11:30:00Z">
        <w:r w:rsidR="003A7A2B" w:rsidRPr="003A7A2B" w:rsidDel="005677E4">
          <w:rPr>
            <w:rFonts w:cs="Times New Roman"/>
            <w:szCs w:val="24"/>
          </w:rPr>
          <w:delText xml:space="preserve"> </w:delText>
        </w:r>
      </w:del>
      <w:moveFromRangeStart w:id="40" w:author="Aditya" w:date="2016-01-21T21:41:00Z" w:name="move441175813"/>
      <w:moveFrom w:id="41" w:author="Aditya" w:date="2016-01-21T21:41:00Z">
        <w:del w:id="42" w:author="Aditya" w:date="2016-01-26T11:30:00Z">
          <w:r w:rsidR="003A7A2B" w:rsidRPr="003A7A2B" w:rsidDel="005677E4">
            <w:rPr>
              <w:rFonts w:cs="Times New Roman"/>
              <w:szCs w:val="24"/>
            </w:rPr>
            <w:delText>has bee</w:delText>
          </w:r>
          <w:r w:rsidR="00217974" w:rsidDel="005677E4">
            <w:rPr>
              <w:rFonts w:cs="Times New Roman"/>
              <w:szCs w:val="24"/>
            </w:rPr>
            <w:delText>n widely considered for saving e</w:delText>
          </w:r>
          <w:r w:rsidR="003A7A2B" w:rsidRPr="003A7A2B" w:rsidDel="005677E4">
            <w:rPr>
              <w:rFonts w:cs="Times New Roman"/>
              <w:szCs w:val="24"/>
            </w:rPr>
            <w:delText>nergy and increasing responsiveness of mobile devices</w:delText>
          </w:r>
          <w:r w:rsidR="003A7A2B" w:rsidDel="005677E4">
            <w:rPr>
              <w:rFonts w:cs="Times New Roman"/>
              <w:szCs w:val="24"/>
            </w:rPr>
            <w:delText xml:space="preserve"> in the past. </w:delText>
          </w:r>
        </w:del>
      </w:moveFrom>
      <w:moveFromRangeEnd w:id="40"/>
      <w:del w:id="43" w:author="Aditya" w:date="2016-01-26T11:30:00Z">
        <w:r w:rsidR="00830EAF" w:rsidRPr="00830EAF" w:rsidDel="005677E4">
          <w:rPr>
            <w:rFonts w:cs="Times New Roman"/>
            <w:szCs w:val="24"/>
          </w:rPr>
          <w:delText xml:space="preserve">Due to the advancement in </w:delText>
        </w:r>
      </w:del>
      <w:del w:id="44" w:author="Aditya" w:date="2016-01-21T20:40:00Z">
        <w:r w:rsidR="00830EAF" w:rsidRPr="00830EAF" w:rsidDel="00E1536B">
          <w:rPr>
            <w:rFonts w:cs="Times New Roman"/>
            <w:szCs w:val="24"/>
          </w:rPr>
          <w:delText>C</w:delText>
        </w:r>
      </w:del>
      <w:del w:id="45" w:author="Aditya" w:date="2016-01-26T11:30:00Z">
        <w:r w:rsidR="00830EAF" w:rsidRPr="00830EAF" w:rsidDel="005677E4">
          <w:rPr>
            <w:rFonts w:cs="Times New Roman"/>
            <w:szCs w:val="24"/>
          </w:rPr>
          <w:delText xml:space="preserve">loud </w:delText>
        </w:r>
      </w:del>
      <w:del w:id="46" w:author="Aditya" w:date="2016-01-21T20:40:00Z">
        <w:r w:rsidR="00830EAF" w:rsidRPr="00830EAF" w:rsidDel="00E1536B">
          <w:rPr>
            <w:rFonts w:cs="Times New Roman"/>
            <w:szCs w:val="24"/>
          </w:rPr>
          <w:delText>C</w:delText>
        </w:r>
      </w:del>
      <w:del w:id="47" w:author="Aditya" w:date="2016-01-26T11:30:00Z">
        <w:r w:rsidR="00830EAF" w:rsidRPr="00830EAF" w:rsidDel="005677E4">
          <w:rPr>
            <w:rFonts w:cs="Times New Roman"/>
            <w:szCs w:val="24"/>
          </w:rPr>
          <w:delText xml:space="preserve">omputing and high speed mobile networks such as 4G, Offloading has generated a renewed interest in </w:delText>
        </w:r>
      </w:del>
      <w:del w:id="48" w:author="Aditya" w:date="2016-01-21T20:40:00Z">
        <w:r w:rsidR="00830EAF" w:rsidRPr="00830EAF" w:rsidDel="00E1536B">
          <w:rPr>
            <w:rFonts w:cs="Times New Roman"/>
            <w:szCs w:val="24"/>
          </w:rPr>
          <w:delText>S</w:delText>
        </w:r>
      </w:del>
      <w:del w:id="49" w:author="Aditya" w:date="2016-01-26T11:30:00Z">
        <w:r w:rsidR="00830EAF" w:rsidRPr="00830EAF" w:rsidDel="005677E4">
          <w:rPr>
            <w:rFonts w:cs="Times New Roman"/>
            <w:szCs w:val="24"/>
          </w:rPr>
          <w:delText xml:space="preserve">martphone </w:delText>
        </w:r>
      </w:del>
      <w:del w:id="50" w:author="Aditya" w:date="2016-01-21T20:40:00Z">
        <w:r w:rsidR="00830EAF" w:rsidRPr="00830EAF" w:rsidDel="00E1536B">
          <w:rPr>
            <w:rFonts w:cs="Times New Roman"/>
            <w:szCs w:val="24"/>
          </w:rPr>
          <w:delText>R</w:delText>
        </w:r>
      </w:del>
      <w:del w:id="51" w:author="Aditya" w:date="2016-01-26T11:30:00Z">
        <w:r w:rsidR="00830EAF" w:rsidRPr="00830EAF" w:rsidDel="005677E4">
          <w:rPr>
            <w:rFonts w:cs="Times New Roman"/>
            <w:szCs w:val="24"/>
          </w:rPr>
          <w:delText>esearch community.</w:delText>
        </w:r>
      </w:del>
    </w:p>
    <w:p w14:paraId="21D344D6" w14:textId="18AB51C6" w:rsidR="005150D7" w:rsidRDefault="00D67286" w:rsidP="003A7A2B">
      <w:pPr>
        <w:rPr>
          <w:rFonts w:cs="Times New Roman"/>
          <w:szCs w:val="24"/>
        </w:rPr>
      </w:pPr>
      <w:r>
        <w:rPr>
          <w:rFonts w:cs="Times New Roman"/>
          <w:szCs w:val="24"/>
        </w:rPr>
        <w:t xml:space="preserve">We </w:t>
      </w:r>
      <w:r w:rsidR="005D4F74">
        <w:rPr>
          <w:rFonts w:cs="Times New Roman"/>
          <w:szCs w:val="24"/>
        </w:rPr>
        <w:t>believe</w:t>
      </w:r>
      <w:r>
        <w:rPr>
          <w:rFonts w:cs="Times New Roman"/>
          <w:szCs w:val="24"/>
        </w:rPr>
        <w:t xml:space="preserve"> that there is a need </w:t>
      </w:r>
      <w:r w:rsidR="0051339E">
        <w:rPr>
          <w:rFonts w:cs="Times New Roman"/>
          <w:szCs w:val="24"/>
        </w:rPr>
        <w:t xml:space="preserve">to verify the effectiveness of </w:t>
      </w:r>
      <w:ins w:id="52" w:author="Aditya" w:date="2016-01-21T22:09:00Z">
        <w:r w:rsidR="00ED4CB2">
          <w:rPr>
            <w:rFonts w:cs="Times New Roman"/>
            <w:szCs w:val="24"/>
          </w:rPr>
          <w:t>c</w:t>
        </w:r>
      </w:ins>
      <w:del w:id="53" w:author="Aditya" w:date="2016-01-21T22:09:00Z">
        <w:r w:rsidR="0051339E" w:rsidDel="00ED4CB2">
          <w:rPr>
            <w:rFonts w:cs="Times New Roman"/>
            <w:szCs w:val="24"/>
          </w:rPr>
          <w:delText>C</w:delText>
        </w:r>
      </w:del>
      <w:r w:rsidR="0051339E">
        <w:rPr>
          <w:rFonts w:cs="Times New Roman"/>
          <w:szCs w:val="24"/>
        </w:rPr>
        <w:t xml:space="preserve">omputation </w:t>
      </w:r>
      <w:ins w:id="54" w:author="Aditya" w:date="2016-01-21T22:09:00Z">
        <w:r w:rsidR="00ED4CB2">
          <w:rPr>
            <w:rFonts w:cs="Times New Roman"/>
            <w:szCs w:val="24"/>
          </w:rPr>
          <w:t>o</w:t>
        </w:r>
      </w:ins>
      <w:del w:id="55" w:author="Aditya" w:date="2016-01-21T22:09:00Z">
        <w:r w:rsidR="0051339E" w:rsidDel="00ED4CB2">
          <w:rPr>
            <w:rFonts w:cs="Times New Roman"/>
            <w:szCs w:val="24"/>
          </w:rPr>
          <w:delText>O</w:delText>
        </w:r>
      </w:del>
      <w:r>
        <w:rPr>
          <w:rFonts w:cs="Times New Roman"/>
          <w:szCs w:val="24"/>
        </w:rPr>
        <w:t>ffloading</w:t>
      </w:r>
      <w:r w:rsidR="0051339E">
        <w:rPr>
          <w:rFonts w:cs="Times New Roman"/>
          <w:szCs w:val="24"/>
        </w:rPr>
        <w:t xml:space="preserve"> to highlight its</w:t>
      </w:r>
      <w:r>
        <w:rPr>
          <w:rFonts w:cs="Times New Roman"/>
          <w:szCs w:val="24"/>
        </w:rPr>
        <w:t xml:space="preserve"> real potential in</w:t>
      </w:r>
      <w:r w:rsidRPr="00C97946">
        <w:rPr>
          <w:rFonts w:cs="Times New Roman"/>
          <w:szCs w:val="24"/>
        </w:rPr>
        <w:t xml:space="preserve"> real time </w:t>
      </w:r>
      <w:r w:rsidR="0051339E">
        <w:rPr>
          <w:rFonts w:cs="Times New Roman"/>
          <w:szCs w:val="24"/>
        </w:rPr>
        <w:lastRenderedPageBreak/>
        <w:t xml:space="preserve">smartphone </w:t>
      </w:r>
      <w:r w:rsidRPr="00C97946">
        <w:rPr>
          <w:rFonts w:cs="Times New Roman"/>
          <w:szCs w:val="24"/>
        </w:rPr>
        <w:t>applications</w:t>
      </w:r>
      <w:r>
        <w:rPr>
          <w:rFonts w:cs="Times New Roman"/>
          <w:szCs w:val="24"/>
        </w:rPr>
        <w:t>.</w:t>
      </w:r>
      <w:ins w:id="56" w:author="Aditya" w:date="2016-01-26T11:35:00Z">
        <w:r w:rsidR="005677E4">
          <w:rPr>
            <w:rFonts w:cs="Times New Roman"/>
            <w:szCs w:val="24"/>
          </w:rPr>
          <w:t xml:space="preserve"> </w:t>
        </w:r>
      </w:ins>
      <w:del w:id="57" w:author="Aditya" w:date="2016-01-26T11:35:00Z">
        <w:r w:rsidDel="005677E4">
          <w:rPr>
            <w:rFonts w:cs="Times New Roman"/>
            <w:szCs w:val="24"/>
          </w:rPr>
          <w:delText xml:space="preserve">  </w:delText>
        </w:r>
      </w:del>
      <w:r w:rsidR="005D4F74">
        <w:rPr>
          <w:rFonts w:cs="Times New Roman"/>
          <w:szCs w:val="24"/>
        </w:rPr>
        <w:t xml:space="preserve">The effect of varying network technologies is also a major concern in this area. </w:t>
      </w:r>
      <w:del w:id="58" w:author="Aditya" w:date="2016-01-26T11:34:00Z">
        <w:r w:rsidDel="005677E4">
          <w:rPr>
            <w:rFonts w:cs="Times New Roman"/>
            <w:szCs w:val="24"/>
          </w:rPr>
          <w:delText>T</w:delText>
        </w:r>
        <w:r w:rsidR="003A7A2B" w:rsidRPr="003A7A2B" w:rsidDel="005677E4">
          <w:rPr>
            <w:rFonts w:cs="Times New Roman"/>
            <w:szCs w:val="24"/>
          </w:rPr>
          <w:delText>here are many challenges in this domain that are not dealt</w:delText>
        </w:r>
        <w:r w:rsidR="00217974" w:rsidDel="005677E4">
          <w:rPr>
            <w:rFonts w:cs="Times New Roman"/>
            <w:szCs w:val="24"/>
          </w:rPr>
          <w:delText xml:space="preserve"> with effectively yet and thus </w:delText>
        </w:r>
      </w:del>
      <w:del w:id="59" w:author="Aditya" w:date="2016-01-21T22:10:00Z">
        <w:r w:rsidR="00217974" w:rsidDel="00ED4CB2">
          <w:rPr>
            <w:rFonts w:cs="Times New Roman"/>
            <w:szCs w:val="24"/>
          </w:rPr>
          <w:delText>O</w:delText>
        </w:r>
      </w:del>
      <w:del w:id="60" w:author="Aditya" w:date="2016-01-26T11:34:00Z">
        <w:r w:rsidR="003A7A2B" w:rsidDel="005677E4">
          <w:rPr>
            <w:rFonts w:cs="Times New Roman"/>
            <w:szCs w:val="24"/>
          </w:rPr>
          <w:delText>ffl</w:delText>
        </w:r>
        <w:r w:rsidR="003A7A2B" w:rsidRPr="003A7A2B" w:rsidDel="005677E4">
          <w:rPr>
            <w:rFonts w:cs="Times New Roman"/>
            <w:szCs w:val="24"/>
          </w:rPr>
          <w:delText>oading is far from being adopted in the design of current mobile architectures.</w:delText>
        </w:r>
        <w:r w:rsidR="00C97946" w:rsidDel="005677E4">
          <w:rPr>
            <w:rFonts w:cs="Times New Roman"/>
            <w:szCs w:val="24"/>
          </w:rPr>
          <w:delText xml:space="preserve"> </w:delText>
        </w:r>
      </w:del>
    </w:p>
    <w:p w14:paraId="4104838F" w14:textId="0F209E78" w:rsidR="003A7A2B" w:rsidRPr="003A7A2B" w:rsidRDefault="00BB7B63" w:rsidP="003A7A2B">
      <w:pPr>
        <w:rPr>
          <w:rFonts w:cs="Times New Roman"/>
          <w:szCs w:val="24"/>
        </w:rPr>
      </w:pPr>
      <w:r>
        <w:rPr>
          <w:rFonts w:cs="Times New Roman"/>
          <w:szCs w:val="24"/>
        </w:rPr>
        <w:t xml:space="preserve">In this </w:t>
      </w:r>
      <w:r w:rsidR="00C0282C">
        <w:rPr>
          <w:rFonts w:cs="Times New Roman"/>
          <w:szCs w:val="24"/>
        </w:rPr>
        <w:t>work,</w:t>
      </w:r>
      <w:r>
        <w:rPr>
          <w:rFonts w:cs="Times New Roman"/>
          <w:szCs w:val="24"/>
        </w:rPr>
        <w:t xml:space="preserve"> we </w:t>
      </w:r>
      <w:del w:id="61" w:author="Aditya" w:date="2016-01-21T22:11:00Z">
        <w:r w:rsidDel="00ED4CB2">
          <w:rPr>
            <w:rFonts w:cs="Times New Roman"/>
            <w:szCs w:val="24"/>
          </w:rPr>
          <w:delText>have done a study</w:delText>
        </w:r>
      </w:del>
      <w:ins w:id="62" w:author="Aditya" w:date="2016-01-21T22:11:00Z">
        <w:r w:rsidR="00ED4CB2">
          <w:rPr>
            <w:rFonts w:cs="Times New Roman"/>
            <w:szCs w:val="24"/>
          </w:rPr>
          <w:t>stud</w:t>
        </w:r>
      </w:ins>
      <w:ins w:id="63" w:author="Aditya" w:date="2016-01-26T11:35:00Z">
        <w:r w:rsidR="005677E4">
          <w:rPr>
            <w:rFonts w:cs="Times New Roman"/>
            <w:szCs w:val="24"/>
          </w:rPr>
          <w:t>y</w:t>
        </w:r>
      </w:ins>
      <w:del w:id="64" w:author="Aditya" w:date="2016-01-21T22:11:00Z">
        <w:r w:rsidDel="00ED4CB2">
          <w:rPr>
            <w:rFonts w:cs="Times New Roman"/>
            <w:szCs w:val="24"/>
          </w:rPr>
          <w:delText xml:space="preserve"> on</w:delText>
        </w:r>
      </w:del>
      <w:r>
        <w:rPr>
          <w:rFonts w:cs="Times New Roman"/>
          <w:szCs w:val="24"/>
        </w:rPr>
        <w:t xml:space="preserve"> </w:t>
      </w:r>
      <w:ins w:id="65" w:author="Aditya" w:date="2016-01-21T22:12:00Z">
        <w:r w:rsidR="00ED4CB2">
          <w:rPr>
            <w:rFonts w:cs="Times New Roman"/>
            <w:szCs w:val="24"/>
          </w:rPr>
          <w:t xml:space="preserve">some of the </w:t>
        </w:r>
      </w:ins>
      <w:del w:id="66" w:author="Aditya" w:date="2016-01-21T22:11:00Z">
        <w:r w:rsidDel="00ED4CB2">
          <w:rPr>
            <w:rFonts w:cs="Times New Roman"/>
            <w:szCs w:val="24"/>
          </w:rPr>
          <w:delText xml:space="preserve">some of the </w:delText>
        </w:r>
      </w:del>
      <w:r>
        <w:rPr>
          <w:rFonts w:cs="Times New Roman"/>
          <w:szCs w:val="24"/>
        </w:rPr>
        <w:t xml:space="preserve">widely used smartphone apps in both </w:t>
      </w:r>
      <w:ins w:id="67" w:author="Aditya" w:date="2016-01-21T22:12:00Z">
        <w:r w:rsidR="00ED4CB2">
          <w:rPr>
            <w:rFonts w:cs="Times New Roman"/>
            <w:szCs w:val="24"/>
          </w:rPr>
          <w:t>l</w:t>
        </w:r>
      </w:ins>
      <w:del w:id="68" w:author="Aditya" w:date="2016-01-21T22:12:00Z">
        <w:r w:rsidDel="00ED4CB2">
          <w:rPr>
            <w:rFonts w:cs="Times New Roman"/>
            <w:szCs w:val="24"/>
          </w:rPr>
          <w:delText>L</w:delText>
        </w:r>
      </w:del>
      <w:r>
        <w:rPr>
          <w:rFonts w:cs="Times New Roman"/>
          <w:szCs w:val="24"/>
        </w:rPr>
        <w:t xml:space="preserve">ocal and </w:t>
      </w:r>
      <w:del w:id="69" w:author="Aditya" w:date="2016-01-21T22:12:00Z">
        <w:r w:rsidDel="00ED4CB2">
          <w:rPr>
            <w:rFonts w:cs="Times New Roman"/>
            <w:szCs w:val="24"/>
          </w:rPr>
          <w:delText>O</w:delText>
        </w:r>
      </w:del>
      <w:ins w:id="70" w:author="Aditya" w:date="2016-01-21T22:12:00Z">
        <w:r w:rsidR="00ED4CB2">
          <w:rPr>
            <w:rFonts w:cs="Times New Roman"/>
            <w:szCs w:val="24"/>
          </w:rPr>
          <w:t>o</w:t>
        </w:r>
      </w:ins>
      <w:r>
        <w:rPr>
          <w:rFonts w:cs="Times New Roman"/>
          <w:szCs w:val="24"/>
        </w:rPr>
        <w:t>ffload</w:t>
      </w:r>
      <w:del w:id="71" w:author="Aditya" w:date="2016-01-22T05:37:00Z">
        <w:r w:rsidDel="00195540">
          <w:rPr>
            <w:rFonts w:cs="Times New Roman"/>
            <w:szCs w:val="24"/>
          </w:rPr>
          <w:delText>ed</w:delText>
        </w:r>
      </w:del>
      <w:r>
        <w:rPr>
          <w:rFonts w:cs="Times New Roman"/>
          <w:szCs w:val="24"/>
        </w:rPr>
        <w:t xml:space="preserve"> processing modes.</w:t>
      </w:r>
      <w:r w:rsidR="00C97946">
        <w:rPr>
          <w:rFonts w:cs="Times New Roman"/>
          <w:szCs w:val="24"/>
        </w:rPr>
        <w:t xml:space="preserve"> Our results are helpful to identify the advantages and disadvantages of </w:t>
      </w:r>
      <w:del w:id="72" w:author="Aditya" w:date="2016-01-21T22:12:00Z">
        <w:r w:rsidR="00C97946" w:rsidDel="00ED4CB2">
          <w:rPr>
            <w:rFonts w:cs="Times New Roman"/>
            <w:szCs w:val="24"/>
          </w:rPr>
          <w:delText>O</w:delText>
        </w:r>
      </w:del>
      <w:ins w:id="73" w:author="Aditya" w:date="2016-01-21T22:12:00Z">
        <w:r w:rsidR="00ED4CB2">
          <w:rPr>
            <w:rFonts w:cs="Times New Roman"/>
            <w:szCs w:val="24"/>
          </w:rPr>
          <w:t>o</w:t>
        </w:r>
      </w:ins>
      <w:r w:rsidR="00C97946">
        <w:rPr>
          <w:rFonts w:cs="Times New Roman"/>
          <w:szCs w:val="24"/>
        </w:rPr>
        <w:t>ffloading with varying mobile networks.</w:t>
      </w:r>
      <w:r w:rsidR="005D4F74">
        <w:rPr>
          <w:rFonts w:cs="Times New Roman"/>
          <w:szCs w:val="24"/>
        </w:rPr>
        <w:t xml:space="preserve"> </w:t>
      </w:r>
      <w:r w:rsidR="0051339E">
        <w:rPr>
          <w:rFonts w:cs="Times New Roman"/>
          <w:szCs w:val="24"/>
        </w:rPr>
        <w:t>Further,</w:t>
      </w:r>
      <w:r w:rsidR="00C97946">
        <w:rPr>
          <w:rFonts w:cs="Times New Roman"/>
          <w:szCs w:val="24"/>
        </w:rPr>
        <w:t xml:space="preserve"> w</w:t>
      </w:r>
      <w:r>
        <w:rPr>
          <w:rFonts w:cs="Times New Roman"/>
          <w:szCs w:val="24"/>
        </w:rPr>
        <w:t>e</w:t>
      </w:r>
      <w:r w:rsidR="003A7A2B" w:rsidRPr="003A7A2B">
        <w:rPr>
          <w:rFonts w:cs="Times New Roman"/>
          <w:szCs w:val="24"/>
        </w:rPr>
        <w:t xml:space="preserve"> have presented a </w:t>
      </w:r>
      <w:del w:id="74" w:author="Aditya" w:date="2016-01-22T05:39:00Z">
        <w:r w:rsidR="003A7A2B" w:rsidRPr="003A7A2B" w:rsidDel="00195540">
          <w:rPr>
            <w:rFonts w:cs="Times New Roman"/>
            <w:szCs w:val="24"/>
          </w:rPr>
          <w:delText>Rei</w:delText>
        </w:r>
        <w:r w:rsidR="003A7A2B" w:rsidDel="00195540">
          <w:rPr>
            <w:rFonts w:cs="Times New Roman"/>
            <w:szCs w:val="24"/>
          </w:rPr>
          <w:delText xml:space="preserve">nforcement </w:delText>
        </w:r>
      </w:del>
      <w:ins w:id="75" w:author="Aditya" w:date="2016-01-22T05:39:00Z">
        <w:r w:rsidR="00195540">
          <w:rPr>
            <w:rFonts w:cs="Times New Roman"/>
            <w:szCs w:val="24"/>
          </w:rPr>
          <w:t xml:space="preserve">Machine </w:t>
        </w:r>
      </w:ins>
      <w:r w:rsidR="00C0282C">
        <w:rPr>
          <w:rFonts w:cs="Times New Roman"/>
          <w:szCs w:val="24"/>
        </w:rPr>
        <w:t xml:space="preserve">Learning </w:t>
      </w:r>
      <w:del w:id="76" w:author="Aditya" w:date="2016-01-22T05:38:00Z">
        <w:r w:rsidR="00C0282C" w:rsidDel="00195540">
          <w:rPr>
            <w:rFonts w:cs="Times New Roman"/>
            <w:szCs w:val="24"/>
          </w:rPr>
          <w:delText>(</w:delText>
        </w:r>
        <w:r w:rsidR="003A7A2B" w:rsidDel="00195540">
          <w:rPr>
            <w:rFonts w:cs="Times New Roman"/>
            <w:szCs w:val="24"/>
          </w:rPr>
          <w:delText xml:space="preserve">RL) </w:delText>
        </w:r>
      </w:del>
      <w:r w:rsidR="003A7A2B">
        <w:rPr>
          <w:rFonts w:cs="Times New Roman"/>
          <w:szCs w:val="24"/>
        </w:rPr>
        <w:t xml:space="preserve">based </w:t>
      </w:r>
      <w:r>
        <w:rPr>
          <w:rFonts w:cs="Times New Roman"/>
          <w:szCs w:val="24"/>
        </w:rPr>
        <w:t xml:space="preserve">strategy to </w:t>
      </w:r>
      <w:r w:rsidR="00830EAF">
        <w:rPr>
          <w:rFonts w:cs="Times New Roman"/>
          <w:szCs w:val="24"/>
        </w:rPr>
        <w:t>enhance the</w:t>
      </w:r>
      <w:r>
        <w:rPr>
          <w:rFonts w:cs="Times New Roman"/>
          <w:szCs w:val="24"/>
        </w:rPr>
        <w:t xml:space="preserve"> </w:t>
      </w:r>
      <w:del w:id="77" w:author="Aditya" w:date="2016-01-21T22:13:00Z">
        <w:r w:rsidR="003A7A2B" w:rsidDel="00ED4CB2">
          <w:rPr>
            <w:rFonts w:cs="Times New Roman"/>
            <w:szCs w:val="24"/>
          </w:rPr>
          <w:delText>O</w:delText>
        </w:r>
      </w:del>
      <w:ins w:id="78" w:author="Aditya" w:date="2016-01-21T22:13:00Z">
        <w:r w:rsidR="00ED4CB2">
          <w:rPr>
            <w:rFonts w:cs="Times New Roman"/>
            <w:szCs w:val="24"/>
          </w:rPr>
          <w:t>o</w:t>
        </w:r>
      </w:ins>
      <w:r w:rsidR="003A7A2B">
        <w:rPr>
          <w:rFonts w:cs="Times New Roman"/>
          <w:szCs w:val="24"/>
        </w:rPr>
        <w:t>ffl</w:t>
      </w:r>
      <w:r w:rsidR="003A7A2B" w:rsidRPr="003A7A2B">
        <w:rPr>
          <w:rFonts w:cs="Times New Roman"/>
          <w:szCs w:val="24"/>
        </w:rPr>
        <w:t xml:space="preserve">oading </w:t>
      </w:r>
      <w:del w:id="79" w:author="Aditya" w:date="2016-01-21T22:13:00Z">
        <w:r w:rsidR="003A7A2B" w:rsidRPr="003A7A2B" w:rsidDel="00ED4CB2">
          <w:rPr>
            <w:rFonts w:cs="Times New Roman"/>
            <w:szCs w:val="24"/>
          </w:rPr>
          <w:delText>S</w:delText>
        </w:r>
      </w:del>
      <w:ins w:id="80" w:author="Aditya" w:date="2016-01-21T22:13:00Z">
        <w:r w:rsidR="00ED4CB2">
          <w:rPr>
            <w:rFonts w:cs="Times New Roman"/>
            <w:szCs w:val="24"/>
          </w:rPr>
          <w:t>s</w:t>
        </w:r>
      </w:ins>
      <w:r w:rsidR="003A7A2B" w:rsidRPr="003A7A2B">
        <w:rPr>
          <w:rFonts w:cs="Times New Roman"/>
          <w:szCs w:val="24"/>
        </w:rPr>
        <w:t>ystem</w:t>
      </w:r>
      <w:r w:rsidR="005D4F74">
        <w:rPr>
          <w:rFonts w:cs="Times New Roman"/>
          <w:szCs w:val="24"/>
        </w:rPr>
        <w:t>.</w:t>
      </w:r>
      <w:r w:rsidR="00830EAF">
        <w:rPr>
          <w:rFonts w:cs="Times New Roman"/>
          <w:szCs w:val="24"/>
        </w:rPr>
        <w:t xml:space="preserve"> </w:t>
      </w:r>
      <w:r w:rsidR="005D4F74">
        <w:rPr>
          <w:rFonts w:cs="Times New Roman"/>
          <w:szCs w:val="24"/>
        </w:rPr>
        <w:t>O</w:t>
      </w:r>
      <w:r w:rsidR="00830EAF">
        <w:rPr>
          <w:rFonts w:cs="Times New Roman"/>
          <w:szCs w:val="24"/>
        </w:rPr>
        <w:t>ur strategy helps smartphone make decision of</w:t>
      </w:r>
      <w:r>
        <w:rPr>
          <w:rFonts w:cs="Times New Roman"/>
          <w:szCs w:val="24"/>
        </w:rPr>
        <w:t xml:space="preserve"> choos</w:t>
      </w:r>
      <w:r w:rsidR="00830EAF">
        <w:rPr>
          <w:rFonts w:cs="Times New Roman"/>
          <w:szCs w:val="24"/>
        </w:rPr>
        <w:t>ing</w:t>
      </w:r>
      <w:r>
        <w:rPr>
          <w:rFonts w:cs="Times New Roman"/>
          <w:szCs w:val="24"/>
        </w:rPr>
        <w:t xml:space="preserve"> between available network</w:t>
      </w:r>
      <w:r w:rsidR="00830EAF">
        <w:rPr>
          <w:rFonts w:cs="Times New Roman"/>
          <w:szCs w:val="24"/>
        </w:rPr>
        <w:t>s</w:t>
      </w:r>
      <w:r>
        <w:rPr>
          <w:rFonts w:cs="Times New Roman"/>
          <w:szCs w:val="24"/>
        </w:rPr>
        <w:t xml:space="preserve"> (3G, 4G or Wi-Fi)</w:t>
      </w:r>
      <w:r w:rsidR="00830EAF">
        <w:rPr>
          <w:rFonts w:cs="Times New Roman"/>
          <w:szCs w:val="24"/>
        </w:rPr>
        <w:t xml:space="preserve"> while offloading mode is active</w:t>
      </w:r>
      <w:r>
        <w:rPr>
          <w:rFonts w:cs="Times New Roman"/>
          <w:szCs w:val="24"/>
        </w:rPr>
        <w:t xml:space="preserve">. </w:t>
      </w:r>
      <w:del w:id="81" w:author="Aditya" w:date="2016-01-22T05:38:00Z">
        <w:r w:rsidR="00830EAF" w:rsidDel="00195540">
          <w:rPr>
            <w:rFonts w:cs="Times New Roman"/>
            <w:szCs w:val="24"/>
          </w:rPr>
          <w:delText xml:space="preserve">Our </w:delText>
        </w:r>
      </w:del>
      <w:ins w:id="82" w:author="Aditya" w:date="2016-01-22T05:38:00Z">
        <w:r w:rsidR="00195540">
          <w:rPr>
            <w:rFonts w:cs="Times New Roman"/>
            <w:szCs w:val="24"/>
          </w:rPr>
          <w:t xml:space="preserve">The proposed </w:t>
        </w:r>
      </w:ins>
      <w:del w:id="83" w:author="Aditya" w:date="2016-01-21T22:13:00Z">
        <w:r w:rsidR="00830EAF" w:rsidDel="00ED4CB2">
          <w:rPr>
            <w:rFonts w:cs="Times New Roman"/>
            <w:szCs w:val="24"/>
          </w:rPr>
          <w:delText>S</w:delText>
        </w:r>
      </w:del>
      <w:ins w:id="84" w:author="Aditya" w:date="2016-01-21T22:13:00Z">
        <w:r w:rsidR="00ED4CB2">
          <w:rPr>
            <w:rFonts w:cs="Times New Roman"/>
            <w:szCs w:val="24"/>
          </w:rPr>
          <w:t>s</w:t>
        </w:r>
      </w:ins>
      <w:r w:rsidR="00830EAF">
        <w:rPr>
          <w:rFonts w:cs="Times New Roman"/>
          <w:szCs w:val="24"/>
        </w:rPr>
        <w:t>ystem</w:t>
      </w:r>
      <w:r w:rsidR="003A7A2B" w:rsidRPr="003A7A2B">
        <w:rPr>
          <w:rFonts w:cs="Times New Roman"/>
          <w:szCs w:val="24"/>
        </w:rPr>
        <w:t xml:space="preserve"> considers suitable information</w:t>
      </w:r>
      <w:r w:rsidR="003A7A2B">
        <w:rPr>
          <w:rFonts w:cs="Times New Roman"/>
          <w:szCs w:val="24"/>
        </w:rPr>
        <w:t xml:space="preserve"> </w:t>
      </w:r>
      <w:r w:rsidR="003A7A2B" w:rsidRPr="003A7A2B">
        <w:rPr>
          <w:rFonts w:cs="Times New Roman"/>
          <w:szCs w:val="24"/>
        </w:rPr>
        <w:t>o</w:t>
      </w:r>
      <w:r w:rsidR="003A7A2B">
        <w:rPr>
          <w:rFonts w:cs="Times New Roman"/>
          <w:szCs w:val="24"/>
        </w:rPr>
        <w:t xml:space="preserve">n the device to make accurate </w:t>
      </w:r>
      <w:del w:id="85" w:author="Aditya" w:date="2016-01-21T22:13:00Z">
        <w:r w:rsidR="00217974" w:rsidDel="00ED4CB2">
          <w:rPr>
            <w:rFonts w:cs="Times New Roman"/>
            <w:szCs w:val="24"/>
          </w:rPr>
          <w:delText>O</w:delText>
        </w:r>
      </w:del>
      <w:ins w:id="86" w:author="Aditya" w:date="2016-01-21T22:13:00Z">
        <w:r w:rsidR="00ED4CB2">
          <w:rPr>
            <w:rFonts w:cs="Times New Roman"/>
            <w:szCs w:val="24"/>
          </w:rPr>
          <w:t>o</w:t>
        </w:r>
      </w:ins>
      <w:r w:rsidR="003A7A2B">
        <w:rPr>
          <w:rFonts w:cs="Times New Roman"/>
          <w:szCs w:val="24"/>
        </w:rPr>
        <w:t>ffl</w:t>
      </w:r>
      <w:r w:rsidR="003A7A2B" w:rsidRPr="003A7A2B">
        <w:rPr>
          <w:rFonts w:cs="Times New Roman"/>
          <w:szCs w:val="24"/>
        </w:rPr>
        <w:t>oading decision</w:t>
      </w:r>
      <w:r w:rsidR="00830EAF">
        <w:rPr>
          <w:rFonts w:cs="Times New Roman"/>
          <w:szCs w:val="24"/>
        </w:rPr>
        <w:t xml:space="preserve"> in order </w:t>
      </w:r>
      <w:r w:rsidR="003A7A2B" w:rsidRPr="003A7A2B">
        <w:rPr>
          <w:rFonts w:cs="Times New Roman"/>
          <w:szCs w:val="24"/>
        </w:rPr>
        <w:t xml:space="preserve">to </w:t>
      </w:r>
      <w:r w:rsidR="00830EAF">
        <w:rPr>
          <w:rFonts w:cs="Times New Roman"/>
          <w:szCs w:val="24"/>
        </w:rPr>
        <w:t xml:space="preserve">get </w:t>
      </w:r>
      <w:r w:rsidR="003A7A2B" w:rsidRPr="003A7A2B">
        <w:rPr>
          <w:rFonts w:cs="Times New Roman"/>
          <w:szCs w:val="24"/>
        </w:rPr>
        <w:t>optimized energy consumption</w:t>
      </w:r>
      <w:r w:rsidR="00830EAF">
        <w:rPr>
          <w:rFonts w:cs="Times New Roman"/>
          <w:szCs w:val="24"/>
        </w:rPr>
        <w:t>.</w:t>
      </w:r>
    </w:p>
    <w:p w14:paraId="6537D92B" w14:textId="47F11AEA" w:rsidR="003A7A2B" w:rsidRDefault="003A7A2B" w:rsidP="003A7A2B">
      <w:pPr>
        <w:rPr>
          <w:rFonts w:cs="Times New Roman"/>
          <w:szCs w:val="24"/>
        </w:rPr>
      </w:pPr>
      <w:r w:rsidRPr="003A7A2B">
        <w:rPr>
          <w:rFonts w:cs="Times New Roman"/>
          <w:szCs w:val="24"/>
        </w:rPr>
        <w:t xml:space="preserve">In our </w:t>
      </w:r>
      <w:r w:rsidR="00C0282C" w:rsidRPr="003A7A2B">
        <w:rPr>
          <w:rFonts w:cs="Times New Roman"/>
          <w:szCs w:val="24"/>
        </w:rPr>
        <w:t>strategy,</w:t>
      </w:r>
      <w:r w:rsidRPr="003A7A2B">
        <w:rPr>
          <w:rFonts w:cs="Times New Roman"/>
          <w:szCs w:val="24"/>
        </w:rPr>
        <w:t xml:space="preserve"> we propose an application and user interaction aware middleware framework that uses </w:t>
      </w:r>
      <w:proofErr w:type="gramStart"/>
      <w:ins w:id="87" w:author="Aditya" w:date="2016-01-26T11:37:00Z">
        <w:r w:rsidR="005677E4">
          <w:rPr>
            <w:rFonts w:cs="Times New Roman"/>
            <w:szCs w:val="24"/>
          </w:rPr>
          <w:t>machine learning</w:t>
        </w:r>
        <w:proofErr w:type="gramEnd"/>
        <w:r w:rsidR="005677E4">
          <w:rPr>
            <w:rFonts w:cs="Times New Roman"/>
            <w:szCs w:val="24"/>
          </w:rPr>
          <w:t xml:space="preserve"> techniques such as </w:t>
        </w:r>
      </w:ins>
      <w:r w:rsidRPr="003A7A2B">
        <w:rPr>
          <w:rFonts w:cs="Times New Roman"/>
          <w:szCs w:val="24"/>
        </w:rPr>
        <w:t>Reinforcement</w:t>
      </w:r>
      <w:r>
        <w:rPr>
          <w:rFonts w:cs="Times New Roman"/>
          <w:szCs w:val="24"/>
        </w:rPr>
        <w:t xml:space="preserve"> </w:t>
      </w:r>
      <w:r w:rsidR="00C0282C" w:rsidRPr="003A7A2B">
        <w:rPr>
          <w:rFonts w:cs="Times New Roman"/>
          <w:szCs w:val="24"/>
        </w:rPr>
        <w:t xml:space="preserve">Learning </w:t>
      </w:r>
      <w:r w:rsidRPr="003A7A2B">
        <w:rPr>
          <w:rFonts w:cs="Times New Roman"/>
          <w:szCs w:val="24"/>
        </w:rPr>
        <w:t>and F</w:t>
      </w:r>
      <w:r>
        <w:rPr>
          <w:rFonts w:cs="Times New Roman"/>
          <w:szCs w:val="24"/>
        </w:rPr>
        <w:t xml:space="preserve">uzzy Logic methods for making </w:t>
      </w:r>
      <w:del w:id="88" w:author="Aditya" w:date="2016-01-21T22:13:00Z">
        <w:r w:rsidDel="00A366EA">
          <w:rPr>
            <w:rFonts w:cs="Times New Roman"/>
            <w:szCs w:val="24"/>
          </w:rPr>
          <w:delText>O</w:delText>
        </w:r>
      </w:del>
      <w:ins w:id="89" w:author="Aditya" w:date="2016-01-21T22:13:00Z">
        <w:r w:rsidR="00A366EA">
          <w:rPr>
            <w:rFonts w:cs="Times New Roman"/>
            <w:szCs w:val="24"/>
          </w:rPr>
          <w:t>o</w:t>
        </w:r>
      </w:ins>
      <w:r>
        <w:rPr>
          <w:rFonts w:cs="Times New Roman"/>
          <w:szCs w:val="24"/>
        </w:rPr>
        <w:t>ffl</w:t>
      </w:r>
      <w:r w:rsidRPr="003A7A2B">
        <w:rPr>
          <w:rFonts w:cs="Times New Roman"/>
          <w:szCs w:val="24"/>
        </w:rPr>
        <w:t xml:space="preserve">oading </w:t>
      </w:r>
      <w:r w:rsidR="00217974">
        <w:rPr>
          <w:rFonts w:cs="Times New Roman"/>
          <w:szCs w:val="24"/>
        </w:rPr>
        <w:t>d</w:t>
      </w:r>
      <w:r w:rsidRPr="003A7A2B">
        <w:rPr>
          <w:rFonts w:cs="Times New Roman"/>
          <w:szCs w:val="24"/>
        </w:rPr>
        <w:t>ecisions</w:t>
      </w:r>
      <w:r w:rsidR="005D4F74">
        <w:rPr>
          <w:rFonts w:cs="Times New Roman"/>
          <w:szCs w:val="24"/>
        </w:rPr>
        <w:t xml:space="preserve"> effectively</w:t>
      </w:r>
      <w:r w:rsidRPr="003A7A2B">
        <w:rPr>
          <w:rFonts w:cs="Times New Roman"/>
          <w:szCs w:val="24"/>
        </w:rPr>
        <w:t>. We have also used Neural Network to test our</w:t>
      </w:r>
      <w:r>
        <w:rPr>
          <w:rFonts w:cs="Times New Roman"/>
          <w:szCs w:val="24"/>
        </w:rPr>
        <w:t xml:space="preserve"> </w:t>
      </w:r>
      <w:ins w:id="90" w:author="Aditya" w:date="2016-01-21T22:13:00Z">
        <w:r w:rsidR="00A366EA">
          <w:rPr>
            <w:rFonts w:cs="Times New Roman"/>
            <w:szCs w:val="24"/>
          </w:rPr>
          <w:t>r</w:t>
        </w:r>
      </w:ins>
      <w:del w:id="91" w:author="Aditya" w:date="2016-01-21T22:13:00Z">
        <w:r w:rsidRPr="003A7A2B" w:rsidDel="00A366EA">
          <w:rPr>
            <w:rFonts w:cs="Times New Roman"/>
            <w:szCs w:val="24"/>
          </w:rPr>
          <w:delText>R</w:delText>
        </w:r>
      </w:del>
      <w:r w:rsidRPr="003A7A2B">
        <w:rPr>
          <w:rFonts w:cs="Times New Roman"/>
          <w:szCs w:val="24"/>
        </w:rPr>
        <w:t xml:space="preserve">eward based </w:t>
      </w:r>
      <w:del w:id="92" w:author="Aditya" w:date="2016-01-26T11:38:00Z">
        <w:r w:rsidRPr="003A7A2B" w:rsidDel="005677E4">
          <w:rPr>
            <w:rFonts w:cs="Times New Roman"/>
            <w:szCs w:val="24"/>
          </w:rPr>
          <w:delText xml:space="preserve">Machine Learning </w:delText>
        </w:r>
      </w:del>
      <w:r w:rsidRPr="003A7A2B">
        <w:rPr>
          <w:rFonts w:cs="Times New Roman"/>
          <w:szCs w:val="24"/>
        </w:rPr>
        <w:t xml:space="preserve">mechanism in </w:t>
      </w:r>
      <w:del w:id="93" w:author="Aditya" w:date="2016-01-21T22:14:00Z">
        <w:r w:rsidRPr="003A7A2B" w:rsidDel="00A366EA">
          <w:rPr>
            <w:rFonts w:cs="Times New Roman"/>
            <w:szCs w:val="24"/>
          </w:rPr>
          <w:delText>a</w:delText>
        </w:r>
      </w:del>
      <w:ins w:id="94" w:author="Aditya" w:date="2016-01-21T22:14:00Z">
        <w:r w:rsidR="00A366EA" w:rsidRPr="003A7A2B">
          <w:rPr>
            <w:rFonts w:cs="Times New Roman"/>
            <w:szCs w:val="24"/>
          </w:rPr>
          <w:t>an</w:t>
        </w:r>
      </w:ins>
      <w:r w:rsidRPr="003A7A2B">
        <w:rPr>
          <w:rFonts w:cs="Times New Roman"/>
          <w:szCs w:val="24"/>
        </w:rPr>
        <w:t xml:space="preserve"> </w:t>
      </w:r>
      <w:ins w:id="95" w:author="Aditya" w:date="2016-01-21T22:13:00Z">
        <w:r w:rsidR="00A366EA">
          <w:rPr>
            <w:rFonts w:cs="Times New Roman"/>
            <w:szCs w:val="24"/>
          </w:rPr>
          <w:t>s</w:t>
        </w:r>
      </w:ins>
      <w:del w:id="96" w:author="Aditya" w:date="2016-01-21T22:13:00Z">
        <w:r w:rsidRPr="003A7A2B" w:rsidDel="00A366EA">
          <w:rPr>
            <w:rFonts w:cs="Times New Roman"/>
            <w:szCs w:val="24"/>
          </w:rPr>
          <w:delText>S</w:delText>
        </w:r>
      </w:del>
      <w:r w:rsidRPr="003A7A2B">
        <w:rPr>
          <w:rFonts w:cs="Times New Roman"/>
          <w:szCs w:val="24"/>
        </w:rPr>
        <w:t>imulated environment. We have analyzed the validity of our algorithm with</w:t>
      </w:r>
      <w:r>
        <w:rPr>
          <w:rFonts w:cs="Times New Roman"/>
          <w:szCs w:val="24"/>
        </w:rPr>
        <w:t xml:space="preserve"> </w:t>
      </w:r>
      <w:r w:rsidR="005D4F74">
        <w:rPr>
          <w:rFonts w:cs="Times New Roman"/>
          <w:szCs w:val="24"/>
        </w:rPr>
        <w:t>the help of compute intensive b</w:t>
      </w:r>
      <w:r w:rsidRPr="003A7A2B">
        <w:rPr>
          <w:rFonts w:cs="Times New Roman"/>
          <w:szCs w:val="24"/>
        </w:rPr>
        <w:t>enchmark applications. Together these techniques allow minimization of energy consumption</w:t>
      </w:r>
      <w:r>
        <w:rPr>
          <w:rFonts w:cs="Times New Roman"/>
          <w:szCs w:val="24"/>
        </w:rPr>
        <w:t xml:space="preserve"> in mobile </w:t>
      </w:r>
      <w:del w:id="97" w:author="Aditya" w:date="2016-01-21T22:14:00Z">
        <w:r w:rsidDel="00A366EA">
          <w:rPr>
            <w:rFonts w:cs="Times New Roman"/>
            <w:szCs w:val="24"/>
          </w:rPr>
          <w:delText>O</w:delText>
        </w:r>
      </w:del>
      <w:ins w:id="98" w:author="Aditya" w:date="2016-01-21T22:14:00Z">
        <w:r w:rsidR="00A366EA">
          <w:rPr>
            <w:rFonts w:cs="Times New Roman"/>
            <w:szCs w:val="24"/>
          </w:rPr>
          <w:t>o</w:t>
        </w:r>
      </w:ins>
      <w:r>
        <w:rPr>
          <w:rFonts w:cs="Times New Roman"/>
          <w:szCs w:val="24"/>
        </w:rPr>
        <w:t xml:space="preserve">ffloading systems. </w:t>
      </w:r>
    </w:p>
    <w:p w14:paraId="2A9326C1" w14:textId="77777777" w:rsidR="005D4F74" w:rsidRDefault="005D4F74" w:rsidP="003A7A2B">
      <w:pPr>
        <w:rPr>
          <w:rFonts w:cs="Times New Roman"/>
          <w:szCs w:val="24"/>
        </w:rPr>
      </w:pPr>
    </w:p>
    <w:p w14:paraId="6A4295AC" w14:textId="77777777" w:rsidR="005D4F74" w:rsidRDefault="005D4F74" w:rsidP="003A7A2B">
      <w:pPr>
        <w:rPr>
          <w:rFonts w:cs="Times New Roman"/>
          <w:szCs w:val="24"/>
        </w:rPr>
      </w:pPr>
    </w:p>
    <w:p w14:paraId="1774E657" w14:textId="77777777" w:rsidR="005D4F74" w:rsidRDefault="005D4F74" w:rsidP="003A7A2B">
      <w:pPr>
        <w:rPr>
          <w:rFonts w:cs="Times New Roman"/>
          <w:szCs w:val="24"/>
        </w:rPr>
      </w:pPr>
    </w:p>
    <w:p w14:paraId="7AB55EEF" w14:textId="77777777" w:rsidR="005D4F74" w:rsidRDefault="005D4F74" w:rsidP="003A7A2B">
      <w:pPr>
        <w:rPr>
          <w:rFonts w:cs="Times New Roman"/>
          <w:szCs w:val="24"/>
        </w:rPr>
      </w:pPr>
    </w:p>
    <w:p w14:paraId="53FEB65E" w14:textId="77777777" w:rsidR="00302BBF" w:rsidRDefault="00302BBF" w:rsidP="00302BBF">
      <w:pPr>
        <w:spacing w:line="276" w:lineRule="auto"/>
        <w:jc w:val="center"/>
        <w:rPr>
          <w:ins w:id="99" w:author="Aditya" w:date="2016-01-22T05:41:00Z"/>
          <w:rFonts w:cs="Times New Roman"/>
          <w:b/>
          <w:szCs w:val="24"/>
        </w:rPr>
      </w:pPr>
      <w:ins w:id="100" w:author="Aditya" w:date="2016-01-22T05:41:00Z">
        <w:r w:rsidRPr="003A623A">
          <w:rPr>
            <w:rFonts w:cs="Times New Roman"/>
            <w:b/>
            <w:szCs w:val="24"/>
          </w:rPr>
          <w:lastRenderedPageBreak/>
          <w:t>ACKNOWLEDGEMENT</w:t>
        </w:r>
        <w:r>
          <w:rPr>
            <w:rFonts w:cs="Times New Roman"/>
            <w:b/>
            <w:szCs w:val="24"/>
          </w:rPr>
          <w:t>S</w:t>
        </w:r>
      </w:ins>
    </w:p>
    <w:p w14:paraId="6DA70CC9" w14:textId="77777777" w:rsidR="00302BBF" w:rsidRDefault="00302BBF" w:rsidP="00302BBF">
      <w:pPr>
        <w:spacing w:line="276" w:lineRule="auto"/>
        <w:jc w:val="center"/>
        <w:rPr>
          <w:ins w:id="101" w:author="Aditya" w:date="2016-01-22T05:41:00Z"/>
          <w:rFonts w:cs="Times New Roman"/>
          <w:b/>
          <w:szCs w:val="24"/>
        </w:rPr>
      </w:pPr>
    </w:p>
    <w:p w14:paraId="433B9C58" w14:textId="5AF15A60" w:rsidR="00640BCD" w:rsidRDefault="00890568" w:rsidP="00302BBF">
      <w:pPr>
        <w:rPr>
          <w:ins w:id="102" w:author="Aditya" w:date="2016-01-25T09:29:00Z"/>
          <w:szCs w:val="24"/>
        </w:rPr>
      </w:pPr>
      <w:ins w:id="103" w:author="Aditya" w:date="2016-01-25T09:14:00Z">
        <w:r>
          <w:t xml:space="preserve">I would like to express my special appreciation and thanks to my advisor Prof. </w:t>
        </w:r>
      </w:ins>
      <w:proofErr w:type="spellStart"/>
      <w:ins w:id="104" w:author="Aditya" w:date="2016-01-22T05:41:00Z">
        <w:r w:rsidR="00302BBF" w:rsidRPr="004B34A7">
          <w:rPr>
            <w:szCs w:val="24"/>
          </w:rPr>
          <w:t>Sudeep</w:t>
        </w:r>
        <w:proofErr w:type="spellEnd"/>
        <w:r w:rsidR="00302BBF" w:rsidRPr="004B34A7">
          <w:rPr>
            <w:szCs w:val="24"/>
          </w:rPr>
          <w:t xml:space="preserve"> </w:t>
        </w:r>
        <w:proofErr w:type="spellStart"/>
        <w:r w:rsidR="00302BBF" w:rsidRPr="004B34A7">
          <w:rPr>
            <w:szCs w:val="24"/>
          </w:rPr>
          <w:t>Pasricha</w:t>
        </w:r>
        <w:proofErr w:type="spellEnd"/>
        <w:r w:rsidR="00302BBF" w:rsidRPr="004B34A7">
          <w:rPr>
            <w:szCs w:val="24"/>
          </w:rPr>
          <w:t xml:space="preserve">, whose guidance, support, and encouragement made </w:t>
        </w:r>
      </w:ins>
      <w:ins w:id="105" w:author="Aditya" w:date="2016-01-25T09:15:00Z">
        <w:r>
          <w:rPr>
            <w:szCs w:val="24"/>
          </w:rPr>
          <w:t>the research</w:t>
        </w:r>
      </w:ins>
      <w:ins w:id="106" w:author="Aditya" w:date="2016-01-22T05:41:00Z">
        <w:r w:rsidR="00302BBF" w:rsidRPr="004B34A7">
          <w:rPr>
            <w:szCs w:val="24"/>
          </w:rPr>
          <w:t xml:space="preserve"> presented in this thesis possible. Thank you, Prof. </w:t>
        </w:r>
        <w:proofErr w:type="spellStart"/>
        <w:r w:rsidR="00302BBF" w:rsidRPr="004B34A7">
          <w:rPr>
            <w:szCs w:val="24"/>
          </w:rPr>
          <w:t>Pasricha</w:t>
        </w:r>
        <w:proofErr w:type="spellEnd"/>
        <w:r w:rsidR="00302BBF" w:rsidRPr="004B34A7">
          <w:rPr>
            <w:szCs w:val="24"/>
          </w:rPr>
          <w:t xml:space="preserve">, </w:t>
        </w:r>
      </w:ins>
      <w:ins w:id="107" w:author="Aditya" w:date="2016-01-25T09:24:00Z">
        <w:r w:rsidR="00640BCD" w:rsidRPr="00640BCD">
          <w:rPr>
            <w:szCs w:val="24"/>
          </w:rPr>
          <w:t>for being patient, and giving me the time to explore.</w:t>
        </w:r>
      </w:ins>
    </w:p>
    <w:p w14:paraId="0DE4588A" w14:textId="77777777" w:rsidR="007E7EC5" w:rsidRDefault="00640BCD" w:rsidP="007E7EC5">
      <w:pPr>
        <w:rPr>
          <w:ins w:id="108" w:author="Aditya" w:date="2016-01-25T13:01:00Z"/>
        </w:rPr>
      </w:pPr>
      <w:ins w:id="109" w:author="Aditya" w:date="2016-01-25T09:29:00Z">
        <w:r w:rsidRPr="00640BCD">
          <w:rPr>
            <w:szCs w:val="24"/>
          </w:rPr>
          <w:t xml:space="preserve">Besides my advisor, I would like to thank the rest of my thesis committee: Prof. </w:t>
        </w:r>
      </w:ins>
      <w:proofErr w:type="spellStart"/>
      <w:proofErr w:type="gramStart"/>
      <w:ins w:id="110" w:author="Aditya" w:date="2016-01-25T09:30:00Z">
        <w:r w:rsidRPr="00640BCD">
          <w:rPr>
            <w:szCs w:val="24"/>
          </w:rPr>
          <w:t>Anura</w:t>
        </w:r>
        <w:proofErr w:type="spellEnd"/>
        <w:r w:rsidRPr="00640BCD">
          <w:rPr>
            <w:szCs w:val="24"/>
          </w:rPr>
          <w:t xml:space="preserve">  </w:t>
        </w:r>
        <w:proofErr w:type="spellStart"/>
        <w:r w:rsidRPr="00640BCD">
          <w:rPr>
            <w:szCs w:val="24"/>
          </w:rPr>
          <w:t>Jayasumana</w:t>
        </w:r>
        <w:proofErr w:type="spellEnd"/>
        <w:proofErr w:type="gramEnd"/>
        <w:r>
          <w:rPr>
            <w:szCs w:val="24"/>
          </w:rPr>
          <w:t xml:space="preserve"> and Prof. </w:t>
        </w:r>
        <w:proofErr w:type="spellStart"/>
        <w:r w:rsidRPr="00640BCD">
          <w:rPr>
            <w:szCs w:val="24"/>
          </w:rPr>
          <w:t>Sangmi</w:t>
        </w:r>
        <w:proofErr w:type="spellEnd"/>
        <w:r w:rsidRPr="00640BCD">
          <w:rPr>
            <w:szCs w:val="24"/>
          </w:rPr>
          <w:t xml:space="preserve"> </w:t>
        </w:r>
        <w:proofErr w:type="spellStart"/>
        <w:r w:rsidRPr="00640BCD">
          <w:rPr>
            <w:szCs w:val="24"/>
          </w:rPr>
          <w:t>Pallickara</w:t>
        </w:r>
        <w:proofErr w:type="spellEnd"/>
        <w:r w:rsidRPr="00640BCD">
          <w:rPr>
            <w:szCs w:val="24"/>
          </w:rPr>
          <w:t xml:space="preserve"> </w:t>
        </w:r>
      </w:ins>
      <w:ins w:id="111" w:author="Aditya" w:date="2016-01-25T09:31:00Z">
        <w:r w:rsidRPr="00640BCD">
          <w:rPr>
            <w:szCs w:val="24"/>
          </w:rPr>
          <w:t>for serving as my committee members</w:t>
        </w:r>
        <w:r>
          <w:rPr>
            <w:szCs w:val="24"/>
          </w:rPr>
          <w:t>.</w:t>
        </w:r>
      </w:ins>
      <w:ins w:id="112" w:author="Aditya" w:date="2016-01-25T12:54:00Z">
        <w:r w:rsidR="00820646">
          <w:rPr>
            <w:szCs w:val="24"/>
          </w:rPr>
          <w:t xml:space="preserve"> </w:t>
        </w:r>
      </w:ins>
      <w:ins w:id="113" w:author="Aditya" w:date="2016-01-25T12:52:00Z">
        <w:r w:rsidR="00B75A95">
          <w:t xml:space="preserve">I would also like to thank my colleagues in Multicore Embedded Systems (MECS) lab for their advice and unwavering support. </w:t>
        </w:r>
      </w:ins>
      <w:ins w:id="114" w:author="Aditya" w:date="2016-01-25T10:23:00Z">
        <w:r w:rsidR="00361D0F">
          <w:t xml:space="preserve">I am grateful to my friend </w:t>
        </w:r>
        <w:proofErr w:type="spellStart"/>
        <w:r w:rsidR="00361D0F">
          <w:t>Hrushikesh</w:t>
        </w:r>
        <w:proofErr w:type="spellEnd"/>
        <w:r w:rsidR="00361D0F">
          <w:t xml:space="preserve"> </w:t>
        </w:r>
      </w:ins>
      <w:ins w:id="115" w:author="Aditya" w:date="2016-01-25T10:24:00Z">
        <w:r w:rsidR="00361D0F">
          <w:t>Kulkarni</w:t>
        </w:r>
      </w:ins>
      <w:ins w:id="116" w:author="Aditya" w:date="2016-01-25T13:01:00Z">
        <w:r w:rsidR="007E7EC5">
          <w:t>,</w:t>
        </w:r>
      </w:ins>
      <w:ins w:id="117" w:author="Aditya" w:date="2016-01-25T10:24:00Z">
        <w:r w:rsidR="00361D0F">
          <w:t xml:space="preserve"> </w:t>
        </w:r>
      </w:ins>
      <w:ins w:id="118" w:author="Aditya" w:date="2016-01-25T13:01:00Z">
        <w:r w:rsidR="007E7EC5">
          <w:t>who as a good friend, was always willing to</w:t>
        </w:r>
      </w:ins>
    </w:p>
    <w:p w14:paraId="2816DFF2" w14:textId="77777777" w:rsidR="007E7EC5" w:rsidRDefault="007E7EC5" w:rsidP="007E7EC5">
      <w:pPr>
        <w:rPr>
          <w:ins w:id="119" w:author="Aditya" w:date="2016-01-25T13:02:00Z"/>
        </w:rPr>
      </w:pPr>
      <w:proofErr w:type="gramStart"/>
      <w:ins w:id="120" w:author="Aditya" w:date="2016-01-25T13:01:00Z">
        <w:r>
          <w:t>help</w:t>
        </w:r>
        <w:proofErr w:type="gramEnd"/>
        <w:r>
          <w:t xml:space="preserve"> and give his best suggestions. </w:t>
        </w:r>
      </w:ins>
    </w:p>
    <w:p w14:paraId="3E69D941" w14:textId="1F040A5A" w:rsidR="00B75A95" w:rsidRPr="006C2895" w:rsidRDefault="007E7EC5" w:rsidP="007E7EC5">
      <w:pPr>
        <w:rPr>
          <w:ins w:id="121" w:author="Aditya" w:date="2016-01-25T09:24:00Z"/>
        </w:rPr>
      </w:pPr>
      <w:ins w:id="122" w:author="Aditya" w:date="2016-01-25T13:02:00Z">
        <w:r>
          <w:t>Many t</w:t>
        </w:r>
      </w:ins>
      <w:ins w:id="123" w:author="Aditya" w:date="2016-01-25T12:56:00Z">
        <w:r w:rsidR="00820646">
          <w:t xml:space="preserve">hanks to everyone at the </w:t>
        </w:r>
      </w:ins>
      <w:ins w:id="124" w:author="Aditya" w:date="2016-01-25T12:58:00Z">
        <w:r w:rsidR="00820646">
          <w:t xml:space="preserve">Bhagavad Gita </w:t>
        </w:r>
      </w:ins>
      <w:ins w:id="125" w:author="Aditya" w:date="2016-01-25T12:59:00Z">
        <w:r w:rsidR="00820646">
          <w:t>Group at Fort Collins</w:t>
        </w:r>
      </w:ins>
      <w:ins w:id="126" w:author="Aditya" w:date="2016-01-25T12:57:00Z">
        <w:r w:rsidR="00820646">
          <w:t xml:space="preserve"> </w:t>
        </w:r>
      </w:ins>
      <w:ins w:id="127" w:author="Aditya" w:date="2016-01-27T13:11:00Z">
        <w:r w:rsidR="004F2A58">
          <w:t xml:space="preserve">and to the spiritual teacher in the class </w:t>
        </w:r>
        <w:proofErr w:type="spellStart"/>
        <w:r w:rsidR="004F2A58">
          <w:t>Sanatan</w:t>
        </w:r>
        <w:proofErr w:type="spellEnd"/>
        <w:r w:rsidR="004F2A58">
          <w:t xml:space="preserve"> </w:t>
        </w:r>
        <w:proofErr w:type="spellStart"/>
        <w:r w:rsidR="004F2A58">
          <w:t>Priya</w:t>
        </w:r>
        <w:proofErr w:type="spellEnd"/>
        <w:r w:rsidR="004F2A58">
          <w:t xml:space="preserve"> </w:t>
        </w:r>
        <w:proofErr w:type="spellStart"/>
        <w:r w:rsidR="004F2A58">
          <w:t>Prabhu</w:t>
        </w:r>
        <w:proofErr w:type="spellEnd"/>
        <w:r w:rsidR="004F2A58">
          <w:t xml:space="preserve"> </w:t>
        </w:r>
      </w:ins>
      <w:ins w:id="128" w:author="Aditya" w:date="2016-01-25T12:56:00Z">
        <w:r w:rsidR="00820646">
          <w:t xml:space="preserve">who has supported </w:t>
        </w:r>
      </w:ins>
      <w:ins w:id="129" w:author="Aditya" w:date="2016-01-25T12:59:00Z">
        <w:r>
          <w:t>me</w:t>
        </w:r>
      </w:ins>
      <w:ins w:id="130" w:author="Aditya" w:date="2016-01-25T12:56:00Z">
        <w:r w:rsidR="00820646">
          <w:t xml:space="preserve"> through good and bad times. </w:t>
        </w:r>
      </w:ins>
    </w:p>
    <w:p w14:paraId="1B07F408" w14:textId="4A7B010F" w:rsidR="005D4F74" w:rsidDel="00C07A2C" w:rsidRDefault="00640BCD" w:rsidP="003A7A2B">
      <w:pPr>
        <w:rPr>
          <w:del w:id="131" w:author="Aditya" w:date="2016-01-25T13:00:00Z"/>
          <w:rFonts w:cs="Times New Roman"/>
          <w:szCs w:val="24"/>
        </w:rPr>
      </w:pPr>
      <w:ins w:id="132" w:author="Aditya" w:date="2016-01-25T09:32:00Z">
        <w:r w:rsidRPr="00640BCD">
          <w:rPr>
            <w:szCs w:val="24"/>
          </w:rPr>
          <w:t xml:space="preserve">Last but not the </w:t>
        </w:r>
        <w:proofErr w:type="gramStart"/>
        <w:r w:rsidRPr="00640BCD">
          <w:rPr>
            <w:szCs w:val="24"/>
          </w:rPr>
          <w:t>least,</w:t>
        </w:r>
        <w:proofErr w:type="gramEnd"/>
        <w:r w:rsidRPr="00640BCD">
          <w:rPr>
            <w:szCs w:val="24"/>
          </w:rPr>
          <w:t xml:space="preserve"> I would like to thank my family: my </w:t>
        </w:r>
      </w:ins>
      <w:ins w:id="133" w:author="Aditya" w:date="2016-01-25T12:48:00Z">
        <w:r w:rsidR="00B75A95">
          <w:rPr>
            <w:szCs w:val="24"/>
          </w:rPr>
          <w:t xml:space="preserve">loving </w:t>
        </w:r>
      </w:ins>
      <w:ins w:id="134" w:author="Aditya" w:date="2016-01-25T09:32:00Z">
        <w:r w:rsidRPr="00640BCD">
          <w:rPr>
            <w:szCs w:val="24"/>
          </w:rPr>
          <w:t xml:space="preserve">parents </w:t>
        </w:r>
        <w:proofErr w:type="spellStart"/>
        <w:r>
          <w:rPr>
            <w:szCs w:val="24"/>
          </w:rPr>
          <w:t>Dilip</w:t>
        </w:r>
        <w:proofErr w:type="spellEnd"/>
        <w:r w:rsidR="004D00AD">
          <w:rPr>
            <w:szCs w:val="24"/>
          </w:rPr>
          <w:t xml:space="preserve"> </w:t>
        </w:r>
        <w:proofErr w:type="spellStart"/>
        <w:r>
          <w:rPr>
            <w:szCs w:val="24"/>
          </w:rPr>
          <w:t>Khune</w:t>
        </w:r>
        <w:proofErr w:type="spellEnd"/>
        <w:r w:rsidR="004D00AD">
          <w:rPr>
            <w:szCs w:val="24"/>
          </w:rPr>
          <w:t xml:space="preserve">, </w:t>
        </w:r>
        <w:proofErr w:type="spellStart"/>
        <w:r>
          <w:rPr>
            <w:szCs w:val="24"/>
          </w:rPr>
          <w:t>Geeta</w:t>
        </w:r>
        <w:proofErr w:type="spellEnd"/>
        <w:r>
          <w:rPr>
            <w:szCs w:val="24"/>
          </w:rPr>
          <w:t xml:space="preserve"> </w:t>
        </w:r>
        <w:proofErr w:type="spellStart"/>
        <w:r>
          <w:rPr>
            <w:szCs w:val="24"/>
          </w:rPr>
          <w:t>Khune</w:t>
        </w:r>
        <w:proofErr w:type="spellEnd"/>
        <w:r>
          <w:rPr>
            <w:szCs w:val="24"/>
          </w:rPr>
          <w:t xml:space="preserve">, </w:t>
        </w:r>
      </w:ins>
      <w:ins w:id="135" w:author="Aditya" w:date="2016-01-25T10:02:00Z">
        <w:r w:rsidR="004D00AD">
          <w:rPr>
            <w:szCs w:val="24"/>
          </w:rPr>
          <w:t xml:space="preserve">and my sister </w:t>
        </w:r>
        <w:proofErr w:type="spellStart"/>
        <w:r w:rsidR="004D00AD">
          <w:rPr>
            <w:szCs w:val="24"/>
          </w:rPr>
          <w:t>Apurva</w:t>
        </w:r>
        <w:proofErr w:type="spellEnd"/>
        <w:r w:rsidR="004D00AD">
          <w:rPr>
            <w:szCs w:val="24"/>
          </w:rPr>
          <w:t xml:space="preserve"> </w:t>
        </w:r>
      </w:ins>
      <w:ins w:id="136" w:author="Aditya" w:date="2016-01-25T10:23:00Z">
        <w:r w:rsidR="00361D0F" w:rsidRPr="00361D0F">
          <w:rPr>
            <w:szCs w:val="24"/>
          </w:rPr>
          <w:t>for the support they provided me through my entire life</w:t>
        </w:r>
      </w:ins>
      <w:ins w:id="137" w:author="Aditya" w:date="2016-01-25T09:32:00Z">
        <w:r w:rsidRPr="00640BCD">
          <w:rPr>
            <w:szCs w:val="24"/>
          </w:rPr>
          <w:t>.</w:t>
        </w:r>
      </w:ins>
      <w:ins w:id="138" w:author="Aditya" w:date="2016-01-25T10:02:00Z">
        <w:r w:rsidR="004D00AD">
          <w:rPr>
            <w:szCs w:val="24"/>
          </w:rPr>
          <w:t xml:space="preserve"> </w:t>
        </w:r>
        <w:r w:rsidR="004D00AD" w:rsidRPr="004D00AD">
          <w:rPr>
            <w:szCs w:val="24"/>
          </w:rPr>
          <w:t>Your prayer for me was what sustained me thus far</w:t>
        </w:r>
      </w:ins>
      <w:ins w:id="139" w:author="Aditya" w:date="2016-01-25T13:00:00Z">
        <w:r w:rsidR="007E7EC5">
          <w:rPr>
            <w:rFonts w:cs="Times New Roman"/>
            <w:szCs w:val="24"/>
          </w:rPr>
          <w:t>.</w:t>
        </w:r>
      </w:ins>
    </w:p>
    <w:p w14:paraId="7B028E36" w14:textId="77777777" w:rsidR="00C07A2C" w:rsidRDefault="00C07A2C" w:rsidP="003A7A2B">
      <w:pPr>
        <w:rPr>
          <w:ins w:id="140" w:author="Aditya" w:date="2016-01-26T11:54:00Z"/>
          <w:rFonts w:cs="Times New Roman"/>
          <w:szCs w:val="24"/>
        </w:rPr>
      </w:pPr>
    </w:p>
    <w:p w14:paraId="2C16B0D1" w14:textId="77777777" w:rsidR="00C07A2C" w:rsidRDefault="00C07A2C" w:rsidP="003A7A2B">
      <w:pPr>
        <w:rPr>
          <w:ins w:id="141" w:author="Aditya" w:date="2016-01-26T11:54:00Z"/>
          <w:rFonts w:cs="Times New Roman"/>
          <w:szCs w:val="24"/>
        </w:rPr>
      </w:pPr>
    </w:p>
    <w:p w14:paraId="7D8A1DDC" w14:textId="77777777" w:rsidR="00C07A2C" w:rsidRDefault="00C07A2C" w:rsidP="003A7A2B">
      <w:pPr>
        <w:rPr>
          <w:ins w:id="142" w:author="Aditya" w:date="2016-01-26T11:54:00Z"/>
          <w:rFonts w:cs="Times New Roman"/>
          <w:szCs w:val="24"/>
        </w:rPr>
      </w:pPr>
    </w:p>
    <w:p w14:paraId="096EC995" w14:textId="77777777" w:rsidR="00C07A2C" w:rsidRDefault="00C07A2C" w:rsidP="003A7A2B">
      <w:pPr>
        <w:rPr>
          <w:ins w:id="143" w:author="Aditya" w:date="2016-01-26T11:53:00Z"/>
          <w:rFonts w:cs="Times New Roman"/>
          <w:szCs w:val="24"/>
        </w:rPr>
      </w:pPr>
    </w:p>
    <w:p w14:paraId="51C45970" w14:textId="77777777" w:rsidR="00C07A2C" w:rsidRDefault="00C07A2C" w:rsidP="00C07A2C">
      <w:pPr>
        <w:jc w:val="center"/>
        <w:rPr>
          <w:ins w:id="144" w:author="Aditya" w:date="2016-01-26T11:53:00Z"/>
          <w:rFonts w:cs="Times New Roman"/>
          <w:szCs w:val="24"/>
        </w:rPr>
      </w:pPr>
      <w:ins w:id="145" w:author="Aditya" w:date="2016-01-26T11:53:00Z">
        <w:r>
          <w:rPr>
            <w:rFonts w:cs="Times New Roman"/>
            <w:szCs w:val="24"/>
          </w:rPr>
          <w:lastRenderedPageBreak/>
          <w:t>DEDICATION</w:t>
        </w:r>
      </w:ins>
    </w:p>
    <w:p w14:paraId="74A80A68" w14:textId="77777777" w:rsidR="00C07A2C" w:rsidRDefault="00C07A2C" w:rsidP="00C07A2C">
      <w:pPr>
        <w:rPr>
          <w:ins w:id="146" w:author="Aditya" w:date="2016-01-26T11:53:00Z"/>
          <w:rFonts w:cs="Times New Roman"/>
          <w:szCs w:val="24"/>
        </w:rPr>
      </w:pPr>
    </w:p>
    <w:p w14:paraId="6DA4271F" w14:textId="77777777" w:rsidR="00C07A2C" w:rsidRDefault="00C07A2C" w:rsidP="00C07A2C">
      <w:pPr>
        <w:jc w:val="center"/>
        <w:rPr>
          <w:ins w:id="147" w:author="Aditya" w:date="2016-01-26T11:53:00Z"/>
          <w:rFonts w:cs="Times New Roman"/>
          <w:i/>
          <w:szCs w:val="24"/>
        </w:rPr>
      </w:pPr>
      <w:ins w:id="148" w:author="Aditya" w:date="2016-01-26T11:53:00Z">
        <w:r w:rsidRPr="00112DD3">
          <w:rPr>
            <w:rFonts w:cs="Times New Roman"/>
            <w:i/>
            <w:szCs w:val="24"/>
          </w:rPr>
          <w:t>To my parents</w:t>
        </w:r>
        <w:r>
          <w:rPr>
            <w:rFonts w:cs="Times New Roman"/>
            <w:i/>
            <w:szCs w:val="24"/>
          </w:rPr>
          <w:t>, sister</w:t>
        </w:r>
      </w:ins>
    </w:p>
    <w:p w14:paraId="4D7DCD77" w14:textId="77777777" w:rsidR="00C07A2C" w:rsidRPr="00112DD3" w:rsidRDefault="00C07A2C" w:rsidP="00C07A2C">
      <w:pPr>
        <w:jc w:val="center"/>
        <w:rPr>
          <w:ins w:id="149" w:author="Aditya" w:date="2016-01-26T11:53:00Z"/>
          <w:rFonts w:cs="Times New Roman"/>
          <w:i/>
          <w:szCs w:val="24"/>
        </w:rPr>
      </w:pPr>
      <w:proofErr w:type="gramStart"/>
      <w:ins w:id="150" w:author="Aditya" w:date="2016-01-26T11:53:00Z">
        <w:r>
          <w:rPr>
            <w:rFonts w:cs="Times New Roman"/>
            <w:i/>
            <w:szCs w:val="24"/>
          </w:rPr>
          <w:t>and</w:t>
        </w:r>
        <w:proofErr w:type="gramEnd"/>
      </w:ins>
    </w:p>
    <w:p w14:paraId="6E403C26" w14:textId="61EE3760" w:rsidR="00C07A2C" w:rsidRPr="00112DD3" w:rsidRDefault="00C07A2C" w:rsidP="00C07A2C">
      <w:pPr>
        <w:jc w:val="center"/>
        <w:rPr>
          <w:ins w:id="151" w:author="Aditya" w:date="2016-01-26T11:53:00Z"/>
          <w:rFonts w:cs="Times New Roman"/>
          <w:i/>
          <w:szCs w:val="24"/>
        </w:rPr>
      </w:pPr>
      <w:ins w:id="152" w:author="Aditya" w:date="2016-01-26T11:53:00Z">
        <w:r w:rsidRPr="00112DD3">
          <w:rPr>
            <w:rFonts w:cs="Times New Roman"/>
            <w:i/>
            <w:szCs w:val="24"/>
          </w:rPr>
          <w:t xml:space="preserve">To </w:t>
        </w:r>
        <w:r>
          <w:rPr>
            <w:rFonts w:cs="Times New Roman"/>
            <w:i/>
            <w:szCs w:val="24"/>
          </w:rPr>
          <w:t xml:space="preserve">the Devotees </w:t>
        </w:r>
      </w:ins>
      <w:ins w:id="153" w:author="Aditya" w:date="2016-01-26T11:54:00Z">
        <w:r>
          <w:rPr>
            <w:rFonts w:cs="Times New Roman"/>
            <w:i/>
            <w:szCs w:val="24"/>
          </w:rPr>
          <w:t xml:space="preserve">of Krishna </w:t>
        </w:r>
      </w:ins>
      <w:ins w:id="154" w:author="Aditya" w:date="2016-01-26T11:53:00Z">
        <w:r>
          <w:rPr>
            <w:rFonts w:cs="Times New Roman"/>
            <w:i/>
            <w:szCs w:val="24"/>
          </w:rPr>
          <w:t>in Colorado</w:t>
        </w:r>
      </w:ins>
    </w:p>
    <w:p w14:paraId="3150698E" w14:textId="77777777" w:rsidR="00C07A2C" w:rsidRPr="00112DD3" w:rsidRDefault="00C07A2C" w:rsidP="00C07A2C">
      <w:pPr>
        <w:jc w:val="center"/>
        <w:rPr>
          <w:ins w:id="155" w:author="Aditya" w:date="2016-01-26T11:53:00Z"/>
          <w:rFonts w:cs="Times New Roman"/>
          <w:i/>
        </w:rPr>
      </w:pPr>
      <w:ins w:id="156" w:author="Aditya" w:date="2016-01-26T11:53:00Z">
        <w:r w:rsidRPr="00112DD3">
          <w:rPr>
            <w:rFonts w:cs="Times New Roman"/>
            <w:i/>
            <w:szCs w:val="24"/>
          </w:rPr>
          <w:t>Without their support, understanding, encouragement, and love this work would not have been possible.</w:t>
        </w:r>
      </w:ins>
    </w:p>
    <w:p w14:paraId="1B299E77" w14:textId="77777777" w:rsidR="005D4F74" w:rsidDel="00C07A2C" w:rsidRDefault="005D4F74">
      <w:pPr>
        <w:spacing w:line="276" w:lineRule="auto"/>
        <w:rPr>
          <w:del w:id="157" w:author="Aditya" w:date="2016-01-25T13:00:00Z"/>
          <w:rFonts w:cs="Times New Roman"/>
          <w:szCs w:val="24"/>
        </w:rPr>
        <w:pPrChange w:id="158" w:author="Aditya" w:date="2016-01-25T13:00:00Z">
          <w:pPr>
            <w:spacing w:line="276" w:lineRule="auto"/>
            <w:jc w:val="center"/>
          </w:pPr>
        </w:pPrChange>
      </w:pPr>
    </w:p>
    <w:p w14:paraId="36A87C41" w14:textId="77777777" w:rsidR="00C07A2C" w:rsidRDefault="00C07A2C">
      <w:pPr>
        <w:spacing w:line="276" w:lineRule="auto"/>
        <w:rPr>
          <w:ins w:id="159" w:author="Aditya" w:date="2016-01-26T11:54:00Z"/>
          <w:rFonts w:cs="Times New Roman"/>
          <w:szCs w:val="24"/>
        </w:rPr>
        <w:pPrChange w:id="160" w:author="Aditya" w:date="2016-01-25T13:00:00Z">
          <w:pPr>
            <w:spacing w:line="276" w:lineRule="auto"/>
            <w:jc w:val="center"/>
          </w:pPr>
        </w:pPrChange>
      </w:pPr>
    </w:p>
    <w:p w14:paraId="78B3A2DA" w14:textId="77777777" w:rsidR="00C07A2C" w:rsidRDefault="00C07A2C">
      <w:pPr>
        <w:spacing w:line="276" w:lineRule="auto"/>
        <w:rPr>
          <w:ins w:id="161" w:author="Aditya" w:date="2016-01-26T11:54:00Z"/>
          <w:rFonts w:cs="Times New Roman"/>
          <w:szCs w:val="24"/>
        </w:rPr>
        <w:pPrChange w:id="162" w:author="Aditya" w:date="2016-01-25T13:00:00Z">
          <w:pPr>
            <w:spacing w:line="276" w:lineRule="auto"/>
            <w:jc w:val="center"/>
          </w:pPr>
        </w:pPrChange>
      </w:pPr>
    </w:p>
    <w:p w14:paraId="1E7B6BD9" w14:textId="77777777" w:rsidR="00C07A2C" w:rsidRDefault="00C07A2C">
      <w:pPr>
        <w:spacing w:line="276" w:lineRule="auto"/>
        <w:rPr>
          <w:ins w:id="163" w:author="Aditya" w:date="2016-01-26T11:54:00Z"/>
          <w:rFonts w:cs="Times New Roman"/>
          <w:szCs w:val="24"/>
        </w:rPr>
        <w:pPrChange w:id="164" w:author="Aditya" w:date="2016-01-25T13:00:00Z">
          <w:pPr>
            <w:spacing w:line="276" w:lineRule="auto"/>
            <w:jc w:val="center"/>
          </w:pPr>
        </w:pPrChange>
      </w:pPr>
    </w:p>
    <w:p w14:paraId="7FE537F9" w14:textId="77777777" w:rsidR="00C07A2C" w:rsidRDefault="00C07A2C">
      <w:pPr>
        <w:spacing w:line="276" w:lineRule="auto"/>
        <w:rPr>
          <w:ins w:id="165" w:author="Aditya" w:date="2016-01-26T11:54:00Z"/>
          <w:rFonts w:cs="Times New Roman"/>
          <w:szCs w:val="24"/>
        </w:rPr>
        <w:pPrChange w:id="166" w:author="Aditya" w:date="2016-01-25T13:00:00Z">
          <w:pPr>
            <w:spacing w:line="276" w:lineRule="auto"/>
            <w:jc w:val="center"/>
          </w:pPr>
        </w:pPrChange>
      </w:pPr>
    </w:p>
    <w:p w14:paraId="17A14AFD" w14:textId="77777777" w:rsidR="00C07A2C" w:rsidRDefault="00C07A2C">
      <w:pPr>
        <w:spacing w:line="276" w:lineRule="auto"/>
        <w:rPr>
          <w:ins w:id="167" w:author="Aditya" w:date="2016-01-26T11:54:00Z"/>
          <w:rFonts w:cs="Times New Roman"/>
          <w:szCs w:val="24"/>
        </w:rPr>
        <w:pPrChange w:id="168" w:author="Aditya" w:date="2016-01-25T13:00:00Z">
          <w:pPr>
            <w:spacing w:line="276" w:lineRule="auto"/>
            <w:jc w:val="center"/>
          </w:pPr>
        </w:pPrChange>
      </w:pPr>
    </w:p>
    <w:p w14:paraId="21C68562" w14:textId="77777777" w:rsidR="00C07A2C" w:rsidRDefault="00C07A2C">
      <w:pPr>
        <w:spacing w:line="276" w:lineRule="auto"/>
        <w:rPr>
          <w:ins w:id="169" w:author="Aditya" w:date="2016-01-26T11:54:00Z"/>
          <w:rFonts w:cs="Times New Roman"/>
          <w:szCs w:val="24"/>
        </w:rPr>
        <w:pPrChange w:id="170" w:author="Aditya" w:date="2016-01-25T13:00:00Z">
          <w:pPr>
            <w:spacing w:line="276" w:lineRule="auto"/>
            <w:jc w:val="center"/>
          </w:pPr>
        </w:pPrChange>
      </w:pPr>
    </w:p>
    <w:p w14:paraId="57F7C04A" w14:textId="77777777" w:rsidR="00C07A2C" w:rsidRDefault="00C07A2C">
      <w:pPr>
        <w:spacing w:line="276" w:lineRule="auto"/>
        <w:rPr>
          <w:ins w:id="171" w:author="Aditya" w:date="2016-01-26T11:54:00Z"/>
          <w:rFonts w:cs="Times New Roman"/>
          <w:szCs w:val="24"/>
        </w:rPr>
        <w:pPrChange w:id="172" w:author="Aditya" w:date="2016-01-25T13:00:00Z">
          <w:pPr>
            <w:spacing w:line="276" w:lineRule="auto"/>
            <w:jc w:val="center"/>
          </w:pPr>
        </w:pPrChange>
      </w:pPr>
    </w:p>
    <w:p w14:paraId="5698BFDB" w14:textId="77777777" w:rsidR="00C07A2C" w:rsidRDefault="00C07A2C">
      <w:pPr>
        <w:spacing w:line="276" w:lineRule="auto"/>
        <w:rPr>
          <w:ins w:id="173" w:author="Aditya" w:date="2016-01-26T11:54:00Z"/>
          <w:rFonts w:cs="Times New Roman"/>
          <w:szCs w:val="24"/>
        </w:rPr>
        <w:pPrChange w:id="174" w:author="Aditya" w:date="2016-01-25T13:00:00Z">
          <w:pPr>
            <w:spacing w:line="276" w:lineRule="auto"/>
            <w:jc w:val="center"/>
          </w:pPr>
        </w:pPrChange>
      </w:pPr>
    </w:p>
    <w:p w14:paraId="3D0520C1" w14:textId="77777777" w:rsidR="00C07A2C" w:rsidRDefault="00C07A2C">
      <w:pPr>
        <w:spacing w:line="276" w:lineRule="auto"/>
        <w:rPr>
          <w:ins w:id="175" w:author="Aditya" w:date="2016-01-27T13:32:00Z"/>
          <w:rFonts w:cs="Times New Roman"/>
          <w:szCs w:val="24"/>
        </w:rPr>
        <w:pPrChange w:id="176" w:author="Aditya" w:date="2016-01-25T13:00:00Z">
          <w:pPr>
            <w:spacing w:line="276" w:lineRule="auto"/>
            <w:jc w:val="center"/>
          </w:pPr>
        </w:pPrChange>
      </w:pPr>
    </w:p>
    <w:p w14:paraId="352AC93A" w14:textId="77777777" w:rsidR="0033774E" w:rsidRDefault="0033774E">
      <w:pPr>
        <w:spacing w:line="276" w:lineRule="auto"/>
        <w:rPr>
          <w:ins w:id="177" w:author="Aditya" w:date="2016-01-27T13:32:00Z"/>
          <w:rFonts w:cs="Times New Roman"/>
          <w:szCs w:val="24"/>
        </w:rPr>
        <w:pPrChange w:id="178" w:author="Aditya" w:date="2016-01-25T13:00:00Z">
          <w:pPr>
            <w:spacing w:line="276" w:lineRule="auto"/>
            <w:jc w:val="center"/>
          </w:pPr>
        </w:pPrChange>
      </w:pPr>
    </w:p>
    <w:p w14:paraId="4576766F" w14:textId="77777777" w:rsidR="0033774E" w:rsidRDefault="0033774E">
      <w:pPr>
        <w:spacing w:line="276" w:lineRule="auto"/>
        <w:rPr>
          <w:ins w:id="179" w:author="Aditya" w:date="2016-01-26T11:54:00Z"/>
          <w:rFonts w:cs="Times New Roman"/>
          <w:szCs w:val="24"/>
        </w:rPr>
        <w:pPrChange w:id="180" w:author="Aditya" w:date="2016-01-25T13:00:00Z">
          <w:pPr>
            <w:spacing w:line="276" w:lineRule="auto"/>
            <w:jc w:val="center"/>
          </w:pPr>
        </w:pPrChange>
      </w:pPr>
    </w:p>
    <w:p w14:paraId="4E742621" w14:textId="58E7A238" w:rsidR="00302BBF" w:rsidDel="00302BBF" w:rsidRDefault="00302BBF">
      <w:pPr>
        <w:rPr>
          <w:del w:id="181" w:author="Aditya" w:date="2016-01-22T05:42:00Z"/>
          <w:rFonts w:cs="Times New Roman"/>
          <w:szCs w:val="24"/>
        </w:rPr>
      </w:pPr>
    </w:p>
    <w:p w14:paraId="6F716884" w14:textId="77777777" w:rsidR="005D4F74" w:rsidRDefault="005D4F74">
      <w:pPr>
        <w:spacing w:line="276" w:lineRule="auto"/>
        <w:rPr>
          <w:b/>
          <w:szCs w:val="24"/>
        </w:rPr>
        <w:pPrChange w:id="182" w:author="Aditya" w:date="2016-01-25T13:00:00Z">
          <w:pPr>
            <w:spacing w:line="276" w:lineRule="auto"/>
            <w:jc w:val="center"/>
          </w:pPr>
        </w:pPrChange>
      </w:pPr>
    </w:p>
    <w:p w14:paraId="6CC375DA" w14:textId="77777777" w:rsidR="003D4DBF" w:rsidRDefault="003D4DBF" w:rsidP="008706D4">
      <w:pPr>
        <w:spacing w:line="276" w:lineRule="auto"/>
        <w:jc w:val="center"/>
        <w:rPr>
          <w:b/>
          <w:szCs w:val="24"/>
        </w:rPr>
      </w:pPr>
      <w:commentRangeStart w:id="183"/>
      <w:r>
        <w:rPr>
          <w:b/>
          <w:szCs w:val="24"/>
        </w:rPr>
        <w:lastRenderedPageBreak/>
        <w:t>TABLE OF CONTENTS</w:t>
      </w:r>
      <w:commentRangeEnd w:id="183"/>
      <w:r w:rsidR="00172BEA">
        <w:rPr>
          <w:rStyle w:val="CommentReference"/>
        </w:rPr>
        <w:commentReference w:id="183"/>
      </w:r>
    </w:p>
    <w:p w14:paraId="218D2D99" w14:textId="77777777" w:rsidR="003D4DBF" w:rsidRDefault="003D4DBF" w:rsidP="003D4DBF">
      <w:pPr>
        <w:spacing w:line="276" w:lineRule="auto"/>
        <w:jc w:val="center"/>
        <w:rPr>
          <w:b/>
          <w:szCs w:val="24"/>
        </w:rPr>
      </w:pPr>
    </w:p>
    <w:p w14:paraId="401B14BC" w14:textId="77777777" w:rsidR="00C653A5" w:rsidRDefault="00C653A5" w:rsidP="003D4DBF">
      <w:pPr>
        <w:spacing w:line="276" w:lineRule="auto"/>
        <w:jc w:val="center"/>
        <w:rPr>
          <w:b/>
          <w:szCs w:val="24"/>
        </w:rPr>
        <w:sectPr w:rsidR="00C653A5" w:rsidSect="00393239">
          <w:footerReference w:type="default" r:id="rId11"/>
          <w:headerReference w:type="first" r:id="rId12"/>
          <w:pgSz w:w="12240" w:h="15840"/>
          <w:pgMar w:top="2880" w:right="1440" w:bottom="1440" w:left="1440" w:header="0" w:footer="720" w:gutter="0"/>
          <w:pgNumType w:fmt="lowerRoman" w:start="7"/>
          <w:cols w:space="720"/>
          <w:docGrid w:linePitch="360"/>
        </w:sectPr>
      </w:pPr>
    </w:p>
    <w:p w14:paraId="69F73514" w14:textId="77777777" w:rsidR="00C653A5" w:rsidRDefault="00C653A5" w:rsidP="003D4DBF">
      <w:pPr>
        <w:spacing w:line="276" w:lineRule="auto"/>
        <w:jc w:val="center"/>
        <w:rPr>
          <w:b/>
          <w:szCs w:val="24"/>
        </w:rPr>
      </w:pPr>
    </w:p>
    <w:p w14:paraId="1B04135C" w14:textId="77777777" w:rsidR="002B6238" w:rsidRDefault="00CE38C2">
      <w:pPr>
        <w:pStyle w:val="TOC1"/>
        <w:tabs>
          <w:tab w:val="right" w:leader="dot" w:pos="9350"/>
        </w:tabs>
        <w:rPr>
          <w:ins w:id="184" w:author="Aditya" w:date="2016-01-29T06:15:00Z"/>
          <w:rFonts w:asciiTheme="minorHAnsi" w:eastAsiaTheme="minorEastAsia" w:hAnsiTheme="minorHAnsi"/>
          <w:b w:val="0"/>
          <w:noProof/>
          <w:sz w:val="22"/>
        </w:rPr>
      </w:pPr>
      <w:r>
        <w:rPr>
          <w:szCs w:val="24"/>
        </w:rPr>
        <w:fldChar w:fldCharType="begin"/>
      </w:r>
      <w:r>
        <w:rPr>
          <w:szCs w:val="24"/>
        </w:rPr>
        <w:instrText xml:space="preserve"> TOC \o "1-3" \h \z \u </w:instrText>
      </w:r>
      <w:r>
        <w:rPr>
          <w:szCs w:val="24"/>
        </w:rPr>
        <w:fldChar w:fldCharType="separate"/>
      </w:r>
      <w:ins w:id="185" w:author="Aditya" w:date="2016-01-29T06:15:00Z">
        <w:r w:rsidR="002B6238" w:rsidRPr="004707BA">
          <w:rPr>
            <w:rStyle w:val="Hyperlink"/>
            <w:noProof/>
          </w:rPr>
          <w:fldChar w:fldCharType="begin"/>
        </w:r>
        <w:r w:rsidR="002B6238" w:rsidRPr="004707BA">
          <w:rPr>
            <w:rStyle w:val="Hyperlink"/>
            <w:noProof/>
          </w:rPr>
          <w:instrText xml:space="preserve"> </w:instrText>
        </w:r>
        <w:r w:rsidR="002B6238">
          <w:rPr>
            <w:noProof/>
          </w:rPr>
          <w:instrText>HYPERLINK \l "_Toc441811454"</w:instrText>
        </w:r>
        <w:r w:rsidR="002B6238" w:rsidRPr="004707BA">
          <w:rPr>
            <w:rStyle w:val="Hyperlink"/>
            <w:noProof/>
          </w:rPr>
          <w:instrText xml:space="preserve"> </w:instrText>
        </w:r>
        <w:r w:rsidR="002B6238" w:rsidRPr="004707BA">
          <w:rPr>
            <w:rStyle w:val="Hyperlink"/>
            <w:noProof/>
          </w:rPr>
          <w:fldChar w:fldCharType="separate"/>
        </w:r>
        <w:r w:rsidR="002B6238" w:rsidRPr="004707BA">
          <w:rPr>
            <w:rStyle w:val="Hyperlink"/>
            <w:noProof/>
          </w:rPr>
          <w:t>ABSTRACT</w:t>
        </w:r>
        <w:r w:rsidR="002B6238">
          <w:rPr>
            <w:noProof/>
            <w:webHidden/>
          </w:rPr>
          <w:tab/>
        </w:r>
        <w:r w:rsidR="002B6238">
          <w:rPr>
            <w:noProof/>
            <w:webHidden/>
          </w:rPr>
          <w:fldChar w:fldCharType="begin"/>
        </w:r>
        <w:r w:rsidR="002B6238">
          <w:rPr>
            <w:noProof/>
            <w:webHidden/>
          </w:rPr>
          <w:instrText xml:space="preserve"> PAGEREF _Toc441811454 \h </w:instrText>
        </w:r>
      </w:ins>
      <w:r w:rsidR="002B6238">
        <w:rPr>
          <w:noProof/>
          <w:webHidden/>
        </w:rPr>
      </w:r>
      <w:r w:rsidR="002B6238">
        <w:rPr>
          <w:noProof/>
          <w:webHidden/>
        </w:rPr>
        <w:fldChar w:fldCharType="separate"/>
      </w:r>
      <w:ins w:id="186" w:author="Aditya" w:date="2016-01-29T11:19:00Z">
        <w:r w:rsidR="006C2895">
          <w:rPr>
            <w:noProof/>
            <w:webHidden/>
          </w:rPr>
          <w:t>vii</w:t>
        </w:r>
      </w:ins>
      <w:ins w:id="187" w:author="Aditya" w:date="2016-01-29T06:15:00Z">
        <w:r w:rsidR="002B6238">
          <w:rPr>
            <w:noProof/>
            <w:webHidden/>
          </w:rPr>
          <w:fldChar w:fldCharType="end"/>
        </w:r>
        <w:r w:rsidR="002B6238" w:rsidRPr="004707BA">
          <w:rPr>
            <w:rStyle w:val="Hyperlink"/>
            <w:noProof/>
          </w:rPr>
          <w:fldChar w:fldCharType="end"/>
        </w:r>
      </w:ins>
    </w:p>
    <w:p w14:paraId="06677CC7" w14:textId="77777777" w:rsidR="002B6238" w:rsidRDefault="002B6238">
      <w:pPr>
        <w:pStyle w:val="TOC1"/>
        <w:tabs>
          <w:tab w:val="right" w:leader="dot" w:pos="9350"/>
        </w:tabs>
        <w:rPr>
          <w:ins w:id="188" w:author="Aditya" w:date="2016-01-29T06:15:00Z"/>
          <w:rFonts w:asciiTheme="minorHAnsi" w:eastAsiaTheme="minorEastAsia" w:hAnsiTheme="minorHAnsi"/>
          <w:b w:val="0"/>
          <w:noProof/>
          <w:sz w:val="22"/>
        </w:rPr>
      </w:pPr>
      <w:ins w:id="189"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"_Toc441811455"</w:instrText>
        </w:r>
        <w:r w:rsidRPr="004707BA">
          <w:rPr>
            <w:rStyle w:val="Hyperlink"/>
            <w:noProof/>
          </w:rPr>
          <w:instrText xml:space="preserve"> </w:instrText>
        </w:r>
        <w:r w:rsidRPr="004707BA">
          <w:rPr>
            <w:rStyle w:val="Hyperlink"/>
            <w:noProof/>
          </w:rPr>
          <w:fldChar w:fldCharType="separate"/>
        </w:r>
        <w:r w:rsidRPr="004707BA">
          <w:rPr>
            <w:rStyle w:val="Hyperlink"/>
            <w:noProof/>
          </w:rPr>
          <w:t>CHAPTER 1  INTRODUCTION</w:t>
        </w:r>
        <w:r>
          <w:rPr>
            <w:noProof/>
            <w:webHidden/>
          </w:rPr>
          <w:tab/>
        </w:r>
        <w:r>
          <w:rPr>
            <w:noProof/>
            <w:webHidden/>
          </w:rPr>
          <w:fldChar w:fldCharType="begin"/>
        </w:r>
        <w:r>
          <w:rPr>
            <w:noProof/>
            <w:webHidden/>
          </w:rPr>
          <w:instrText xml:space="preserve"> PAGEREF _Toc441811455 \h </w:instrText>
        </w:r>
      </w:ins>
      <w:r>
        <w:rPr>
          <w:noProof/>
          <w:webHidden/>
        </w:rPr>
      </w:r>
      <w:r>
        <w:rPr>
          <w:noProof/>
          <w:webHidden/>
        </w:rPr>
        <w:fldChar w:fldCharType="separate"/>
      </w:r>
      <w:ins w:id="190" w:author="Aditya" w:date="2016-01-29T11:19:00Z">
        <w:r w:rsidR="006C2895">
          <w:rPr>
            <w:noProof/>
            <w:webHidden/>
          </w:rPr>
          <w:t>12</w:t>
        </w:r>
      </w:ins>
      <w:ins w:id="191" w:author="Aditya" w:date="2016-01-29T06:15:00Z">
        <w:r>
          <w:rPr>
            <w:noProof/>
            <w:webHidden/>
          </w:rPr>
          <w:fldChar w:fldCharType="end"/>
        </w:r>
        <w:r w:rsidRPr="004707BA">
          <w:rPr>
            <w:rStyle w:val="Hyperlink"/>
            <w:noProof/>
          </w:rPr>
          <w:fldChar w:fldCharType="end"/>
        </w:r>
      </w:ins>
    </w:p>
    <w:p w14:paraId="4B2A954A" w14:textId="77777777" w:rsidR="002B6238" w:rsidRDefault="002B6238">
      <w:pPr>
        <w:pStyle w:val="TOC3"/>
        <w:tabs>
          <w:tab w:val="right" w:leader="dot" w:pos="9350"/>
        </w:tabs>
        <w:rPr>
          <w:ins w:id="192" w:author="Aditya" w:date="2016-01-29T06:15:00Z"/>
          <w:rFonts w:asciiTheme="minorHAnsi" w:hAnsiTheme="minorHAnsi"/>
          <w:noProof/>
          <w:sz w:val="22"/>
        </w:rPr>
      </w:pPr>
      <w:ins w:id="193"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"_Toc441811456"</w:instrText>
        </w:r>
        <w:r w:rsidRPr="004707BA">
          <w:rPr>
            <w:rStyle w:val="Hyperlink"/>
            <w:noProof/>
          </w:rPr>
          <w:instrText xml:space="preserve"> </w:instrText>
        </w:r>
        <w:r w:rsidRPr="004707BA">
          <w:rPr>
            <w:rStyle w:val="Hyperlink"/>
            <w:noProof/>
          </w:rPr>
          <w:fldChar w:fldCharType="separate"/>
        </w:r>
        <w:r w:rsidRPr="004707BA">
          <w:rPr>
            <w:rStyle w:val="Hyperlink"/>
            <w:noProof/>
          </w:rPr>
          <w:t>1.1 Can offloading computation save energy?</w:t>
        </w:r>
        <w:r>
          <w:rPr>
            <w:noProof/>
            <w:webHidden/>
          </w:rPr>
          <w:tab/>
        </w:r>
        <w:r>
          <w:rPr>
            <w:noProof/>
            <w:webHidden/>
          </w:rPr>
          <w:fldChar w:fldCharType="begin"/>
        </w:r>
        <w:r>
          <w:rPr>
            <w:noProof/>
            <w:webHidden/>
          </w:rPr>
          <w:instrText xml:space="preserve"> PAGEREF _Toc441811456 \h </w:instrText>
        </w:r>
      </w:ins>
      <w:r>
        <w:rPr>
          <w:noProof/>
          <w:webHidden/>
        </w:rPr>
      </w:r>
      <w:r>
        <w:rPr>
          <w:noProof/>
          <w:webHidden/>
        </w:rPr>
        <w:fldChar w:fldCharType="separate"/>
      </w:r>
      <w:ins w:id="194" w:author="Aditya" w:date="2016-01-29T11:19:00Z">
        <w:r w:rsidR="006C2895">
          <w:rPr>
            <w:noProof/>
            <w:webHidden/>
          </w:rPr>
          <w:t>14</w:t>
        </w:r>
      </w:ins>
      <w:ins w:id="195" w:author="Aditya" w:date="2016-01-29T06:15:00Z">
        <w:r>
          <w:rPr>
            <w:noProof/>
            <w:webHidden/>
          </w:rPr>
          <w:fldChar w:fldCharType="end"/>
        </w:r>
        <w:r w:rsidRPr="004707BA">
          <w:rPr>
            <w:rStyle w:val="Hyperlink"/>
            <w:noProof/>
          </w:rPr>
          <w:fldChar w:fldCharType="end"/>
        </w:r>
      </w:ins>
    </w:p>
    <w:p w14:paraId="3BAE1E29" w14:textId="77777777" w:rsidR="002B6238" w:rsidRDefault="002B6238">
      <w:pPr>
        <w:pStyle w:val="TOC3"/>
        <w:tabs>
          <w:tab w:val="right" w:leader="dot" w:pos="9350"/>
        </w:tabs>
        <w:rPr>
          <w:ins w:id="196" w:author="Aditya" w:date="2016-01-29T06:15:00Z"/>
          <w:rFonts w:asciiTheme="minorHAnsi" w:hAnsiTheme="minorHAnsi"/>
          <w:noProof/>
          <w:sz w:val="22"/>
        </w:rPr>
      </w:pPr>
      <w:ins w:id="197"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"_Toc441811457"</w:instrText>
        </w:r>
        <w:r w:rsidRPr="004707BA">
          <w:rPr>
            <w:rStyle w:val="Hyperlink"/>
            <w:noProof/>
          </w:rPr>
          <w:instrText xml:space="preserve"> </w:instrText>
        </w:r>
        <w:r w:rsidRPr="004707BA">
          <w:rPr>
            <w:rStyle w:val="Hyperlink"/>
            <w:noProof/>
          </w:rPr>
          <w:fldChar w:fldCharType="separate"/>
        </w:r>
        <w:r w:rsidRPr="004707BA">
          <w:rPr>
            <w:rStyle w:val="Hyperlink"/>
            <w:noProof/>
          </w:rPr>
          <w:t>1.2 Challenges in computation offloading</w:t>
        </w:r>
        <w:r>
          <w:rPr>
            <w:noProof/>
            <w:webHidden/>
          </w:rPr>
          <w:tab/>
        </w:r>
        <w:r>
          <w:rPr>
            <w:noProof/>
            <w:webHidden/>
          </w:rPr>
          <w:fldChar w:fldCharType="begin"/>
        </w:r>
        <w:r>
          <w:rPr>
            <w:noProof/>
            <w:webHidden/>
          </w:rPr>
          <w:instrText xml:space="preserve"> PAGEREF _Toc441811457 \h </w:instrText>
        </w:r>
      </w:ins>
      <w:r>
        <w:rPr>
          <w:noProof/>
          <w:webHidden/>
        </w:rPr>
      </w:r>
      <w:r>
        <w:rPr>
          <w:noProof/>
          <w:webHidden/>
        </w:rPr>
        <w:fldChar w:fldCharType="separate"/>
      </w:r>
      <w:ins w:id="198" w:author="Aditya" w:date="2016-01-29T11:19:00Z">
        <w:r w:rsidR="006C2895">
          <w:rPr>
            <w:noProof/>
            <w:webHidden/>
          </w:rPr>
          <w:t>16</w:t>
        </w:r>
      </w:ins>
      <w:ins w:id="199" w:author="Aditya" w:date="2016-01-29T06:15:00Z">
        <w:r>
          <w:rPr>
            <w:noProof/>
            <w:webHidden/>
          </w:rPr>
          <w:fldChar w:fldCharType="end"/>
        </w:r>
        <w:r w:rsidRPr="004707BA">
          <w:rPr>
            <w:rStyle w:val="Hyperlink"/>
            <w:noProof/>
          </w:rPr>
          <w:fldChar w:fldCharType="end"/>
        </w:r>
      </w:ins>
    </w:p>
    <w:p w14:paraId="21C7E26A" w14:textId="77777777" w:rsidR="002B6238" w:rsidRDefault="002B6238">
      <w:pPr>
        <w:pStyle w:val="TOC3"/>
        <w:tabs>
          <w:tab w:val="right" w:leader="dot" w:pos="9350"/>
        </w:tabs>
        <w:rPr>
          <w:ins w:id="200" w:author="Aditya" w:date="2016-01-29T06:15:00Z"/>
          <w:rFonts w:asciiTheme="minorHAnsi" w:hAnsiTheme="minorHAnsi"/>
          <w:noProof/>
          <w:sz w:val="22"/>
        </w:rPr>
      </w:pPr>
      <w:ins w:id="201"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"_Toc441811458"</w:instrText>
        </w:r>
        <w:r w:rsidRPr="004707BA">
          <w:rPr>
            <w:rStyle w:val="Hyperlink"/>
            <w:noProof/>
          </w:rPr>
          <w:instrText xml:space="preserve"> </w:instrText>
        </w:r>
        <w:r w:rsidRPr="004707BA">
          <w:rPr>
            <w:rStyle w:val="Hyperlink"/>
            <w:noProof/>
          </w:rPr>
          <w:fldChar w:fldCharType="separate"/>
        </w:r>
        <w:r w:rsidRPr="004707BA">
          <w:rPr>
            <w:rStyle w:val="Hyperlink"/>
            <w:noProof/>
          </w:rPr>
          <w:t>1.3 Contributions</w:t>
        </w:r>
        <w:r>
          <w:rPr>
            <w:noProof/>
            <w:webHidden/>
          </w:rPr>
          <w:tab/>
        </w:r>
        <w:r>
          <w:rPr>
            <w:noProof/>
            <w:webHidden/>
          </w:rPr>
          <w:fldChar w:fldCharType="begin"/>
        </w:r>
        <w:r>
          <w:rPr>
            <w:noProof/>
            <w:webHidden/>
          </w:rPr>
          <w:instrText xml:space="preserve"> PAGEREF _Toc441811458 \h </w:instrText>
        </w:r>
      </w:ins>
      <w:r>
        <w:rPr>
          <w:noProof/>
          <w:webHidden/>
        </w:rPr>
      </w:r>
      <w:r>
        <w:rPr>
          <w:noProof/>
          <w:webHidden/>
        </w:rPr>
        <w:fldChar w:fldCharType="separate"/>
      </w:r>
      <w:ins w:id="202" w:author="Aditya" w:date="2016-01-29T11:19:00Z">
        <w:r w:rsidR="006C2895">
          <w:rPr>
            <w:noProof/>
            <w:webHidden/>
          </w:rPr>
          <w:t>17</w:t>
        </w:r>
      </w:ins>
      <w:ins w:id="203" w:author="Aditya" w:date="2016-01-29T06:15:00Z">
        <w:r>
          <w:rPr>
            <w:noProof/>
            <w:webHidden/>
          </w:rPr>
          <w:fldChar w:fldCharType="end"/>
        </w:r>
        <w:r w:rsidRPr="004707BA">
          <w:rPr>
            <w:rStyle w:val="Hyperlink"/>
            <w:noProof/>
          </w:rPr>
          <w:fldChar w:fldCharType="end"/>
        </w:r>
      </w:ins>
    </w:p>
    <w:p w14:paraId="0C45B5FB" w14:textId="77777777" w:rsidR="002B6238" w:rsidRDefault="002B6238">
      <w:pPr>
        <w:pStyle w:val="TOC3"/>
        <w:tabs>
          <w:tab w:val="right" w:leader="dot" w:pos="9350"/>
        </w:tabs>
        <w:rPr>
          <w:ins w:id="204" w:author="Aditya" w:date="2016-01-29T06:15:00Z"/>
          <w:rFonts w:asciiTheme="minorHAnsi" w:hAnsiTheme="minorHAnsi"/>
          <w:noProof/>
          <w:sz w:val="22"/>
        </w:rPr>
      </w:pPr>
      <w:ins w:id="205"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"_Toc441811459"</w:instrText>
        </w:r>
        <w:r w:rsidRPr="004707BA">
          <w:rPr>
            <w:rStyle w:val="Hyperlink"/>
            <w:noProof/>
          </w:rPr>
          <w:instrText xml:space="preserve"> </w:instrText>
        </w:r>
        <w:r w:rsidRPr="004707BA">
          <w:rPr>
            <w:rStyle w:val="Hyperlink"/>
            <w:noProof/>
          </w:rPr>
          <w:fldChar w:fldCharType="separate"/>
        </w:r>
        <w:r w:rsidRPr="004707BA">
          <w:rPr>
            <w:rStyle w:val="Hyperlink"/>
            <w:noProof/>
          </w:rPr>
          <w:t>1.4 Outline</w:t>
        </w:r>
        <w:r>
          <w:rPr>
            <w:noProof/>
            <w:webHidden/>
          </w:rPr>
          <w:tab/>
        </w:r>
        <w:r>
          <w:rPr>
            <w:noProof/>
            <w:webHidden/>
          </w:rPr>
          <w:fldChar w:fldCharType="begin"/>
        </w:r>
        <w:r>
          <w:rPr>
            <w:noProof/>
            <w:webHidden/>
          </w:rPr>
          <w:instrText xml:space="preserve"> PAGEREF _Toc441811459 \h </w:instrText>
        </w:r>
      </w:ins>
      <w:r>
        <w:rPr>
          <w:noProof/>
          <w:webHidden/>
        </w:rPr>
      </w:r>
      <w:r>
        <w:rPr>
          <w:noProof/>
          <w:webHidden/>
        </w:rPr>
        <w:fldChar w:fldCharType="separate"/>
      </w:r>
      <w:ins w:id="206" w:author="Aditya" w:date="2016-01-29T11:19:00Z">
        <w:r w:rsidR="006C2895">
          <w:rPr>
            <w:noProof/>
            <w:webHidden/>
          </w:rPr>
          <w:t>18</w:t>
        </w:r>
      </w:ins>
      <w:ins w:id="207" w:author="Aditya" w:date="2016-01-29T06:15:00Z">
        <w:r>
          <w:rPr>
            <w:noProof/>
            <w:webHidden/>
          </w:rPr>
          <w:fldChar w:fldCharType="end"/>
        </w:r>
        <w:r w:rsidRPr="004707BA">
          <w:rPr>
            <w:rStyle w:val="Hyperlink"/>
            <w:noProof/>
          </w:rPr>
          <w:fldChar w:fldCharType="end"/>
        </w:r>
      </w:ins>
    </w:p>
    <w:p w14:paraId="69631DDF" w14:textId="77777777" w:rsidR="002B6238" w:rsidRDefault="002B6238">
      <w:pPr>
        <w:pStyle w:val="TOC1"/>
        <w:tabs>
          <w:tab w:val="right" w:leader="dot" w:pos="9350"/>
        </w:tabs>
        <w:rPr>
          <w:ins w:id="208" w:author="Aditya" w:date="2016-01-29T06:15:00Z"/>
          <w:rFonts w:asciiTheme="minorHAnsi" w:eastAsiaTheme="minorEastAsia" w:hAnsiTheme="minorHAnsi"/>
          <w:b w:val="0"/>
          <w:noProof/>
          <w:sz w:val="22"/>
        </w:rPr>
      </w:pPr>
      <w:ins w:id="209"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"_Toc441811460"</w:instrText>
        </w:r>
        <w:r w:rsidRPr="004707BA">
          <w:rPr>
            <w:rStyle w:val="Hyperlink"/>
            <w:noProof/>
          </w:rPr>
          <w:instrText xml:space="preserve"> </w:instrText>
        </w:r>
        <w:r w:rsidRPr="004707BA">
          <w:rPr>
            <w:rStyle w:val="Hyperlink"/>
            <w:noProof/>
          </w:rPr>
          <w:fldChar w:fldCharType="separate"/>
        </w:r>
        <w:r w:rsidRPr="004707BA">
          <w:rPr>
            <w:rStyle w:val="Hyperlink"/>
            <w:noProof/>
          </w:rPr>
          <w:t>CHAPTER 2  LITERATURE REVIEW</w:t>
        </w:r>
        <w:r>
          <w:rPr>
            <w:noProof/>
            <w:webHidden/>
          </w:rPr>
          <w:tab/>
        </w:r>
        <w:r>
          <w:rPr>
            <w:noProof/>
            <w:webHidden/>
          </w:rPr>
          <w:fldChar w:fldCharType="begin"/>
        </w:r>
        <w:r>
          <w:rPr>
            <w:noProof/>
            <w:webHidden/>
          </w:rPr>
          <w:instrText xml:space="preserve"> PAGEREF _Toc441811460 \h </w:instrText>
        </w:r>
      </w:ins>
      <w:r>
        <w:rPr>
          <w:noProof/>
          <w:webHidden/>
        </w:rPr>
      </w:r>
      <w:r>
        <w:rPr>
          <w:noProof/>
          <w:webHidden/>
        </w:rPr>
        <w:fldChar w:fldCharType="separate"/>
      </w:r>
      <w:ins w:id="210" w:author="Aditya" w:date="2016-01-29T11:19:00Z">
        <w:r w:rsidR="006C2895">
          <w:rPr>
            <w:noProof/>
            <w:webHidden/>
          </w:rPr>
          <w:t>19</w:t>
        </w:r>
      </w:ins>
      <w:ins w:id="211" w:author="Aditya" w:date="2016-01-29T06:15:00Z">
        <w:r>
          <w:rPr>
            <w:noProof/>
            <w:webHidden/>
          </w:rPr>
          <w:fldChar w:fldCharType="end"/>
        </w:r>
        <w:r w:rsidRPr="004707BA">
          <w:rPr>
            <w:rStyle w:val="Hyperlink"/>
            <w:noProof/>
          </w:rPr>
          <w:fldChar w:fldCharType="end"/>
        </w:r>
      </w:ins>
    </w:p>
    <w:p w14:paraId="1A7DDCFD" w14:textId="77777777" w:rsidR="002B6238" w:rsidRDefault="002B6238">
      <w:pPr>
        <w:pStyle w:val="TOC1"/>
        <w:tabs>
          <w:tab w:val="right" w:leader="dot" w:pos="9350"/>
        </w:tabs>
        <w:rPr>
          <w:ins w:id="212" w:author="Aditya" w:date="2016-01-29T06:15:00Z"/>
          <w:rFonts w:asciiTheme="minorHAnsi" w:eastAsiaTheme="minorEastAsia" w:hAnsiTheme="minorHAnsi"/>
          <w:b w:val="0"/>
          <w:noProof/>
          <w:sz w:val="22"/>
        </w:rPr>
      </w:pPr>
      <w:ins w:id="213"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"_Toc441811461"</w:instrText>
        </w:r>
        <w:r w:rsidRPr="004707BA">
          <w:rPr>
            <w:rStyle w:val="Hyperlink"/>
            <w:noProof/>
          </w:rPr>
          <w:instrText xml:space="preserve"> </w:instrText>
        </w:r>
        <w:r w:rsidRPr="004707BA">
          <w:rPr>
            <w:rStyle w:val="Hyperlink"/>
            <w:noProof/>
          </w:rPr>
          <w:fldChar w:fldCharType="separate"/>
        </w:r>
        <w:r w:rsidRPr="004707BA">
          <w:rPr>
            <w:rStyle w:val="Hyperlink"/>
            <w:noProof/>
          </w:rPr>
          <w:t>CHAPTER 3  OVERVIEW OF MACHINE LEARNING TECHNIQUES</w:t>
        </w:r>
        <w:r>
          <w:rPr>
            <w:noProof/>
            <w:webHidden/>
          </w:rPr>
          <w:tab/>
        </w:r>
        <w:r>
          <w:rPr>
            <w:noProof/>
            <w:webHidden/>
          </w:rPr>
          <w:fldChar w:fldCharType="begin"/>
        </w:r>
        <w:r>
          <w:rPr>
            <w:noProof/>
            <w:webHidden/>
          </w:rPr>
          <w:instrText xml:space="preserve"> PAGEREF _Toc441811461 \h </w:instrText>
        </w:r>
      </w:ins>
      <w:r>
        <w:rPr>
          <w:noProof/>
          <w:webHidden/>
        </w:rPr>
      </w:r>
      <w:r>
        <w:rPr>
          <w:noProof/>
          <w:webHidden/>
        </w:rPr>
        <w:fldChar w:fldCharType="separate"/>
      </w:r>
      <w:ins w:id="214" w:author="Aditya" w:date="2016-01-29T11:19:00Z">
        <w:r w:rsidR="006C2895">
          <w:rPr>
            <w:noProof/>
            <w:webHidden/>
          </w:rPr>
          <w:t>23</w:t>
        </w:r>
      </w:ins>
      <w:ins w:id="215" w:author="Aditya" w:date="2016-01-29T06:15:00Z">
        <w:r>
          <w:rPr>
            <w:noProof/>
            <w:webHidden/>
          </w:rPr>
          <w:fldChar w:fldCharType="end"/>
        </w:r>
        <w:r w:rsidRPr="004707BA">
          <w:rPr>
            <w:rStyle w:val="Hyperlink"/>
            <w:noProof/>
          </w:rPr>
          <w:fldChar w:fldCharType="end"/>
        </w:r>
      </w:ins>
    </w:p>
    <w:p w14:paraId="69939BBE" w14:textId="77777777" w:rsidR="002B6238" w:rsidRDefault="002B6238">
      <w:pPr>
        <w:pStyle w:val="TOC3"/>
        <w:tabs>
          <w:tab w:val="right" w:leader="dot" w:pos="9350"/>
        </w:tabs>
        <w:rPr>
          <w:ins w:id="216" w:author="Aditya" w:date="2016-01-29T06:15:00Z"/>
          <w:rFonts w:asciiTheme="minorHAnsi" w:hAnsiTheme="minorHAnsi"/>
          <w:noProof/>
          <w:sz w:val="22"/>
        </w:rPr>
      </w:pPr>
      <w:ins w:id="217"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"_Toc441811462"</w:instrText>
        </w:r>
        <w:r w:rsidRPr="004707BA">
          <w:rPr>
            <w:rStyle w:val="Hyperlink"/>
            <w:noProof/>
          </w:rPr>
          <w:instrText xml:space="preserve"> </w:instrText>
        </w:r>
        <w:r w:rsidRPr="004707BA">
          <w:rPr>
            <w:rStyle w:val="Hyperlink"/>
            <w:noProof/>
          </w:rPr>
          <w:fldChar w:fldCharType="separate"/>
        </w:r>
        <w:r w:rsidRPr="004707BA">
          <w:rPr>
            <w:rStyle w:val="Hyperlink"/>
            <w:noProof/>
          </w:rPr>
          <w:t>3.1 Reinforcement Learning (RL)</w:t>
        </w:r>
        <w:r>
          <w:rPr>
            <w:noProof/>
            <w:webHidden/>
          </w:rPr>
          <w:tab/>
        </w:r>
        <w:r>
          <w:rPr>
            <w:noProof/>
            <w:webHidden/>
          </w:rPr>
          <w:fldChar w:fldCharType="begin"/>
        </w:r>
        <w:r>
          <w:rPr>
            <w:noProof/>
            <w:webHidden/>
          </w:rPr>
          <w:instrText xml:space="preserve"> PAGEREF _Toc441811462 \h </w:instrText>
        </w:r>
      </w:ins>
      <w:r>
        <w:rPr>
          <w:noProof/>
          <w:webHidden/>
        </w:rPr>
      </w:r>
      <w:r>
        <w:rPr>
          <w:noProof/>
          <w:webHidden/>
        </w:rPr>
        <w:fldChar w:fldCharType="separate"/>
      </w:r>
      <w:ins w:id="218" w:author="Aditya" w:date="2016-01-29T11:19:00Z">
        <w:r w:rsidR="006C2895">
          <w:rPr>
            <w:noProof/>
            <w:webHidden/>
          </w:rPr>
          <w:t>23</w:t>
        </w:r>
      </w:ins>
      <w:ins w:id="219" w:author="Aditya" w:date="2016-01-29T06:15:00Z">
        <w:r>
          <w:rPr>
            <w:noProof/>
            <w:webHidden/>
          </w:rPr>
          <w:fldChar w:fldCharType="end"/>
        </w:r>
        <w:r w:rsidRPr="004707BA">
          <w:rPr>
            <w:rStyle w:val="Hyperlink"/>
            <w:noProof/>
          </w:rPr>
          <w:fldChar w:fldCharType="end"/>
        </w:r>
      </w:ins>
    </w:p>
    <w:p w14:paraId="5ECAACF3" w14:textId="77777777" w:rsidR="002B6238" w:rsidRDefault="002B6238">
      <w:pPr>
        <w:pStyle w:val="TOC3"/>
        <w:tabs>
          <w:tab w:val="right" w:leader="dot" w:pos="9350"/>
        </w:tabs>
        <w:rPr>
          <w:ins w:id="220" w:author="Aditya" w:date="2016-01-29T06:15:00Z"/>
          <w:rFonts w:asciiTheme="minorHAnsi" w:hAnsiTheme="minorHAnsi"/>
          <w:noProof/>
          <w:sz w:val="22"/>
        </w:rPr>
      </w:pPr>
      <w:ins w:id="221"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"_Toc441811463"</w:instrText>
        </w:r>
        <w:r w:rsidRPr="004707BA">
          <w:rPr>
            <w:rStyle w:val="Hyperlink"/>
            <w:noProof/>
          </w:rPr>
          <w:instrText xml:space="preserve"> </w:instrText>
        </w:r>
        <w:r w:rsidRPr="004707BA">
          <w:rPr>
            <w:rStyle w:val="Hyperlink"/>
            <w:noProof/>
          </w:rPr>
          <w:fldChar w:fldCharType="separate"/>
        </w:r>
        <w:r w:rsidRPr="004707BA">
          <w:rPr>
            <w:rStyle w:val="Hyperlink"/>
            <w:noProof/>
          </w:rPr>
          <w:t>3.2 RL with Neural Networks</w:t>
        </w:r>
        <w:r>
          <w:rPr>
            <w:noProof/>
            <w:webHidden/>
          </w:rPr>
          <w:tab/>
        </w:r>
        <w:r>
          <w:rPr>
            <w:noProof/>
            <w:webHidden/>
          </w:rPr>
          <w:fldChar w:fldCharType="begin"/>
        </w:r>
        <w:r>
          <w:rPr>
            <w:noProof/>
            <w:webHidden/>
          </w:rPr>
          <w:instrText xml:space="preserve"> PAGEREF _Toc441811463 \h </w:instrText>
        </w:r>
      </w:ins>
      <w:r>
        <w:rPr>
          <w:noProof/>
          <w:webHidden/>
        </w:rPr>
      </w:r>
      <w:r>
        <w:rPr>
          <w:noProof/>
          <w:webHidden/>
        </w:rPr>
        <w:fldChar w:fldCharType="separate"/>
      </w:r>
      <w:ins w:id="222" w:author="Aditya" w:date="2016-01-29T11:19:00Z">
        <w:r w:rsidR="006C2895">
          <w:rPr>
            <w:noProof/>
            <w:webHidden/>
          </w:rPr>
          <w:t>27</w:t>
        </w:r>
      </w:ins>
      <w:ins w:id="223" w:author="Aditya" w:date="2016-01-29T06:15:00Z">
        <w:r>
          <w:rPr>
            <w:noProof/>
            <w:webHidden/>
          </w:rPr>
          <w:fldChar w:fldCharType="end"/>
        </w:r>
        <w:r w:rsidRPr="004707BA">
          <w:rPr>
            <w:rStyle w:val="Hyperlink"/>
            <w:noProof/>
          </w:rPr>
          <w:fldChar w:fldCharType="end"/>
        </w:r>
      </w:ins>
    </w:p>
    <w:p w14:paraId="2059D9D2" w14:textId="77777777" w:rsidR="002B6238" w:rsidRDefault="002B6238">
      <w:pPr>
        <w:pStyle w:val="TOC3"/>
        <w:tabs>
          <w:tab w:val="right" w:leader="dot" w:pos="9350"/>
        </w:tabs>
        <w:rPr>
          <w:ins w:id="224" w:author="Aditya" w:date="2016-01-29T06:15:00Z"/>
          <w:rFonts w:asciiTheme="minorHAnsi" w:hAnsiTheme="minorHAnsi"/>
          <w:noProof/>
          <w:sz w:val="22"/>
        </w:rPr>
      </w:pPr>
      <w:ins w:id="225"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"_Toc441811464"</w:instrText>
        </w:r>
        <w:r w:rsidRPr="004707BA">
          <w:rPr>
            <w:rStyle w:val="Hyperlink"/>
            <w:noProof/>
          </w:rPr>
          <w:instrText xml:space="preserve"> </w:instrText>
        </w:r>
        <w:r w:rsidRPr="004707BA">
          <w:rPr>
            <w:rStyle w:val="Hyperlink"/>
            <w:noProof/>
          </w:rPr>
          <w:fldChar w:fldCharType="separate"/>
        </w:r>
        <w:r w:rsidRPr="004707BA">
          <w:rPr>
            <w:rStyle w:val="Hyperlink"/>
            <w:noProof/>
          </w:rPr>
          <w:t>3.3 Fuzzy Logic</w:t>
        </w:r>
        <w:r>
          <w:rPr>
            <w:noProof/>
            <w:webHidden/>
          </w:rPr>
          <w:tab/>
        </w:r>
        <w:r>
          <w:rPr>
            <w:noProof/>
            <w:webHidden/>
          </w:rPr>
          <w:fldChar w:fldCharType="begin"/>
        </w:r>
        <w:r>
          <w:rPr>
            <w:noProof/>
            <w:webHidden/>
          </w:rPr>
          <w:instrText xml:space="preserve"> PAGEREF _Toc441811464 \h </w:instrText>
        </w:r>
      </w:ins>
      <w:r>
        <w:rPr>
          <w:noProof/>
          <w:webHidden/>
        </w:rPr>
      </w:r>
      <w:r>
        <w:rPr>
          <w:noProof/>
          <w:webHidden/>
        </w:rPr>
        <w:fldChar w:fldCharType="separate"/>
      </w:r>
      <w:ins w:id="226" w:author="Aditya" w:date="2016-01-29T11:19:00Z">
        <w:r w:rsidR="006C2895">
          <w:rPr>
            <w:noProof/>
            <w:webHidden/>
          </w:rPr>
          <w:t>29</w:t>
        </w:r>
      </w:ins>
      <w:ins w:id="227" w:author="Aditya" w:date="2016-01-29T06:15:00Z">
        <w:r>
          <w:rPr>
            <w:noProof/>
            <w:webHidden/>
          </w:rPr>
          <w:fldChar w:fldCharType="end"/>
        </w:r>
        <w:r w:rsidRPr="004707BA">
          <w:rPr>
            <w:rStyle w:val="Hyperlink"/>
            <w:noProof/>
          </w:rPr>
          <w:fldChar w:fldCharType="end"/>
        </w:r>
      </w:ins>
    </w:p>
    <w:p w14:paraId="32060436" w14:textId="77777777" w:rsidR="002B6238" w:rsidRDefault="002B6238">
      <w:pPr>
        <w:pStyle w:val="TOC3"/>
        <w:tabs>
          <w:tab w:val="right" w:leader="dot" w:pos="9350"/>
        </w:tabs>
        <w:rPr>
          <w:ins w:id="228" w:author="Aditya" w:date="2016-01-29T06:15:00Z"/>
          <w:rFonts w:asciiTheme="minorHAnsi" w:hAnsiTheme="minorHAnsi"/>
          <w:noProof/>
          <w:sz w:val="22"/>
        </w:rPr>
      </w:pPr>
      <w:ins w:id="229"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"_Toc441811465"</w:instrText>
        </w:r>
        <w:r w:rsidRPr="004707BA">
          <w:rPr>
            <w:rStyle w:val="Hyperlink"/>
            <w:noProof/>
          </w:rPr>
          <w:instrText xml:space="preserve"> </w:instrText>
        </w:r>
        <w:r w:rsidRPr="004707BA">
          <w:rPr>
            <w:rStyle w:val="Hyperlink"/>
            <w:noProof/>
          </w:rPr>
          <w:fldChar w:fldCharType="separate"/>
        </w:r>
        <w:r w:rsidRPr="004707BA">
          <w:rPr>
            <w:rStyle w:val="Hyperlink"/>
            <w:noProof/>
          </w:rPr>
          <w:t>3.4 Linear Discriminant Analysis (LDA)</w:t>
        </w:r>
        <w:r>
          <w:rPr>
            <w:noProof/>
            <w:webHidden/>
          </w:rPr>
          <w:tab/>
        </w:r>
        <w:r>
          <w:rPr>
            <w:noProof/>
            <w:webHidden/>
          </w:rPr>
          <w:fldChar w:fldCharType="begin"/>
        </w:r>
        <w:r>
          <w:rPr>
            <w:noProof/>
            <w:webHidden/>
          </w:rPr>
          <w:instrText xml:space="preserve"> PAGEREF _Toc441811465 \h </w:instrText>
        </w:r>
      </w:ins>
      <w:r>
        <w:rPr>
          <w:noProof/>
          <w:webHidden/>
        </w:rPr>
      </w:r>
      <w:r>
        <w:rPr>
          <w:noProof/>
          <w:webHidden/>
        </w:rPr>
        <w:fldChar w:fldCharType="separate"/>
      </w:r>
      <w:ins w:id="230" w:author="Aditya" w:date="2016-01-29T11:19:00Z">
        <w:r w:rsidR="006C2895">
          <w:rPr>
            <w:noProof/>
            <w:webHidden/>
          </w:rPr>
          <w:t>30</w:t>
        </w:r>
      </w:ins>
      <w:ins w:id="231" w:author="Aditya" w:date="2016-01-29T06:15:00Z">
        <w:r>
          <w:rPr>
            <w:noProof/>
            <w:webHidden/>
          </w:rPr>
          <w:fldChar w:fldCharType="end"/>
        </w:r>
        <w:r w:rsidRPr="004707BA">
          <w:rPr>
            <w:rStyle w:val="Hyperlink"/>
            <w:noProof/>
          </w:rPr>
          <w:fldChar w:fldCharType="end"/>
        </w:r>
      </w:ins>
    </w:p>
    <w:p w14:paraId="2BDC6AED" w14:textId="77777777" w:rsidR="002B6238" w:rsidRDefault="002B6238">
      <w:pPr>
        <w:pStyle w:val="TOC1"/>
        <w:tabs>
          <w:tab w:val="right" w:leader="dot" w:pos="9350"/>
        </w:tabs>
        <w:rPr>
          <w:ins w:id="232" w:author="Aditya" w:date="2016-01-29T06:15:00Z"/>
          <w:rFonts w:asciiTheme="minorHAnsi" w:eastAsiaTheme="minorEastAsia" w:hAnsiTheme="minorHAnsi"/>
          <w:b w:val="0"/>
          <w:noProof/>
          <w:sz w:val="22"/>
        </w:rPr>
      </w:pPr>
      <w:ins w:id="233"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"_Toc441811466"</w:instrText>
        </w:r>
        <w:r w:rsidRPr="004707BA">
          <w:rPr>
            <w:rStyle w:val="Hyperlink"/>
            <w:noProof/>
          </w:rPr>
          <w:instrText xml:space="preserve"> </w:instrText>
        </w:r>
        <w:r w:rsidRPr="004707BA">
          <w:rPr>
            <w:rStyle w:val="Hyperlink"/>
            <w:noProof/>
          </w:rPr>
          <w:fldChar w:fldCharType="separate"/>
        </w:r>
        <w:r w:rsidRPr="004707BA">
          <w:rPr>
            <w:rStyle w:val="Hyperlink"/>
            <w:noProof/>
          </w:rPr>
          <w:t>CHAPTER 4  APPLICATION ORIENTED STUDY OF OFFLOADING</w:t>
        </w:r>
        <w:r>
          <w:rPr>
            <w:noProof/>
            <w:webHidden/>
          </w:rPr>
          <w:tab/>
        </w:r>
        <w:r>
          <w:rPr>
            <w:noProof/>
            <w:webHidden/>
          </w:rPr>
          <w:fldChar w:fldCharType="begin"/>
        </w:r>
        <w:r>
          <w:rPr>
            <w:noProof/>
            <w:webHidden/>
          </w:rPr>
          <w:instrText xml:space="preserve"> PAGEREF _Toc441811466 \h </w:instrText>
        </w:r>
      </w:ins>
      <w:r>
        <w:rPr>
          <w:noProof/>
          <w:webHidden/>
        </w:rPr>
      </w:r>
      <w:r>
        <w:rPr>
          <w:noProof/>
          <w:webHidden/>
        </w:rPr>
        <w:fldChar w:fldCharType="separate"/>
      </w:r>
      <w:ins w:id="234" w:author="Aditya" w:date="2016-01-29T11:19:00Z">
        <w:r w:rsidR="006C2895">
          <w:rPr>
            <w:noProof/>
            <w:webHidden/>
          </w:rPr>
          <w:t>32</w:t>
        </w:r>
      </w:ins>
      <w:ins w:id="235" w:author="Aditya" w:date="2016-01-29T06:15:00Z">
        <w:r>
          <w:rPr>
            <w:noProof/>
            <w:webHidden/>
          </w:rPr>
          <w:fldChar w:fldCharType="end"/>
        </w:r>
        <w:r w:rsidRPr="004707BA">
          <w:rPr>
            <w:rStyle w:val="Hyperlink"/>
            <w:noProof/>
          </w:rPr>
          <w:fldChar w:fldCharType="end"/>
        </w:r>
      </w:ins>
    </w:p>
    <w:p w14:paraId="41FEE1BC" w14:textId="77777777" w:rsidR="002B6238" w:rsidRDefault="002B6238">
      <w:pPr>
        <w:pStyle w:val="TOC3"/>
        <w:tabs>
          <w:tab w:val="right" w:leader="dot" w:pos="9350"/>
        </w:tabs>
        <w:rPr>
          <w:ins w:id="236" w:author="Aditya" w:date="2016-01-29T06:15:00Z"/>
          <w:rFonts w:asciiTheme="minorHAnsi" w:hAnsiTheme="minorHAnsi"/>
          <w:noProof/>
          <w:sz w:val="22"/>
        </w:rPr>
      </w:pPr>
      <w:ins w:id="237"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"_Toc441811467"</w:instrText>
        </w:r>
        <w:r w:rsidRPr="004707BA">
          <w:rPr>
            <w:rStyle w:val="Hyperlink"/>
            <w:noProof/>
          </w:rPr>
          <w:instrText xml:space="preserve"> </w:instrText>
        </w:r>
        <w:r w:rsidRPr="004707BA">
          <w:rPr>
            <w:rStyle w:val="Hyperlink"/>
            <w:noProof/>
          </w:rPr>
          <w:fldChar w:fldCharType="separate"/>
        </w:r>
        <w:r w:rsidRPr="004707BA">
          <w:rPr>
            <w:rStyle w:val="Hyperlink"/>
            <w:noProof/>
          </w:rPr>
          <w:t>4.1 Experimental Setup</w:t>
        </w:r>
        <w:r>
          <w:rPr>
            <w:noProof/>
            <w:webHidden/>
          </w:rPr>
          <w:tab/>
        </w:r>
        <w:r>
          <w:rPr>
            <w:noProof/>
            <w:webHidden/>
          </w:rPr>
          <w:fldChar w:fldCharType="begin"/>
        </w:r>
        <w:r>
          <w:rPr>
            <w:noProof/>
            <w:webHidden/>
          </w:rPr>
          <w:instrText xml:space="preserve"> PAGEREF _Toc441811467 \h </w:instrText>
        </w:r>
      </w:ins>
      <w:r>
        <w:rPr>
          <w:noProof/>
          <w:webHidden/>
        </w:rPr>
      </w:r>
      <w:r>
        <w:rPr>
          <w:noProof/>
          <w:webHidden/>
        </w:rPr>
        <w:fldChar w:fldCharType="separate"/>
      </w:r>
      <w:ins w:id="238" w:author="Aditya" w:date="2016-01-29T11:19:00Z">
        <w:r w:rsidR="006C2895">
          <w:rPr>
            <w:noProof/>
            <w:webHidden/>
          </w:rPr>
          <w:t>33</w:t>
        </w:r>
      </w:ins>
      <w:ins w:id="239" w:author="Aditya" w:date="2016-01-29T06:15:00Z">
        <w:r>
          <w:rPr>
            <w:noProof/>
            <w:webHidden/>
          </w:rPr>
          <w:fldChar w:fldCharType="end"/>
        </w:r>
        <w:r w:rsidRPr="004707BA">
          <w:rPr>
            <w:rStyle w:val="Hyperlink"/>
            <w:noProof/>
          </w:rPr>
          <w:fldChar w:fldCharType="end"/>
        </w:r>
      </w:ins>
    </w:p>
    <w:p w14:paraId="6A26C8C1" w14:textId="77777777" w:rsidR="002B6238" w:rsidRDefault="002B6238">
      <w:pPr>
        <w:pStyle w:val="TOC3"/>
        <w:tabs>
          <w:tab w:val="right" w:leader="dot" w:pos="9350"/>
        </w:tabs>
        <w:rPr>
          <w:ins w:id="240" w:author="Aditya" w:date="2016-01-29T06:15:00Z"/>
          <w:rFonts w:asciiTheme="minorHAnsi" w:hAnsiTheme="minorHAnsi"/>
          <w:noProof/>
          <w:sz w:val="22"/>
        </w:rPr>
      </w:pPr>
      <w:ins w:id="241"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"_Toc441811468"</w:instrText>
        </w:r>
        <w:r w:rsidRPr="004707BA">
          <w:rPr>
            <w:rStyle w:val="Hyperlink"/>
            <w:noProof/>
          </w:rPr>
          <w:instrText xml:space="preserve"> </w:instrText>
        </w:r>
        <w:r w:rsidRPr="004707BA">
          <w:rPr>
            <w:rStyle w:val="Hyperlink"/>
            <w:noProof/>
          </w:rPr>
          <w:fldChar w:fldCharType="separate"/>
        </w:r>
        <w:r w:rsidRPr="004707BA">
          <w:rPr>
            <w:rStyle w:val="Hyperlink"/>
            <w:noProof/>
          </w:rPr>
          <w:t>4.2 Smartphone Offloading Applications</w:t>
        </w:r>
        <w:r>
          <w:rPr>
            <w:noProof/>
            <w:webHidden/>
          </w:rPr>
          <w:tab/>
        </w:r>
        <w:r>
          <w:rPr>
            <w:noProof/>
            <w:webHidden/>
          </w:rPr>
          <w:fldChar w:fldCharType="begin"/>
        </w:r>
        <w:r>
          <w:rPr>
            <w:noProof/>
            <w:webHidden/>
          </w:rPr>
          <w:instrText xml:space="preserve"> PAGEREF _Toc441811468 \h </w:instrText>
        </w:r>
      </w:ins>
      <w:r>
        <w:rPr>
          <w:noProof/>
          <w:webHidden/>
        </w:rPr>
      </w:r>
      <w:r>
        <w:rPr>
          <w:noProof/>
          <w:webHidden/>
        </w:rPr>
        <w:fldChar w:fldCharType="separate"/>
      </w:r>
      <w:ins w:id="242" w:author="Aditya" w:date="2016-01-29T11:19:00Z">
        <w:r w:rsidR="006C2895">
          <w:rPr>
            <w:noProof/>
            <w:webHidden/>
          </w:rPr>
          <w:t>34</w:t>
        </w:r>
      </w:ins>
      <w:ins w:id="243" w:author="Aditya" w:date="2016-01-29T06:15:00Z">
        <w:r>
          <w:rPr>
            <w:noProof/>
            <w:webHidden/>
          </w:rPr>
          <w:fldChar w:fldCharType="end"/>
        </w:r>
        <w:r w:rsidRPr="004707BA">
          <w:rPr>
            <w:rStyle w:val="Hyperlink"/>
            <w:noProof/>
          </w:rPr>
          <w:fldChar w:fldCharType="end"/>
        </w:r>
      </w:ins>
    </w:p>
    <w:p w14:paraId="6CF07DAF" w14:textId="77777777" w:rsidR="002B6238" w:rsidRDefault="002B6238">
      <w:pPr>
        <w:pStyle w:val="TOC3"/>
        <w:tabs>
          <w:tab w:val="right" w:leader="dot" w:pos="9350"/>
        </w:tabs>
        <w:rPr>
          <w:ins w:id="244" w:author="Aditya" w:date="2016-01-29T06:15:00Z"/>
          <w:rFonts w:asciiTheme="minorHAnsi" w:hAnsiTheme="minorHAnsi"/>
          <w:noProof/>
          <w:sz w:val="22"/>
        </w:rPr>
      </w:pPr>
      <w:ins w:id="245"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"_Toc441811469"</w:instrText>
        </w:r>
        <w:r w:rsidRPr="004707BA">
          <w:rPr>
            <w:rStyle w:val="Hyperlink"/>
            <w:noProof/>
          </w:rPr>
          <w:instrText xml:space="preserve"> </w:instrText>
        </w:r>
        <w:r w:rsidRPr="004707BA">
          <w:rPr>
            <w:rStyle w:val="Hyperlink"/>
            <w:noProof/>
          </w:rPr>
          <w:fldChar w:fldCharType="separate"/>
        </w:r>
        <w:r w:rsidRPr="004707BA">
          <w:rPr>
            <w:rStyle w:val="Hyperlink"/>
            <w:noProof/>
          </w:rPr>
          <w:t>4.3 Summary of Findings</w:t>
        </w:r>
        <w:r>
          <w:rPr>
            <w:noProof/>
            <w:webHidden/>
          </w:rPr>
          <w:tab/>
        </w:r>
        <w:r>
          <w:rPr>
            <w:noProof/>
            <w:webHidden/>
          </w:rPr>
          <w:fldChar w:fldCharType="begin"/>
        </w:r>
        <w:r>
          <w:rPr>
            <w:noProof/>
            <w:webHidden/>
          </w:rPr>
          <w:instrText xml:space="preserve"> PAGEREF _Toc441811469 \h </w:instrText>
        </w:r>
      </w:ins>
      <w:r>
        <w:rPr>
          <w:noProof/>
          <w:webHidden/>
        </w:rPr>
      </w:r>
      <w:r>
        <w:rPr>
          <w:noProof/>
          <w:webHidden/>
        </w:rPr>
        <w:fldChar w:fldCharType="separate"/>
      </w:r>
      <w:ins w:id="246" w:author="Aditya" w:date="2016-01-29T11:19:00Z">
        <w:r w:rsidR="006C2895">
          <w:rPr>
            <w:noProof/>
            <w:webHidden/>
          </w:rPr>
          <w:t>41</w:t>
        </w:r>
      </w:ins>
      <w:ins w:id="247" w:author="Aditya" w:date="2016-01-29T06:15:00Z">
        <w:r>
          <w:rPr>
            <w:noProof/>
            <w:webHidden/>
          </w:rPr>
          <w:fldChar w:fldCharType="end"/>
        </w:r>
        <w:r w:rsidRPr="004707BA">
          <w:rPr>
            <w:rStyle w:val="Hyperlink"/>
            <w:noProof/>
          </w:rPr>
          <w:fldChar w:fldCharType="end"/>
        </w:r>
      </w:ins>
    </w:p>
    <w:p w14:paraId="6112A027" w14:textId="77777777" w:rsidR="002B6238" w:rsidRDefault="002B6238">
      <w:pPr>
        <w:pStyle w:val="TOC1"/>
        <w:tabs>
          <w:tab w:val="right" w:leader="dot" w:pos="9350"/>
        </w:tabs>
        <w:rPr>
          <w:ins w:id="248" w:author="Aditya" w:date="2016-01-29T06:15:00Z"/>
          <w:rFonts w:asciiTheme="minorHAnsi" w:eastAsiaTheme="minorEastAsia" w:hAnsiTheme="minorHAnsi"/>
          <w:b w:val="0"/>
          <w:noProof/>
          <w:sz w:val="22"/>
        </w:rPr>
      </w:pPr>
      <w:ins w:id="249"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"_Toc441811470"</w:instrText>
        </w:r>
        <w:r w:rsidRPr="004707BA">
          <w:rPr>
            <w:rStyle w:val="Hyperlink"/>
            <w:noProof/>
          </w:rPr>
          <w:instrText xml:space="preserve"> </w:instrText>
        </w:r>
        <w:r w:rsidRPr="004707BA">
          <w:rPr>
            <w:rStyle w:val="Hyperlink"/>
            <w:noProof/>
          </w:rPr>
          <w:fldChar w:fldCharType="separate"/>
        </w:r>
        <w:r w:rsidRPr="004707BA">
          <w:rPr>
            <w:rStyle w:val="Hyperlink"/>
            <w:noProof/>
          </w:rPr>
          <w:t>CHAPTER 5  MIDDLEWARE FRAMEWORK FOR SMART OFFLOADING</w:t>
        </w:r>
        <w:r>
          <w:rPr>
            <w:noProof/>
            <w:webHidden/>
          </w:rPr>
          <w:tab/>
        </w:r>
        <w:r>
          <w:rPr>
            <w:noProof/>
            <w:webHidden/>
          </w:rPr>
          <w:fldChar w:fldCharType="begin"/>
        </w:r>
        <w:r>
          <w:rPr>
            <w:noProof/>
            <w:webHidden/>
          </w:rPr>
          <w:instrText xml:space="preserve"> PAGEREF _Toc441811470 \h </w:instrText>
        </w:r>
      </w:ins>
      <w:r>
        <w:rPr>
          <w:noProof/>
          <w:webHidden/>
        </w:rPr>
      </w:r>
      <w:r>
        <w:rPr>
          <w:noProof/>
          <w:webHidden/>
        </w:rPr>
        <w:fldChar w:fldCharType="separate"/>
      </w:r>
      <w:ins w:id="250" w:author="Aditya" w:date="2016-01-29T11:19:00Z">
        <w:r w:rsidR="006C2895">
          <w:rPr>
            <w:noProof/>
            <w:webHidden/>
          </w:rPr>
          <w:t>43</w:t>
        </w:r>
      </w:ins>
      <w:ins w:id="251" w:author="Aditya" w:date="2016-01-29T06:15:00Z">
        <w:r>
          <w:rPr>
            <w:noProof/>
            <w:webHidden/>
          </w:rPr>
          <w:fldChar w:fldCharType="end"/>
        </w:r>
        <w:r w:rsidRPr="004707BA">
          <w:rPr>
            <w:rStyle w:val="Hyperlink"/>
            <w:noProof/>
          </w:rPr>
          <w:fldChar w:fldCharType="end"/>
        </w:r>
      </w:ins>
    </w:p>
    <w:p w14:paraId="2296E27E" w14:textId="77777777" w:rsidR="002B6238" w:rsidRDefault="002B6238">
      <w:pPr>
        <w:pStyle w:val="TOC3"/>
        <w:tabs>
          <w:tab w:val="right" w:leader="dot" w:pos="9350"/>
        </w:tabs>
        <w:rPr>
          <w:ins w:id="252" w:author="Aditya" w:date="2016-01-29T06:15:00Z"/>
          <w:rFonts w:asciiTheme="minorHAnsi" w:hAnsiTheme="minorHAnsi"/>
          <w:noProof/>
          <w:sz w:val="22"/>
        </w:rPr>
      </w:pPr>
      <w:ins w:id="253"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"_Toc441811471"</w:instrText>
        </w:r>
        <w:r w:rsidRPr="004707BA">
          <w:rPr>
            <w:rStyle w:val="Hyperlink"/>
            <w:noProof/>
          </w:rPr>
          <w:instrText xml:space="preserve"> </w:instrText>
        </w:r>
        <w:r w:rsidRPr="004707BA">
          <w:rPr>
            <w:rStyle w:val="Hyperlink"/>
            <w:noProof/>
          </w:rPr>
          <w:fldChar w:fldCharType="separate"/>
        </w:r>
        <w:r w:rsidRPr="004707BA">
          <w:rPr>
            <w:rStyle w:val="Hyperlink"/>
            <w:noProof/>
          </w:rPr>
          <w:t>5.1 Need to choose right network while offloading because of Network Inconsistency</w:t>
        </w:r>
        <w:r>
          <w:rPr>
            <w:noProof/>
            <w:webHidden/>
          </w:rPr>
          <w:tab/>
        </w:r>
        <w:r>
          <w:rPr>
            <w:noProof/>
            <w:webHidden/>
          </w:rPr>
          <w:fldChar w:fldCharType="begin"/>
        </w:r>
        <w:r>
          <w:rPr>
            <w:noProof/>
            <w:webHidden/>
          </w:rPr>
          <w:instrText xml:space="preserve"> PAGEREF _Toc441811471 \h </w:instrText>
        </w:r>
      </w:ins>
      <w:r>
        <w:rPr>
          <w:noProof/>
          <w:webHidden/>
        </w:rPr>
      </w:r>
      <w:r>
        <w:rPr>
          <w:noProof/>
          <w:webHidden/>
        </w:rPr>
        <w:fldChar w:fldCharType="separate"/>
      </w:r>
      <w:ins w:id="254" w:author="Aditya" w:date="2016-01-29T11:19:00Z">
        <w:r w:rsidR="006C2895">
          <w:rPr>
            <w:noProof/>
            <w:webHidden/>
          </w:rPr>
          <w:t>43</w:t>
        </w:r>
      </w:ins>
      <w:ins w:id="255" w:author="Aditya" w:date="2016-01-29T06:15:00Z">
        <w:r>
          <w:rPr>
            <w:noProof/>
            <w:webHidden/>
          </w:rPr>
          <w:fldChar w:fldCharType="end"/>
        </w:r>
        <w:r w:rsidRPr="004707BA">
          <w:rPr>
            <w:rStyle w:val="Hyperlink"/>
            <w:noProof/>
          </w:rPr>
          <w:fldChar w:fldCharType="end"/>
        </w:r>
      </w:ins>
    </w:p>
    <w:p w14:paraId="117BCBF3" w14:textId="77777777" w:rsidR="002B6238" w:rsidRDefault="002B6238">
      <w:pPr>
        <w:pStyle w:val="TOC3"/>
        <w:tabs>
          <w:tab w:val="right" w:leader="dot" w:pos="9350"/>
        </w:tabs>
        <w:rPr>
          <w:ins w:id="256" w:author="Aditya" w:date="2016-01-29T06:15:00Z"/>
          <w:rFonts w:asciiTheme="minorHAnsi" w:hAnsiTheme="minorHAnsi"/>
          <w:noProof/>
          <w:sz w:val="22"/>
        </w:rPr>
      </w:pPr>
      <w:ins w:id="257"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"_Toc441811472"</w:instrText>
        </w:r>
        <w:r w:rsidRPr="004707BA">
          <w:rPr>
            <w:rStyle w:val="Hyperlink"/>
            <w:noProof/>
          </w:rPr>
          <w:instrText xml:space="preserve"> </w:instrText>
        </w:r>
        <w:r w:rsidRPr="004707BA">
          <w:rPr>
            <w:rStyle w:val="Hyperlink"/>
            <w:noProof/>
          </w:rPr>
          <w:fldChar w:fldCharType="separate"/>
        </w:r>
        <w:r w:rsidRPr="004707BA">
          <w:rPr>
            <w:rStyle w:val="Hyperlink"/>
            <w:noProof/>
          </w:rPr>
          <w:t>5.2 Reinforcement Learning (RL) Decision Engine</w:t>
        </w:r>
        <w:r>
          <w:rPr>
            <w:noProof/>
            <w:webHidden/>
          </w:rPr>
          <w:tab/>
        </w:r>
        <w:r>
          <w:rPr>
            <w:noProof/>
            <w:webHidden/>
          </w:rPr>
          <w:fldChar w:fldCharType="begin"/>
        </w:r>
        <w:r>
          <w:rPr>
            <w:noProof/>
            <w:webHidden/>
          </w:rPr>
          <w:instrText xml:space="preserve"> PAGEREF _Toc441811472 \h </w:instrText>
        </w:r>
      </w:ins>
      <w:r>
        <w:rPr>
          <w:noProof/>
          <w:webHidden/>
        </w:rPr>
      </w:r>
      <w:r>
        <w:rPr>
          <w:noProof/>
          <w:webHidden/>
        </w:rPr>
        <w:fldChar w:fldCharType="separate"/>
      </w:r>
      <w:ins w:id="258" w:author="Aditya" w:date="2016-01-29T11:19:00Z">
        <w:r w:rsidR="006C2895">
          <w:rPr>
            <w:noProof/>
            <w:webHidden/>
          </w:rPr>
          <w:t>44</w:t>
        </w:r>
      </w:ins>
      <w:ins w:id="259" w:author="Aditya" w:date="2016-01-29T06:15:00Z">
        <w:r>
          <w:rPr>
            <w:noProof/>
            <w:webHidden/>
          </w:rPr>
          <w:fldChar w:fldCharType="end"/>
        </w:r>
        <w:r w:rsidRPr="004707BA">
          <w:rPr>
            <w:rStyle w:val="Hyperlink"/>
            <w:noProof/>
          </w:rPr>
          <w:fldChar w:fldCharType="end"/>
        </w:r>
      </w:ins>
    </w:p>
    <w:p w14:paraId="554BEA64" w14:textId="77777777" w:rsidR="002B6238" w:rsidRDefault="002B6238">
      <w:pPr>
        <w:pStyle w:val="TOC3"/>
        <w:tabs>
          <w:tab w:val="right" w:leader="dot" w:pos="9350"/>
        </w:tabs>
        <w:rPr>
          <w:ins w:id="260" w:author="Aditya" w:date="2016-01-29T06:15:00Z"/>
          <w:rFonts w:asciiTheme="minorHAnsi" w:hAnsiTheme="minorHAnsi"/>
          <w:noProof/>
          <w:sz w:val="22"/>
        </w:rPr>
      </w:pPr>
      <w:ins w:id="261"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"_Toc441811473"</w:instrText>
        </w:r>
        <w:r w:rsidRPr="004707BA">
          <w:rPr>
            <w:rStyle w:val="Hyperlink"/>
            <w:noProof/>
          </w:rPr>
          <w:instrText xml:space="preserve"> </w:instrText>
        </w:r>
        <w:r w:rsidRPr="004707BA">
          <w:rPr>
            <w:rStyle w:val="Hyperlink"/>
            <w:noProof/>
          </w:rPr>
          <w:fldChar w:fldCharType="separate"/>
        </w:r>
        <w:r w:rsidRPr="004707BA">
          <w:rPr>
            <w:rStyle w:val="Hyperlink"/>
            <w:noProof/>
          </w:rPr>
          <w:t>5.3 RL with Neural Network</w:t>
        </w:r>
        <w:r>
          <w:rPr>
            <w:noProof/>
            <w:webHidden/>
          </w:rPr>
          <w:tab/>
        </w:r>
        <w:r>
          <w:rPr>
            <w:noProof/>
            <w:webHidden/>
          </w:rPr>
          <w:fldChar w:fldCharType="begin"/>
        </w:r>
        <w:r>
          <w:rPr>
            <w:noProof/>
            <w:webHidden/>
          </w:rPr>
          <w:instrText xml:space="preserve"> PAGEREF _Toc441811473 \h </w:instrText>
        </w:r>
      </w:ins>
      <w:r>
        <w:rPr>
          <w:noProof/>
          <w:webHidden/>
        </w:rPr>
      </w:r>
      <w:r>
        <w:rPr>
          <w:noProof/>
          <w:webHidden/>
        </w:rPr>
        <w:fldChar w:fldCharType="separate"/>
      </w:r>
      <w:ins w:id="262" w:author="Aditya" w:date="2016-01-29T11:19:00Z">
        <w:r w:rsidR="006C2895">
          <w:rPr>
            <w:noProof/>
            <w:webHidden/>
          </w:rPr>
          <w:t>48</w:t>
        </w:r>
      </w:ins>
      <w:ins w:id="263" w:author="Aditya" w:date="2016-01-29T06:15:00Z">
        <w:r>
          <w:rPr>
            <w:noProof/>
            <w:webHidden/>
          </w:rPr>
          <w:fldChar w:fldCharType="end"/>
        </w:r>
        <w:r w:rsidRPr="004707BA">
          <w:rPr>
            <w:rStyle w:val="Hyperlink"/>
            <w:noProof/>
          </w:rPr>
          <w:fldChar w:fldCharType="end"/>
        </w:r>
      </w:ins>
    </w:p>
    <w:p w14:paraId="5C6BD23F" w14:textId="77777777" w:rsidR="002B6238" w:rsidRDefault="002B6238">
      <w:pPr>
        <w:pStyle w:val="TOC3"/>
        <w:tabs>
          <w:tab w:val="right" w:leader="dot" w:pos="9350"/>
        </w:tabs>
        <w:rPr>
          <w:ins w:id="264" w:author="Aditya" w:date="2016-01-29T06:15:00Z"/>
          <w:rFonts w:asciiTheme="minorHAnsi" w:hAnsiTheme="minorHAnsi"/>
          <w:noProof/>
          <w:sz w:val="22"/>
        </w:rPr>
      </w:pPr>
      <w:ins w:id="265"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"_Toc441811474"</w:instrText>
        </w:r>
        <w:r w:rsidRPr="004707BA">
          <w:rPr>
            <w:rStyle w:val="Hyperlink"/>
            <w:noProof/>
          </w:rPr>
          <w:instrText xml:space="preserve"> </w:instrText>
        </w:r>
        <w:r w:rsidRPr="004707BA">
          <w:rPr>
            <w:rStyle w:val="Hyperlink"/>
            <w:noProof/>
          </w:rPr>
          <w:fldChar w:fldCharType="separate"/>
        </w:r>
        <w:r w:rsidRPr="004707BA">
          <w:rPr>
            <w:rStyle w:val="Hyperlink"/>
            <w:noProof/>
          </w:rPr>
          <w:t>5.4 Fuzzy Logic Decision Engine</w:t>
        </w:r>
        <w:r>
          <w:rPr>
            <w:noProof/>
            <w:webHidden/>
          </w:rPr>
          <w:tab/>
        </w:r>
        <w:r>
          <w:rPr>
            <w:noProof/>
            <w:webHidden/>
          </w:rPr>
          <w:fldChar w:fldCharType="begin"/>
        </w:r>
        <w:r>
          <w:rPr>
            <w:noProof/>
            <w:webHidden/>
          </w:rPr>
          <w:instrText xml:space="preserve"> PAGEREF _Toc441811474 \h </w:instrText>
        </w:r>
      </w:ins>
      <w:r>
        <w:rPr>
          <w:noProof/>
          <w:webHidden/>
        </w:rPr>
      </w:r>
      <w:r>
        <w:rPr>
          <w:noProof/>
          <w:webHidden/>
        </w:rPr>
        <w:fldChar w:fldCharType="separate"/>
      </w:r>
      <w:ins w:id="266" w:author="Aditya" w:date="2016-01-29T11:19:00Z">
        <w:r w:rsidR="006C2895">
          <w:rPr>
            <w:noProof/>
            <w:webHidden/>
          </w:rPr>
          <w:t>51</w:t>
        </w:r>
      </w:ins>
      <w:ins w:id="267" w:author="Aditya" w:date="2016-01-29T06:15:00Z">
        <w:r>
          <w:rPr>
            <w:noProof/>
            <w:webHidden/>
          </w:rPr>
          <w:fldChar w:fldCharType="end"/>
        </w:r>
        <w:r w:rsidRPr="004707BA">
          <w:rPr>
            <w:rStyle w:val="Hyperlink"/>
            <w:noProof/>
          </w:rPr>
          <w:fldChar w:fldCharType="end"/>
        </w:r>
      </w:ins>
    </w:p>
    <w:p w14:paraId="2F6DA583" w14:textId="77777777" w:rsidR="002B6238" w:rsidRDefault="002B6238">
      <w:pPr>
        <w:pStyle w:val="TOC3"/>
        <w:tabs>
          <w:tab w:val="right" w:leader="dot" w:pos="9350"/>
        </w:tabs>
        <w:rPr>
          <w:ins w:id="268" w:author="Aditya" w:date="2016-01-29T06:15:00Z"/>
          <w:rFonts w:asciiTheme="minorHAnsi" w:hAnsiTheme="minorHAnsi"/>
          <w:noProof/>
          <w:sz w:val="22"/>
        </w:rPr>
      </w:pPr>
      <w:ins w:id="269"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"_Toc441811475"</w:instrText>
        </w:r>
        <w:r w:rsidRPr="004707BA">
          <w:rPr>
            <w:rStyle w:val="Hyperlink"/>
            <w:noProof/>
          </w:rPr>
          <w:instrText xml:space="preserve"> </w:instrText>
        </w:r>
        <w:r w:rsidRPr="004707BA">
          <w:rPr>
            <w:rStyle w:val="Hyperlink"/>
            <w:noProof/>
          </w:rPr>
          <w:fldChar w:fldCharType="separate"/>
        </w:r>
        <w:r w:rsidRPr="004707BA">
          <w:rPr>
            <w:rStyle w:val="Hyperlink"/>
            <w:noProof/>
          </w:rPr>
          <w:t>5.5 Comparing our Algorithms with previous works</w:t>
        </w:r>
        <w:r>
          <w:rPr>
            <w:noProof/>
            <w:webHidden/>
          </w:rPr>
          <w:tab/>
        </w:r>
        <w:r>
          <w:rPr>
            <w:noProof/>
            <w:webHidden/>
          </w:rPr>
          <w:fldChar w:fldCharType="begin"/>
        </w:r>
        <w:r>
          <w:rPr>
            <w:noProof/>
            <w:webHidden/>
          </w:rPr>
          <w:instrText xml:space="preserve"> PAGEREF _Toc441811475 \h </w:instrText>
        </w:r>
      </w:ins>
      <w:r>
        <w:rPr>
          <w:noProof/>
          <w:webHidden/>
        </w:rPr>
      </w:r>
      <w:r>
        <w:rPr>
          <w:noProof/>
          <w:webHidden/>
        </w:rPr>
        <w:fldChar w:fldCharType="separate"/>
      </w:r>
      <w:ins w:id="270" w:author="Aditya" w:date="2016-01-29T11:19:00Z">
        <w:r w:rsidR="006C2895">
          <w:rPr>
            <w:noProof/>
            <w:webHidden/>
          </w:rPr>
          <w:t>55</w:t>
        </w:r>
      </w:ins>
      <w:ins w:id="271" w:author="Aditya" w:date="2016-01-29T06:15:00Z">
        <w:r>
          <w:rPr>
            <w:noProof/>
            <w:webHidden/>
          </w:rPr>
          <w:fldChar w:fldCharType="end"/>
        </w:r>
        <w:r w:rsidRPr="004707BA">
          <w:rPr>
            <w:rStyle w:val="Hyperlink"/>
            <w:noProof/>
          </w:rPr>
          <w:fldChar w:fldCharType="end"/>
        </w:r>
      </w:ins>
    </w:p>
    <w:p w14:paraId="1C735847" w14:textId="77777777" w:rsidR="002B6238" w:rsidRDefault="002B6238">
      <w:pPr>
        <w:pStyle w:val="TOC1"/>
        <w:tabs>
          <w:tab w:val="right" w:leader="dot" w:pos="9350"/>
        </w:tabs>
        <w:rPr>
          <w:ins w:id="272" w:author="Aditya" w:date="2016-01-29T06:15:00Z"/>
          <w:rFonts w:asciiTheme="minorHAnsi" w:eastAsiaTheme="minorEastAsia" w:hAnsiTheme="minorHAnsi"/>
          <w:b w:val="0"/>
          <w:noProof/>
          <w:sz w:val="22"/>
        </w:rPr>
      </w:pPr>
      <w:ins w:id="273"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"_Toc441811476"</w:instrText>
        </w:r>
        <w:r w:rsidRPr="004707BA">
          <w:rPr>
            <w:rStyle w:val="Hyperlink"/>
            <w:noProof/>
          </w:rPr>
          <w:instrText xml:space="preserve"> </w:instrText>
        </w:r>
        <w:r w:rsidRPr="004707BA">
          <w:rPr>
            <w:rStyle w:val="Hyperlink"/>
            <w:noProof/>
          </w:rPr>
          <w:fldChar w:fldCharType="separate"/>
        </w:r>
        <w:r w:rsidRPr="004707BA">
          <w:rPr>
            <w:rStyle w:val="Hyperlink"/>
            <w:noProof/>
          </w:rPr>
          <w:t>CHAPTER 6  SUMMARY AND FUTURE WORK</w:t>
        </w:r>
        <w:r>
          <w:rPr>
            <w:noProof/>
            <w:webHidden/>
          </w:rPr>
          <w:tab/>
        </w:r>
        <w:r>
          <w:rPr>
            <w:noProof/>
            <w:webHidden/>
          </w:rPr>
          <w:fldChar w:fldCharType="begin"/>
        </w:r>
        <w:r>
          <w:rPr>
            <w:noProof/>
            <w:webHidden/>
          </w:rPr>
          <w:instrText xml:space="preserve"> PAGEREF _Toc441811476 \h </w:instrText>
        </w:r>
      </w:ins>
      <w:r>
        <w:rPr>
          <w:noProof/>
          <w:webHidden/>
        </w:rPr>
      </w:r>
      <w:r>
        <w:rPr>
          <w:noProof/>
          <w:webHidden/>
        </w:rPr>
        <w:fldChar w:fldCharType="separate"/>
      </w:r>
      <w:ins w:id="274" w:author="Aditya" w:date="2016-01-29T11:19:00Z">
        <w:r w:rsidR="006C2895">
          <w:rPr>
            <w:noProof/>
            <w:webHidden/>
          </w:rPr>
          <w:t>57</w:t>
        </w:r>
      </w:ins>
      <w:ins w:id="275" w:author="Aditya" w:date="2016-01-29T06:15:00Z">
        <w:r>
          <w:rPr>
            <w:noProof/>
            <w:webHidden/>
          </w:rPr>
          <w:fldChar w:fldCharType="end"/>
        </w:r>
        <w:r w:rsidRPr="004707BA">
          <w:rPr>
            <w:rStyle w:val="Hyperlink"/>
            <w:noProof/>
          </w:rPr>
          <w:fldChar w:fldCharType="end"/>
        </w:r>
      </w:ins>
    </w:p>
    <w:p w14:paraId="100E4C6D" w14:textId="77777777" w:rsidR="002B6238" w:rsidRDefault="002B6238">
      <w:pPr>
        <w:pStyle w:val="TOC3"/>
        <w:tabs>
          <w:tab w:val="right" w:leader="dot" w:pos="9350"/>
        </w:tabs>
        <w:rPr>
          <w:ins w:id="276" w:author="Aditya" w:date="2016-01-29T06:15:00Z"/>
          <w:rFonts w:asciiTheme="minorHAnsi" w:hAnsiTheme="minorHAnsi"/>
          <w:noProof/>
          <w:sz w:val="22"/>
        </w:rPr>
      </w:pPr>
      <w:ins w:id="277"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"_Toc441811477"</w:instrText>
        </w:r>
        <w:r w:rsidRPr="004707BA">
          <w:rPr>
            <w:rStyle w:val="Hyperlink"/>
            <w:noProof/>
          </w:rPr>
          <w:instrText xml:space="preserve"> </w:instrText>
        </w:r>
        <w:r w:rsidRPr="004707BA">
          <w:rPr>
            <w:rStyle w:val="Hyperlink"/>
            <w:noProof/>
          </w:rPr>
          <w:fldChar w:fldCharType="separate"/>
        </w:r>
        <w:r w:rsidRPr="004707BA">
          <w:rPr>
            <w:rStyle w:val="Hyperlink"/>
            <w:noProof/>
          </w:rPr>
          <w:t>6.2 Future Work</w:t>
        </w:r>
        <w:r>
          <w:rPr>
            <w:noProof/>
            <w:webHidden/>
          </w:rPr>
          <w:tab/>
        </w:r>
        <w:r>
          <w:rPr>
            <w:noProof/>
            <w:webHidden/>
          </w:rPr>
          <w:fldChar w:fldCharType="begin"/>
        </w:r>
        <w:r>
          <w:rPr>
            <w:noProof/>
            <w:webHidden/>
          </w:rPr>
          <w:instrText xml:space="preserve"> PAGEREF _Toc441811477 \h </w:instrText>
        </w:r>
      </w:ins>
      <w:r>
        <w:rPr>
          <w:noProof/>
          <w:webHidden/>
        </w:rPr>
      </w:r>
      <w:r>
        <w:rPr>
          <w:noProof/>
          <w:webHidden/>
        </w:rPr>
        <w:fldChar w:fldCharType="separate"/>
      </w:r>
      <w:ins w:id="278" w:author="Aditya" w:date="2016-01-29T11:19:00Z">
        <w:r w:rsidR="006C2895">
          <w:rPr>
            <w:noProof/>
            <w:webHidden/>
          </w:rPr>
          <w:t>58</w:t>
        </w:r>
      </w:ins>
      <w:ins w:id="279" w:author="Aditya" w:date="2016-01-29T06:15:00Z">
        <w:r>
          <w:rPr>
            <w:noProof/>
            <w:webHidden/>
          </w:rPr>
          <w:fldChar w:fldCharType="end"/>
        </w:r>
        <w:r w:rsidRPr="004707BA">
          <w:rPr>
            <w:rStyle w:val="Hyperlink"/>
            <w:noProof/>
          </w:rPr>
          <w:fldChar w:fldCharType="end"/>
        </w:r>
      </w:ins>
    </w:p>
    <w:p w14:paraId="0F96A0A8" w14:textId="77777777" w:rsidR="002B6238" w:rsidRDefault="002B6238">
      <w:pPr>
        <w:pStyle w:val="TOC1"/>
        <w:tabs>
          <w:tab w:val="right" w:leader="dot" w:pos="9350"/>
        </w:tabs>
        <w:rPr>
          <w:ins w:id="280" w:author="Aditya" w:date="2016-01-29T06:15:00Z"/>
          <w:rFonts w:asciiTheme="minorHAnsi" w:eastAsiaTheme="minorEastAsia" w:hAnsiTheme="minorHAnsi"/>
          <w:b w:val="0"/>
          <w:noProof/>
          <w:sz w:val="22"/>
        </w:rPr>
      </w:pPr>
      <w:ins w:id="281"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"_Toc441811478"</w:instrText>
        </w:r>
        <w:r w:rsidRPr="004707BA">
          <w:rPr>
            <w:rStyle w:val="Hyperlink"/>
            <w:noProof/>
          </w:rPr>
          <w:instrText xml:space="preserve"> </w:instrText>
        </w:r>
        <w:r w:rsidRPr="004707BA">
          <w:rPr>
            <w:rStyle w:val="Hyperlink"/>
            <w:noProof/>
          </w:rPr>
          <w:fldChar w:fldCharType="separate"/>
        </w:r>
        <w:r w:rsidRPr="004707BA">
          <w:rPr>
            <w:rStyle w:val="Hyperlink"/>
            <w:noProof/>
          </w:rPr>
          <w:t>REFERENCES</w:t>
        </w:r>
        <w:r>
          <w:rPr>
            <w:noProof/>
            <w:webHidden/>
          </w:rPr>
          <w:tab/>
        </w:r>
        <w:r>
          <w:rPr>
            <w:noProof/>
            <w:webHidden/>
          </w:rPr>
          <w:fldChar w:fldCharType="begin"/>
        </w:r>
        <w:r>
          <w:rPr>
            <w:noProof/>
            <w:webHidden/>
          </w:rPr>
          <w:instrText xml:space="preserve"> PAGEREF _Toc441811478 \h </w:instrText>
        </w:r>
      </w:ins>
      <w:r>
        <w:rPr>
          <w:noProof/>
          <w:webHidden/>
        </w:rPr>
      </w:r>
      <w:r>
        <w:rPr>
          <w:noProof/>
          <w:webHidden/>
        </w:rPr>
        <w:fldChar w:fldCharType="separate"/>
      </w:r>
      <w:ins w:id="282" w:author="Aditya" w:date="2016-01-29T11:19:00Z">
        <w:r w:rsidR="006C2895">
          <w:rPr>
            <w:noProof/>
            <w:webHidden/>
          </w:rPr>
          <w:t>61</w:t>
        </w:r>
      </w:ins>
      <w:ins w:id="283" w:author="Aditya" w:date="2016-01-29T06:15:00Z">
        <w:r>
          <w:rPr>
            <w:noProof/>
            <w:webHidden/>
          </w:rPr>
          <w:fldChar w:fldCharType="end"/>
        </w:r>
        <w:r w:rsidRPr="004707BA">
          <w:rPr>
            <w:rStyle w:val="Hyperlink"/>
            <w:noProof/>
          </w:rPr>
          <w:fldChar w:fldCharType="end"/>
        </w:r>
      </w:ins>
    </w:p>
    <w:p w14:paraId="209E0335" w14:textId="77777777" w:rsidR="002B6238" w:rsidRDefault="002B6238">
      <w:pPr>
        <w:pStyle w:val="TOC1"/>
        <w:tabs>
          <w:tab w:val="right" w:leader="dot" w:pos="9350"/>
        </w:tabs>
        <w:rPr>
          <w:ins w:id="284" w:author="Aditya" w:date="2016-01-29T06:15:00Z"/>
          <w:rFonts w:asciiTheme="minorHAnsi" w:eastAsiaTheme="minorEastAsia" w:hAnsiTheme="minorHAnsi"/>
          <w:b w:val="0"/>
          <w:noProof/>
          <w:sz w:val="22"/>
        </w:rPr>
      </w:pPr>
      <w:ins w:id="285"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"_Toc441811479"</w:instrText>
        </w:r>
        <w:r w:rsidRPr="004707BA">
          <w:rPr>
            <w:rStyle w:val="Hyperlink"/>
            <w:noProof/>
          </w:rPr>
          <w:instrText xml:space="preserve"> </w:instrText>
        </w:r>
        <w:r w:rsidRPr="004707BA">
          <w:rPr>
            <w:rStyle w:val="Hyperlink"/>
            <w:noProof/>
          </w:rPr>
          <w:fldChar w:fldCharType="separate"/>
        </w:r>
        <w:r w:rsidRPr="004707BA">
          <w:rPr>
            <w:rStyle w:val="Hyperlink"/>
            <w:noProof/>
          </w:rPr>
          <w:t>Appendix A</w:t>
        </w:r>
        <w:r>
          <w:rPr>
            <w:noProof/>
            <w:webHidden/>
          </w:rPr>
          <w:tab/>
        </w:r>
        <w:r>
          <w:rPr>
            <w:noProof/>
            <w:webHidden/>
          </w:rPr>
          <w:fldChar w:fldCharType="begin"/>
        </w:r>
        <w:r>
          <w:rPr>
            <w:noProof/>
            <w:webHidden/>
          </w:rPr>
          <w:instrText xml:space="preserve"> PAGEREF _Toc441811479 \h </w:instrText>
        </w:r>
      </w:ins>
      <w:r>
        <w:rPr>
          <w:noProof/>
          <w:webHidden/>
        </w:rPr>
      </w:r>
      <w:r>
        <w:rPr>
          <w:noProof/>
          <w:webHidden/>
        </w:rPr>
        <w:fldChar w:fldCharType="separate"/>
      </w:r>
      <w:ins w:id="286" w:author="Aditya" w:date="2016-01-29T11:19:00Z">
        <w:r w:rsidR="006C2895">
          <w:rPr>
            <w:noProof/>
            <w:webHidden/>
          </w:rPr>
          <w:t>61</w:t>
        </w:r>
      </w:ins>
      <w:ins w:id="287" w:author="Aditya" w:date="2016-01-29T06:15:00Z">
        <w:r>
          <w:rPr>
            <w:noProof/>
            <w:webHidden/>
          </w:rPr>
          <w:fldChar w:fldCharType="end"/>
        </w:r>
        <w:r w:rsidRPr="004707BA">
          <w:rPr>
            <w:rStyle w:val="Hyperlink"/>
            <w:noProof/>
          </w:rPr>
          <w:fldChar w:fldCharType="end"/>
        </w:r>
      </w:ins>
    </w:p>
    <w:p w14:paraId="68EDC83E" w14:textId="77777777" w:rsidR="002B6238" w:rsidRDefault="002B6238">
      <w:pPr>
        <w:pStyle w:val="TOC3"/>
        <w:tabs>
          <w:tab w:val="right" w:leader="dot" w:pos="9350"/>
        </w:tabs>
        <w:rPr>
          <w:ins w:id="288" w:author="Aditya" w:date="2016-01-29T06:15:00Z"/>
          <w:rFonts w:asciiTheme="minorHAnsi" w:hAnsiTheme="minorHAnsi"/>
          <w:noProof/>
          <w:sz w:val="22"/>
        </w:rPr>
      </w:pPr>
      <w:ins w:id="289" w:author="Aditya" w:date="2016-01-29T06:15:00Z">
        <w:r w:rsidRPr="004707BA">
          <w:rPr>
            <w:rStyle w:val="Hyperlink"/>
            <w:noProof/>
          </w:rPr>
          <w:lastRenderedPageBreak/>
          <w:fldChar w:fldCharType="begin"/>
        </w:r>
        <w:r w:rsidRPr="004707BA">
          <w:rPr>
            <w:rStyle w:val="Hyperlink"/>
            <w:noProof/>
          </w:rPr>
          <w:instrText xml:space="preserve"> </w:instrText>
        </w:r>
        <w:r>
          <w:rPr>
            <w:noProof/>
          </w:rPr>
          <w:instrText>HYPERLINK \l "_Toc441811480"</w:instrText>
        </w:r>
        <w:r w:rsidRPr="004707BA">
          <w:rPr>
            <w:rStyle w:val="Hyperlink"/>
            <w:noProof/>
          </w:rPr>
          <w:instrText xml:space="preserve"> </w:instrText>
        </w:r>
        <w:r w:rsidRPr="004707BA">
          <w:rPr>
            <w:rStyle w:val="Hyperlink"/>
            <w:noProof/>
          </w:rPr>
          <w:fldChar w:fldCharType="separate"/>
        </w:r>
        <w:r w:rsidRPr="004707BA">
          <w:rPr>
            <w:rStyle w:val="Hyperlink"/>
            <w:noProof/>
          </w:rPr>
          <w:t>A1. MainOffloadingAppActivity.java</w:t>
        </w:r>
        <w:r>
          <w:rPr>
            <w:noProof/>
            <w:webHidden/>
          </w:rPr>
          <w:tab/>
        </w:r>
        <w:r>
          <w:rPr>
            <w:noProof/>
            <w:webHidden/>
          </w:rPr>
          <w:fldChar w:fldCharType="begin"/>
        </w:r>
        <w:r>
          <w:rPr>
            <w:noProof/>
            <w:webHidden/>
          </w:rPr>
          <w:instrText xml:space="preserve"> PAGEREF _Toc441811480 \h </w:instrText>
        </w:r>
      </w:ins>
      <w:r>
        <w:rPr>
          <w:noProof/>
          <w:webHidden/>
        </w:rPr>
      </w:r>
      <w:r>
        <w:rPr>
          <w:noProof/>
          <w:webHidden/>
        </w:rPr>
        <w:fldChar w:fldCharType="separate"/>
      </w:r>
      <w:ins w:id="290" w:author="Aditya" w:date="2016-01-29T11:19:00Z">
        <w:r w:rsidR="006C2895">
          <w:rPr>
            <w:noProof/>
            <w:webHidden/>
          </w:rPr>
          <w:t>62</w:t>
        </w:r>
      </w:ins>
      <w:ins w:id="291" w:author="Aditya" w:date="2016-01-29T06:15:00Z">
        <w:r>
          <w:rPr>
            <w:noProof/>
            <w:webHidden/>
          </w:rPr>
          <w:fldChar w:fldCharType="end"/>
        </w:r>
        <w:r w:rsidRPr="004707BA">
          <w:rPr>
            <w:rStyle w:val="Hyperlink"/>
            <w:noProof/>
          </w:rPr>
          <w:fldChar w:fldCharType="end"/>
        </w:r>
      </w:ins>
    </w:p>
    <w:p w14:paraId="0527D103" w14:textId="77777777" w:rsidR="002B6238" w:rsidRDefault="002B6238">
      <w:pPr>
        <w:pStyle w:val="TOC3"/>
        <w:tabs>
          <w:tab w:val="right" w:leader="dot" w:pos="9350"/>
        </w:tabs>
        <w:rPr>
          <w:ins w:id="292" w:author="Aditya" w:date="2016-01-29T06:15:00Z"/>
          <w:rFonts w:asciiTheme="minorHAnsi" w:hAnsiTheme="minorHAnsi"/>
          <w:noProof/>
          <w:sz w:val="22"/>
        </w:rPr>
      </w:pPr>
      <w:ins w:id="293"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"_Toc441811481"</w:instrText>
        </w:r>
        <w:r w:rsidRPr="004707BA">
          <w:rPr>
            <w:rStyle w:val="Hyperlink"/>
            <w:noProof/>
          </w:rPr>
          <w:instrText xml:space="preserve"> </w:instrText>
        </w:r>
        <w:r w:rsidRPr="004707BA">
          <w:rPr>
            <w:rStyle w:val="Hyperlink"/>
            <w:noProof/>
          </w:rPr>
          <w:fldChar w:fldCharType="separate"/>
        </w:r>
        <w:r w:rsidRPr="004707BA">
          <w:rPr>
            <w:rStyle w:val="Hyperlink"/>
            <w:noProof/>
          </w:rPr>
          <w:t>A2. FuzzyLogicDisplay.java</w:t>
        </w:r>
        <w:r>
          <w:rPr>
            <w:noProof/>
            <w:webHidden/>
          </w:rPr>
          <w:tab/>
        </w:r>
        <w:r>
          <w:rPr>
            <w:noProof/>
            <w:webHidden/>
          </w:rPr>
          <w:fldChar w:fldCharType="begin"/>
        </w:r>
        <w:r>
          <w:rPr>
            <w:noProof/>
            <w:webHidden/>
          </w:rPr>
          <w:instrText xml:space="preserve"> PAGEREF _Toc441811481 \h </w:instrText>
        </w:r>
      </w:ins>
      <w:r>
        <w:rPr>
          <w:noProof/>
          <w:webHidden/>
        </w:rPr>
      </w:r>
      <w:r>
        <w:rPr>
          <w:noProof/>
          <w:webHidden/>
        </w:rPr>
        <w:fldChar w:fldCharType="separate"/>
      </w:r>
      <w:ins w:id="294" w:author="Aditya" w:date="2016-01-29T11:19:00Z">
        <w:r w:rsidR="006C2895">
          <w:rPr>
            <w:noProof/>
            <w:webHidden/>
          </w:rPr>
          <w:t>65</w:t>
        </w:r>
      </w:ins>
      <w:ins w:id="295" w:author="Aditya" w:date="2016-01-29T06:15:00Z">
        <w:r>
          <w:rPr>
            <w:noProof/>
            <w:webHidden/>
          </w:rPr>
          <w:fldChar w:fldCharType="end"/>
        </w:r>
        <w:r w:rsidRPr="004707BA">
          <w:rPr>
            <w:rStyle w:val="Hyperlink"/>
            <w:noProof/>
          </w:rPr>
          <w:fldChar w:fldCharType="end"/>
        </w:r>
      </w:ins>
    </w:p>
    <w:p w14:paraId="638A1570" w14:textId="77777777" w:rsidR="002B6238" w:rsidRDefault="002B6238">
      <w:pPr>
        <w:pStyle w:val="TOC3"/>
        <w:tabs>
          <w:tab w:val="right" w:leader="dot" w:pos="9350"/>
        </w:tabs>
        <w:rPr>
          <w:ins w:id="296" w:author="Aditya" w:date="2016-01-29T06:15:00Z"/>
          <w:rFonts w:asciiTheme="minorHAnsi" w:hAnsiTheme="minorHAnsi"/>
          <w:noProof/>
          <w:sz w:val="22"/>
        </w:rPr>
      </w:pPr>
      <w:ins w:id="297"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"_Toc441811482"</w:instrText>
        </w:r>
        <w:r w:rsidRPr="004707BA">
          <w:rPr>
            <w:rStyle w:val="Hyperlink"/>
            <w:noProof/>
          </w:rPr>
          <w:instrText xml:space="preserve"> </w:instrText>
        </w:r>
        <w:r w:rsidRPr="004707BA">
          <w:rPr>
            <w:rStyle w:val="Hyperlink"/>
            <w:noProof/>
          </w:rPr>
          <w:fldChar w:fldCharType="separate"/>
        </w:r>
        <w:r w:rsidRPr="004707BA">
          <w:rPr>
            <w:rStyle w:val="Hyperlink"/>
            <w:noProof/>
          </w:rPr>
          <w:t>A3. Reinforcement_Strategy.py</w:t>
        </w:r>
        <w:r>
          <w:rPr>
            <w:noProof/>
            <w:webHidden/>
          </w:rPr>
          <w:tab/>
        </w:r>
        <w:r>
          <w:rPr>
            <w:noProof/>
            <w:webHidden/>
          </w:rPr>
          <w:fldChar w:fldCharType="begin"/>
        </w:r>
        <w:r>
          <w:rPr>
            <w:noProof/>
            <w:webHidden/>
          </w:rPr>
          <w:instrText xml:space="preserve"> PAGEREF _Toc441811482 \h </w:instrText>
        </w:r>
      </w:ins>
      <w:r>
        <w:rPr>
          <w:noProof/>
          <w:webHidden/>
        </w:rPr>
      </w:r>
      <w:r>
        <w:rPr>
          <w:noProof/>
          <w:webHidden/>
        </w:rPr>
        <w:fldChar w:fldCharType="separate"/>
      </w:r>
      <w:ins w:id="298" w:author="Aditya" w:date="2016-01-29T11:19:00Z">
        <w:r w:rsidR="006C2895">
          <w:rPr>
            <w:noProof/>
            <w:webHidden/>
          </w:rPr>
          <w:t>66</w:t>
        </w:r>
      </w:ins>
      <w:ins w:id="299" w:author="Aditya" w:date="2016-01-29T06:15:00Z">
        <w:r>
          <w:rPr>
            <w:noProof/>
            <w:webHidden/>
          </w:rPr>
          <w:fldChar w:fldCharType="end"/>
        </w:r>
        <w:r w:rsidRPr="004707BA">
          <w:rPr>
            <w:rStyle w:val="Hyperlink"/>
            <w:noProof/>
          </w:rPr>
          <w:fldChar w:fldCharType="end"/>
        </w:r>
      </w:ins>
    </w:p>
    <w:p w14:paraId="4365501D" w14:textId="77777777" w:rsidR="002B6238" w:rsidRDefault="002B6238">
      <w:pPr>
        <w:pStyle w:val="TOC3"/>
        <w:tabs>
          <w:tab w:val="right" w:leader="dot" w:pos="9350"/>
        </w:tabs>
        <w:rPr>
          <w:ins w:id="300" w:author="Aditya" w:date="2016-01-29T06:15:00Z"/>
          <w:rFonts w:asciiTheme="minorHAnsi" w:hAnsiTheme="minorHAnsi"/>
          <w:noProof/>
          <w:sz w:val="22"/>
        </w:rPr>
      </w:pPr>
      <w:ins w:id="301"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"_Toc441811483"</w:instrText>
        </w:r>
        <w:r w:rsidRPr="004707BA">
          <w:rPr>
            <w:rStyle w:val="Hyperlink"/>
            <w:noProof/>
          </w:rPr>
          <w:instrText xml:space="preserve"> </w:instrText>
        </w:r>
        <w:r w:rsidRPr="004707BA">
          <w:rPr>
            <w:rStyle w:val="Hyperlink"/>
            <w:noProof/>
          </w:rPr>
          <w:fldChar w:fldCharType="separate"/>
        </w:r>
        <w:r w:rsidRPr="004707BA">
          <w:rPr>
            <w:rStyle w:val="Hyperlink"/>
            <w:noProof/>
          </w:rPr>
          <w:t>A4. RLwithNeuralNetwork.py</w:t>
        </w:r>
        <w:r>
          <w:rPr>
            <w:noProof/>
            <w:webHidden/>
          </w:rPr>
          <w:tab/>
        </w:r>
        <w:r>
          <w:rPr>
            <w:noProof/>
            <w:webHidden/>
          </w:rPr>
          <w:fldChar w:fldCharType="begin"/>
        </w:r>
        <w:r>
          <w:rPr>
            <w:noProof/>
            <w:webHidden/>
          </w:rPr>
          <w:instrText xml:space="preserve"> PAGEREF _Toc441811483 \h </w:instrText>
        </w:r>
      </w:ins>
      <w:r>
        <w:rPr>
          <w:noProof/>
          <w:webHidden/>
        </w:rPr>
      </w:r>
      <w:r>
        <w:rPr>
          <w:noProof/>
          <w:webHidden/>
        </w:rPr>
        <w:fldChar w:fldCharType="separate"/>
      </w:r>
      <w:ins w:id="302" w:author="Aditya" w:date="2016-01-29T11:19:00Z">
        <w:r w:rsidR="006C2895">
          <w:rPr>
            <w:noProof/>
            <w:webHidden/>
          </w:rPr>
          <w:t>71</w:t>
        </w:r>
      </w:ins>
      <w:ins w:id="303" w:author="Aditya" w:date="2016-01-29T06:15:00Z">
        <w:r>
          <w:rPr>
            <w:noProof/>
            <w:webHidden/>
          </w:rPr>
          <w:fldChar w:fldCharType="end"/>
        </w:r>
        <w:r w:rsidRPr="004707BA">
          <w:rPr>
            <w:rStyle w:val="Hyperlink"/>
            <w:noProof/>
          </w:rPr>
          <w:fldChar w:fldCharType="end"/>
        </w:r>
      </w:ins>
    </w:p>
    <w:p w14:paraId="20BF4DFE" w14:textId="77777777" w:rsidR="002B6238" w:rsidRDefault="002B6238">
      <w:pPr>
        <w:pStyle w:val="TOC3"/>
        <w:tabs>
          <w:tab w:val="right" w:leader="dot" w:pos="9350"/>
        </w:tabs>
        <w:rPr>
          <w:ins w:id="304" w:author="Aditya" w:date="2016-01-29T06:15:00Z"/>
          <w:rFonts w:asciiTheme="minorHAnsi" w:hAnsiTheme="minorHAnsi"/>
          <w:noProof/>
          <w:sz w:val="22"/>
        </w:rPr>
      </w:pPr>
      <w:ins w:id="305"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"_Toc441811484"</w:instrText>
        </w:r>
        <w:r w:rsidRPr="004707BA">
          <w:rPr>
            <w:rStyle w:val="Hyperlink"/>
            <w:noProof/>
          </w:rPr>
          <w:instrText xml:space="preserve"> </w:instrText>
        </w:r>
        <w:r w:rsidRPr="004707BA">
          <w:rPr>
            <w:rStyle w:val="Hyperlink"/>
            <w:noProof/>
          </w:rPr>
          <w:fldChar w:fldCharType="separate"/>
        </w:r>
        <w:r w:rsidRPr="004707BA">
          <w:rPr>
            <w:rStyle w:val="Hyperlink"/>
            <w:noProof/>
          </w:rPr>
          <w:t>A5. Cloud Interaction with Pyton code</w:t>
        </w:r>
        <w:r>
          <w:rPr>
            <w:noProof/>
            <w:webHidden/>
          </w:rPr>
          <w:tab/>
        </w:r>
        <w:r>
          <w:rPr>
            <w:noProof/>
            <w:webHidden/>
          </w:rPr>
          <w:fldChar w:fldCharType="begin"/>
        </w:r>
        <w:r>
          <w:rPr>
            <w:noProof/>
            <w:webHidden/>
          </w:rPr>
          <w:instrText xml:space="preserve"> PAGEREF _Toc441811484 \h </w:instrText>
        </w:r>
      </w:ins>
      <w:r>
        <w:rPr>
          <w:noProof/>
          <w:webHidden/>
        </w:rPr>
      </w:r>
      <w:r>
        <w:rPr>
          <w:noProof/>
          <w:webHidden/>
        </w:rPr>
        <w:fldChar w:fldCharType="separate"/>
      </w:r>
      <w:ins w:id="306" w:author="Aditya" w:date="2016-01-29T11:19:00Z">
        <w:r w:rsidR="006C2895">
          <w:rPr>
            <w:noProof/>
            <w:webHidden/>
          </w:rPr>
          <w:t>75</w:t>
        </w:r>
      </w:ins>
      <w:ins w:id="307" w:author="Aditya" w:date="2016-01-29T06:15:00Z">
        <w:r>
          <w:rPr>
            <w:noProof/>
            <w:webHidden/>
          </w:rPr>
          <w:fldChar w:fldCharType="end"/>
        </w:r>
        <w:r w:rsidRPr="004707BA">
          <w:rPr>
            <w:rStyle w:val="Hyperlink"/>
            <w:noProof/>
          </w:rPr>
          <w:fldChar w:fldCharType="end"/>
        </w:r>
      </w:ins>
    </w:p>
    <w:p w14:paraId="661FBA80" w14:textId="77777777" w:rsidR="002B6238" w:rsidRDefault="002B6238">
      <w:pPr>
        <w:pStyle w:val="TOC3"/>
        <w:tabs>
          <w:tab w:val="right" w:leader="dot" w:pos="9350"/>
        </w:tabs>
        <w:rPr>
          <w:ins w:id="308" w:author="Aditya" w:date="2016-01-29T06:15:00Z"/>
          <w:rFonts w:asciiTheme="minorHAnsi" w:hAnsiTheme="minorHAnsi"/>
          <w:noProof/>
          <w:sz w:val="22"/>
        </w:rPr>
      </w:pPr>
      <w:ins w:id="309"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"_Toc441811485"</w:instrText>
        </w:r>
        <w:r w:rsidRPr="004707BA">
          <w:rPr>
            <w:rStyle w:val="Hyperlink"/>
            <w:noProof/>
          </w:rPr>
          <w:instrText xml:space="preserve"> </w:instrText>
        </w:r>
        <w:r w:rsidRPr="004707BA">
          <w:rPr>
            <w:rStyle w:val="Hyperlink"/>
            <w:noProof/>
          </w:rPr>
          <w:fldChar w:fldCharType="separate"/>
        </w:r>
        <w:r w:rsidRPr="004707BA">
          <w:rPr>
            <w:rStyle w:val="Hyperlink"/>
            <w:noProof/>
          </w:rPr>
          <w:t>A6. AWS Cloud Interaction with Shell script</w:t>
        </w:r>
        <w:r>
          <w:rPr>
            <w:noProof/>
            <w:webHidden/>
          </w:rPr>
          <w:tab/>
        </w:r>
        <w:r>
          <w:rPr>
            <w:noProof/>
            <w:webHidden/>
          </w:rPr>
          <w:fldChar w:fldCharType="begin"/>
        </w:r>
        <w:r>
          <w:rPr>
            <w:noProof/>
            <w:webHidden/>
          </w:rPr>
          <w:instrText xml:space="preserve"> PAGEREF _Toc441811485 \h </w:instrText>
        </w:r>
      </w:ins>
      <w:r>
        <w:rPr>
          <w:noProof/>
          <w:webHidden/>
        </w:rPr>
      </w:r>
      <w:r>
        <w:rPr>
          <w:noProof/>
          <w:webHidden/>
        </w:rPr>
        <w:fldChar w:fldCharType="separate"/>
      </w:r>
      <w:ins w:id="310" w:author="Aditya" w:date="2016-01-29T11:19:00Z">
        <w:r w:rsidR="006C2895">
          <w:rPr>
            <w:noProof/>
            <w:webHidden/>
          </w:rPr>
          <w:t>76</w:t>
        </w:r>
      </w:ins>
      <w:ins w:id="311" w:author="Aditya" w:date="2016-01-29T06:15:00Z">
        <w:r>
          <w:rPr>
            <w:noProof/>
            <w:webHidden/>
          </w:rPr>
          <w:fldChar w:fldCharType="end"/>
        </w:r>
        <w:r w:rsidRPr="004707BA">
          <w:rPr>
            <w:rStyle w:val="Hyperlink"/>
            <w:noProof/>
          </w:rPr>
          <w:fldChar w:fldCharType="end"/>
        </w:r>
      </w:ins>
    </w:p>
    <w:p w14:paraId="4BBC36BA" w14:textId="77777777" w:rsidR="00295A11" w:rsidDel="002B6238" w:rsidRDefault="00295A11">
      <w:pPr>
        <w:pStyle w:val="TOC1"/>
        <w:tabs>
          <w:tab w:val="right" w:leader="dot" w:pos="9350"/>
        </w:tabs>
        <w:rPr>
          <w:del w:id="312" w:author="Aditya" w:date="2016-01-29T06:15:00Z"/>
          <w:rFonts w:asciiTheme="minorHAnsi" w:eastAsiaTheme="minorEastAsia" w:hAnsiTheme="minorHAnsi"/>
          <w:b w:val="0"/>
          <w:noProof/>
          <w:sz w:val="22"/>
        </w:rPr>
      </w:pPr>
      <w:del w:id="313" w:author="Aditya" w:date="2016-01-29T06:15:00Z">
        <w:r w:rsidRPr="002B6238" w:rsidDel="002B6238">
          <w:rPr>
            <w:rPrChange w:id="314" w:author="Aditya" w:date="2016-01-29T06:15:00Z">
              <w:rPr>
                <w:rStyle w:val="Hyperlink"/>
                <w:b w:val="0"/>
                <w:noProof/>
              </w:rPr>
            </w:rPrChange>
          </w:rPr>
          <w:delText>ABSTRACT</w:delText>
        </w:r>
        <w:r w:rsidDel="002B6238">
          <w:rPr>
            <w:noProof/>
            <w:webHidden/>
          </w:rPr>
          <w:tab/>
        </w:r>
        <w:r w:rsidR="00B060DE" w:rsidDel="002B6238">
          <w:rPr>
            <w:noProof/>
            <w:webHidden/>
          </w:rPr>
          <w:delText>vii</w:delText>
        </w:r>
      </w:del>
    </w:p>
    <w:p w14:paraId="0E8C5E15" w14:textId="77777777" w:rsidR="00295A11" w:rsidDel="002B6238" w:rsidRDefault="00295A11">
      <w:pPr>
        <w:pStyle w:val="TOC1"/>
        <w:tabs>
          <w:tab w:val="right" w:leader="dot" w:pos="9350"/>
        </w:tabs>
        <w:rPr>
          <w:del w:id="315" w:author="Aditya" w:date="2016-01-29T06:15:00Z"/>
          <w:rFonts w:asciiTheme="minorHAnsi" w:eastAsiaTheme="minorEastAsia" w:hAnsiTheme="minorHAnsi"/>
          <w:b w:val="0"/>
          <w:noProof/>
          <w:sz w:val="22"/>
        </w:rPr>
      </w:pPr>
      <w:del w:id="316" w:author="Aditya" w:date="2016-01-29T06:15:00Z">
        <w:r w:rsidRPr="002B6238" w:rsidDel="002B6238">
          <w:rPr>
            <w:rPrChange w:id="317" w:author="Aditya" w:date="2016-01-29T06:15:00Z">
              <w:rPr>
                <w:rStyle w:val="Hyperlink"/>
                <w:b w:val="0"/>
                <w:noProof/>
              </w:rPr>
            </w:rPrChange>
          </w:rPr>
          <w:delText>CHAPTER 1  INTRODUCTION</w:delText>
        </w:r>
        <w:r w:rsidDel="002B6238">
          <w:rPr>
            <w:noProof/>
            <w:webHidden/>
          </w:rPr>
          <w:tab/>
        </w:r>
        <w:r w:rsidR="00B060DE" w:rsidDel="002B6238">
          <w:rPr>
            <w:noProof/>
            <w:webHidden/>
          </w:rPr>
          <w:delText>2</w:delText>
        </w:r>
      </w:del>
    </w:p>
    <w:p w14:paraId="3A01FD4F" w14:textId="77777777" w:rsidR="00295A11" w:rsidDel="002B6238" w:rsidRDefault="00295A11">
      <w:pPr>
        <w:pStyle w:val="TOC3"/>
        <w:tabs>
          <w:tab w:val="right" w:leader="dot" w:pos="9350"/>
        </w:tabs>
        <w:rPr>
          <w:del w:id="318" w:author="Aditya" w:date="2016-01-29T06:15:00Z"/>
          <w:rFonts w:asciiTheme="minorHAnsi" w:hAnsiTheme="minorHAnsi"/>
          <w:noProof/>
          <w:sz w:val="22"/>
        </w:rPr>
      </w:pPr>
      <w:del w:id="319" w:author="Aditya" w:date="2016-01-29T06:15:00Z">
        <w:r w:rsidRPr="002B6238" w:rsidDel="002B6238">
          <w:rPr>
            <w:rPrChange w:id="320" w:author="Aditya" w:date="2016-01-29T06:15:00Z">
              <w:rPr>
                <w:rStyle w:val="Hyperlink"/>
                <w:noProof/>
              </w:rPr>
            </w:rPrChange>
          </w:rPr>
          <w:delText>1.1 Background</w:delText>
        </w:r>
        <w:r w:rsidDel="002B6238">
          <w:rPr>
            <w:noProof/>
            <w:webHidden/>
          </w:rPr>
          <w:tab/>
        </w:r>
        <w:r w:rsidR="00B060DE" w:rsidDel="002B6238">
          <w:rPr>
            <w:noProof/>
            <w:webHidden/>
          </w:rPr>
          <w:delText>4</w:delText>
        </w:r>
      </w:del>
    </w:p>
    <w:p w14:paraId="795F8395" w14:textId="77777777" w:rsidR="00295A11" w:rsidDel="002B6238" w:rsidRDefault="00295A11">
      <w:pPr>
        <w:pStyle w:val="TOC3"/>
        <w:tabs>
          <w:tab w:val="right" w:leader="dot" w:pos="9350"/>
        </w:tabs>
        <w:rPr>
          <w:del w:id="321" w:author="Aditya" w:date="2016-01-29T06:15:00Z"/>
          <w:rFonts w:asciiTheme="minorHAnsi" w:hAnsiTheme="minorHAnsi"/>
          <w:noProof/>
          <w:sz w:val="22"/>
        </w:rPr>
      </w:pPr>
      <w:del w:id="322" w:author="Aditya" w:date="2016-01-29T06:15:00Z">
        <w:r w:rsidRPr="002B6238" w:rsidDel="002B6238">
          <w:rPr>
            <w:rPrChange w:id="323" w:author="Aditya" w:date="2016-01-29T06:15:00Z">
              <w:rPr>
                <w:rStyle w:val="Hyperlink"/>
                <w:noProof/>
              </w:rPr>
            </w:rPrChange>
          </w:rPr>
          <w:delText>1.2 Challenges in Code Offloading</w:delText>
        </w:r>
        <w:r w:rsidDel="002B6238">
          <w:rPr>
            <w:noProof/>
            <w:webHidden/>
          </w:rPr>
          <w:tab/>
        </w:r>
        <w:r w:rsidR="00B060DE" w:rsidDel="002B6238">
          <w:rPr>
            <w:noProof/>
            <w:webHidden/>
          </w:rPr>
          <w:delText>5</w:delText>
        </w:r>
      </w:del>
    </w:p>
    <w:p w14:paraId="6047DAB2" w14:textId="77777777" w:rsidR="00295A11" w:rsidDel="002B6238" w:rsidRDefault="00295A11">
      <w:pPr>
        <w:pStyle w:val="TOC3"/>
        <w:tabs>
          <w:tab w:val="right" w:leader="dot" w:pos="9350"/>
        </w:tabs>
        <w:rPr>
          <w:del w:id="324" w:author="Aditya" w:date="2016-01-29T06:15:00Z"/>
          <w:rFonts w:asciiTheme="minorHAnsi" w:hAnsiTheme="minorHAnsi"/>
          <w:noProof/>
          <w:sz w:val="22"/>
        </w:rPr>
      </w:pPr>
      <w:del w:id="325" w:author="Aditya" w:date="2016-01-29T06:15:00Z">
        <w:r w:rsidRPr="002B6238" w:rsidDel="002B6238">
          <w:rPr>
            <w:rPrChange w:id="326" w:author="Aditya" w:date="2016-01-29T06:15:00Z">
              <w:rPr>
                <w:rStyle w:val="Hyperlink"/>
                <w:noProof/>
              </w:rPr>
            </w:rPrChange>
          </w:rPr>
          <w:delText>1.3 Contributions</w:delText>
        </w:r>
        <w:r w:rsidDel="002B6238">
          <w:rPr>
            <w:noProof/>
            <w:webHidden/>
          </w:rPr>
          <w:tab/>
        </w:r>
        <w:r w:rsidR="00B060DE" w:rsidDel="002B6238">
          <w:rPr>
            <w:noProof/>
            <w:webHidden/>
          </w:rPr>
          <w:delText>7</w:delText>
        </w:r>
      </w:del>
    </w:p>
    <w:p w14:paraId="3F9DCA56" w14:textId="77777777" w:rsidR="00295A11" w:rsidDel="002B6238" w:rsidRDefault="00295A11">
      <w:pPr>
        <w:pStyle w:val="TOC3"/>
        <w:tabs>
          <w:tab w:val="right" w:leader="dot" w:pos="9350"/>
        </w:tabs>
        <w:rPr>
          <w:del w:id="327" w:author="Aditya" w:date="2016-01-29T06:15:00Z"/>
          <w:rFonts w:asciiTheme="minorHAnsi" w:hAnsiTheme="minorHAnsi"/>
          <w:noProof/>
          <w:sz w:val="22"/>
        </w:rPr>
      </w:pPr>
      <w:del w:id="328" w:author="Aditya" w:date="2016-01-29T06:15:00Z">
        <w:r w:rsidRPr="002B6238" w:rsidDel="002B6238">
          <w:rPr>
            <w:rPrChange w:id="329" w:author="Aditya" w:date="2016-01-29T06:15:00Z">
              <w:rPr>
                <w:rStyle w:val="Hyperlink"/>
                <w:noProof/>
              </w:rPr>
            </w:rPrChange>
          </w:rPr>
          <w:delText>1.4 Outline</w:delText>
        </w:r>
        <w:r w:rsidDel="002B6238">
          <w:rPr>
            <w:noProof/>
            <w:webHidden/>
          </w:rPr>
          <w:tab/>
        </w:r>
        <w:r w:rsidR="00B060DE" w:rsidDel="002B6238">
          <w:rPr>
            <w:noProof/>
            <w:webHidden/>
          </w:rPr>
          <w:delText>7</w:delText>
        </w:r>
      </w:del>
    </w:p>
    <w:p w14:paraId="23681FC2" w14:textId="77777777" w:rsidR="00295A11" w:rsidDel="002B6238" w:rsidRDefault="00295A11">
      <w:pPr>
        <w:pStyle w:val="TOC1"/>
        <w:tabs>
          <w:tab w:val="right" w:leader="dot" w:pos="9350"/>
        </w:tabs>
        <w:rPr>
          <w:del w:id="330" w:author="Aditya" w:date="2016-01-29T06:15:00Z"/>
          <w:rFonts w:asciiTheme="minorHAnsi" w:eastAsiaTheme="minorEastAsia" w:hAnsiTheme="minorHAnsi"/>
          <w:b w:val="0"/>
          <w:noProof/>
          <w:sz w:val="22"/>
        </w:rPr>
      </w:pPr>
      <w:del w:id="331" w:author="Aditya" w:date="2016-01-29T06:15:00Z">
        <w:r w:rsidRPr="002B6238" w:rsidDel="002B6238">
          <w:rPr>
            <w:rPrChange w:id="332" w:author="Aditya" w:date="2016-01-29T06:15:00Z">
              <w:rPr>
                <w:rStyle w:val="Hyperlink"/>
                <w:b w:val="0"/>
                <w:noProof/>
              </w:rPr>
            </w:rPrChange>
          </w:rPr>
          <w:delText>CHAPTER 2  LITERATURE REVIEW</w:delText>
        </w:r>
        <w:r w:rsidDel="002B6238">
          <w:rPr>
            <w:noProof/>
            <w:webHidden/>
          </w:rPr>
          <w:tab/>
        </w:r>
        <w:r w:rsidR="00B060DE" w:rsidDel="002B6238">
          <w:rPr>
            <w:noProof/>
            <w:webHidden/>
          </w:rPr>
          <w:delText>9</w:delText>
        </w:r>
      </w:del>
    </w:p>
    <w:p w14:paraId="6C971922" w14:textId="77777777" w:rsidR="00295A11" w:rsidDel="002B6238" w:rsidRDefault="00295A11">
      <w:pPr>
        <w:pStyle w:val="TOC1"/>
        <w:tabs>
          <w:tab w:val="right" w:leader="dot" w:pos="9350"/>
        </w:tabs>
        <w:rPr>
          <w:del w:id="333" w:author="Aditya" w:date="2016-01-29T06:15:00Z"/>
          <w:rFonts w:asciiTheme="minorHAnsi" w:eastAsiaTheme="minorEastAsia" w:hAnsiTheme="minorHAnsi"/>
          <w:b w:val="0"/>
          <w:noProof/>
          <w:sz w:val="22"/>
        </w:rPr>
      </w:pPr>
      <w:del w:id="334" w:author="Aditya" w:date="2016-01-29T06:15:00Z">
        <w:r w:rsidRPr="002B6238" w:rsidDel="002B6238">
          <w:rPr>
            <w:rPrChange w:id="335" w:author="Aditya" w:date="2016-01-29T06:15:00Z">
              <w:rPr>
                <w:rStyle w:val="Hyperlink"/>
                <w:b w:val="0"/>
                <w:noProof/>
              </w:rPr>
            </w:rPrChange>
          </w:rPr>
          <w:delText>CHAPTER 3  OVERVIEW OF MACHINE LEARNING TECHNIQUES</w:delText>
        </w:r>
        <w:r w:rsidDel="002B6238">
          <w:rPr>
            <w:noProof/>
            <w:webHidden/>
          </w:rPr>
          <w:tab/>
        </w:r>
        <w:r w:rsidR="00B060DE" w:rsidDel="002B6238">
          <w:rPr>
            <w:noProof/>
            <w:webHidden/>
          </w:rPr>
          <w:delText>12</w:delText>
        </w:r>
      </w:del>
    </w:p>
    <w:p w14:paraId="7BAC2E60" w14:textId="77777777" w:rsidR="00295A11" w:rsidDel="002B6238" w:rsidRDefault="00295A11">
      <w:pPr>
        <w:pStyle w:val="TOC3"/>
        <w:tabs>
          <w:tab w:val="right" w:leader="dot" w:pos="9350"/>
        </w:tabs>
        <w:rPr>
          <w:del w:id="336" w:author="Aditya" w:date="2016-01-29T06:15:00Z"/>
          <w:rFonts w:asciiTheme="minorHAnsi" w:hAnsiTheme="minorHAnsi"/>
          <w:noProof/>
          <w:sz w:val="22"/>
        </w:rPr>
      </w:pPr>
      <w:del w:id="337" w:author="Aditya" w:date="2016-01-29T06:15:00Z">
        <w:r w:rsidRPr="002B6238" w:rsidDel="002B6238">
          <w:rPr>
            <w:rPrChange w:id="338" w:author="Aditya" w:date="2016-01-29T06:15:00Z">
              <w:rPr>
                <w:rStyle w:val="Hyperlink"/>
                <w:noProof/>
              </w:rPr>
            </w:rPrChange>
          </w:rPr>
          <w:delText>3.1 Reinforcement Learning (RL)</w:delText>
        </w:r>
        <w:r w:rsidDel="002B6238">
          <w:rPr>
            <w:noProof/>
            <w:webHidden/>
          </w:rPr>
          <w:tab/>
        </w:r>
        <w:r w:rsidR="00B060DE" w:rsidDel="002B6238">
          <w:rPr>
            <w:noProof/>
            <w:webHidden/>
          </w:rPr>
          <w:delText>12</w:delText>
        </w:r>
      </w:del>
    </w:p>
    <w:p w14:paraId="177C10FD" w14:textId="77777777" w:rsidR="00295A11" w:rsidDel="002B6238" w:rsidRDefault="00295A11">
      <w:pPr>
        <w:pStyle w:val="TOC3"/>
        <w:tabs>
          <w:tab w:val="right" w:leader="dot" w:pos="9350"/>
        </w:tabs>
        <w:rPr>
          <w:del w:id="339" w:author="Aditya" w:date="2016-01-29T06:15:00Z"/>
          <w:rFonts w:asciiTheme="minorHAnsi" w:hAnsiTheme="minorHAnsi"/>
          <w:noProof/>
          <w:sz w:val="22"/>
        </w:rPr>
      </w:pPr>
      <w:del w:id="340" w:author="Aditya" w:date="2016-01-29T06:15:00Z">
        <w:r w:rsidRPr="002B6238" w:rsidDel="002B6238">
          <w:rPr>
            <w:rPrChange w:id="341" w:author="Aditya" w:date="2016-01-29T06:15:00Z">
              <w:rPr>
                <w:rStyle w:val="Hyperlink"/>
                <w:noProof/>
              </w:rPr>
            </w:rPrChange>
          </w:rPr>
          <w:delText>3.2 RL with Neural Networks</w:delText>
        </w:r>
        <w:r w:rsidDel="002B6238">
          <w:rPr>
            <w:noProof/>
            <w:webHidden/>
          </w:rPr>
          <w:tab/>
        </w:r>
        <w:r w:rsidR="00B060DE" w:rsidDel="002B6238">
          <w:rPr>
            <w:noProof/>
            <w:webHidden/>
          </w:rPr>
          <w:delText>16</w:delText>
        </w:r>
      </w:del>
    </w:p>
    <w:p w14:paraId="0DA473FC" w14:textId="77777777" w:rsidR="00295A11" w:rsidDel="002B6238" w:rsidRDefault="00295A11">
      <w:pPr>
        <w:pStyle w:val="TOC3"/>
        <w:tabs>
          <w:tab w:val="right" w:leader="dot" w:pos="9350"/>
        </w:tabs>
        <w:rPr>
          <w:del w:id="342" w:author="Aditya" w:date="2016-01-29T06:15:00Z"/>
          <w:rFonts w:asciiTheme="minorHAnsi" w:hAnsiTheme="minorHAnsi"/>
          <w:noProof/>
          <w:sz w:val="22"/>
        </w:rPr>
      </w:pPr>
      <w:del w:id="343" w:author="Aditya" w:date="2016-01-29T06:15:00Z">
        <w:r w:rsidRPr="002B6238" w:rsidDel="002B6238">
          <w:rPr>
            <w:rPrChange w:id="344" w:author="Aditya" w:date="2016-01-29T06:15:00Z">
              <w:rPr>
                <w:rStyle w:val="Hyperlink"/>
                <w:noProof/>
              </w:rPr>
            </w:rPrChange>
          </w:rPr>
          <w:delText>3.3 Fuzzy Logic</w:delText>
        </w:r>
        <w:r w:rsidDel="002B6238">
          <w:rPr>
            <w:noProof/>
            <w:webHidden/>
          </w:rPr>
          <w:tab/>
        </w:r>
        <w:r w:rsidR="00B060DE" w:rsidDel="002B6238">
          <w:rPr>
            <w:noProof/>
            <w:webHidden/>
          </w:rPr>
          <w:delText>18</w:delText>
        </w:r>
      </w:del>
    </w:p>
    <w:p w14:paraId="79023541" w14:textId="77777777" w:rsidR="00295A11" w:rsidDel="002B6238" w:rsidRDefault="00295A11">
      <w:pPr>
        <w:pStyle w:val="TOC3"/>
        <w:tabs>
          <w:tab w:val="right" w:leader="dot" w:pos="9350"/>
        </w:tabs>
        <w:rPr>
          <w:del w:id="345" w:author="Aditya" w:date="2016-01-29T06:15:00Z"/>
          <w:rFonts w:asciiTheme="minorHAnsi" w:hAnsiTheme="minorHAnsi"/>
          <w:noProof/>
          <w:sz w:val="22"/>
        </w:rPr>
      </w:pPr>
      <w:del w:id="346" w:author="Aditya" w:date="2016-01-29T06:15:00Z">
        <w:r w:rsidRPr="002B6238" w:rsidDel="002B6238">
          <w:rPr>
            <w:rPrChange w:id="347" w:author="Aditya" w:date="2016-01-29T06:15:00Z">
              <w:rPr>
                <w:rStyle w:val="Hyperlink"/>
                <w:noProof/>
              </w:rPr>
            </w:rPrChange>
          </w:rPr>
          <w:delText>3.4 Linear Discriminant Analysis (LDA)</w:delText>
        </w:r>
        <w:r w:rsidDel="002B6238">
          <w:rPr>
            <w:noProof/>
            <w:webHidden/>
          </w:rPr>
          <w:tab/>
        </w:r>
        <w:r w:rsidR="00B060DE" w:rsidDel="002B6238">
          <w:rPr>
            <w:noProof/>
            <w:webHidden/>
          </w:rPr>
          <w:delText>19</w:delText>
        </w:r>
      </w:del>
    </w:p>
    <w:p w14:paraId="64C1ECFB" w14:textId="77777777" w:rsidR="00295A11" w:rsidDel="002B6238" w:rsidRDefault="00295A11">
      <w:pPr>
        <w:pStyle w:val="TOC1"/>
        <w:tabs>
          <w:tab w:val="right" w:leader="dot" w:pos="9350"/>
        </w:tabs>
        <w:rPr>
          <w:del w:id="348" w:author="Aditya" w:date="2016-01-29T06:15:00Z"/>
          <w:rFonts w:asciiTheme="minorHAnsi" w:eastAsiaTheme="minorEastAsia" w:hAnsiTheme="minorHAnsi"/>
          <w:b w:val="0"/>
          <w:noProof/>
          <w:sz w:val="22"/>
        </w:rPr>
      </w:pPr>
      <w:del w:id="349" w:author="Aditya" w:date="2016-01-29T06:15:00Z">
        <w:r w:rsidRPr="002B6238" w:rsidDel="002B6238">
          <w:rPr>
            <w:rPrChange w:id="350" w:author="Aditya" w:date="2016-01-29T06:15:00Z">
              <w:rPr>
                <w:rStyle w:val="Hyperlink"/>
                <w:b w:val="0"/>
                <w:noProof/>
              </w:rPr>
            </w:rPrChange>
          </w:rPr>
          <w:delText>CHAPTER 4  APPLICATION ORIENTED STUDY OF OFFLOADING</w:delText>
        </w:r>
        <w:r w:rsidDel="002B6238">
          <w:rPr>
            <w:noProof/>
            <w:webHidden/>
          </w:rPr>
          <w:tab/>
        </w:r>
        <w:r w:rsidR="00B060DE" w:rsidDel="002B6238">
          <w:rPr>
            <w:noProof/>
            <w:webHidden/>
          </w:rPr>
          <w:delText>20</w:delText>
        </w:r>
      </w:del>
    </w:p>
    <w:p w14:paraId="7EAD4873" w14:textId="77777777" w:rsidR="00295A11" w:rsidDel="002B6238" w:rsidRDefault="00295A11">
      <w:pPr>
        <w:pStyle w:val="TOC3"/>
        <w:tabs>
          <w:tab w:val="right" w:leader="dot" w:pos="9350"/>
        </w:tabs>
        <w:rPr>
          <w:del w:id="351" w:author="Aditya" w:date="2016-01-29T06:15:00Z"/>
          <w:rFonts w:asciiTheme="minorHAnsi" w:hAnsiTheme="minorHAnsi"/>
          <w:noProof/>
          <w:sz w:val="22"/>
        </w:rPr>
      </w:pPr>
      <w:del w:id="352" w:author="Aditya" w:date="2016-01-29T06:15:00Z">
        <w:r w:rsidRPr="002B6238" w:rsidDel="002B6238">
          <w:rPr>
            <w:rPrChange w:id="353" w:author="Aditya" w:date="2016-01-29T06:15:00Z">
              <w:rPr>
                <w:rStyle w:val="Hyperlink"/>
                <w:noProof/>
              </w:rPr>
            </w:rPrChange>
          </w:rPr>
          <w:delText>4.1 Experimental Setup</w:delText>
        </w:r>
        <w:r w:rsidDel="002B6238">
          <w:rPr>
            <w:noProof/>
            <w:webHidden/>
          </w:rPr>
          <w:tab/>
        </w:r>
        <w:r w:rsidR="00B060DE" w:rsidDel="002B6238">
          <w:rPr>
            <w:noProof/>
            <w:webHidden/>
          </w:rPr>
          <w:delText>21</w:delText>
        </w:r>
      </w:del>
    </w:p>
    <w:p w14:paraId="58C159DD" w14:textId="77777777" w:rsidR="00295A11" w:rsidDel="002B6238" w:rsidRDefault="00295A11">
      <w:pPr>
        <w:pStyle w:val="TOC3"/>
        <w:tabs>
          <w:tab w:val="right" w:leader="dot" w:pos="9350"/>
        </w:tabs>
        <w:rPr>
          <w:del w:id="354" w:author="Aditya" w:date="2016-01-29T06:15:00Z"/>
          <w:rFonts w:asciiTheme="minorHAnsi" w:hAnsiTheme="minorHAnsi"/>
          <w:noProof/>
          <w:sz w:val="22"/>
        </w:rPr>
      </w:pPr>
      <w:del w:id="355" w:author="Aditya" w:date="2016-01-29T06:15:00Z">
        <w:r w:rsidRPr="002B6238" w:rsidDel="002B6238">
          <w:rPr>
            <w:rPrChange w:id="356" w:author="Aditya" w:date="2016-01-29T06:15:00Z">
              <w:rPr>
                <w:rStyle w:val="Hyperlink"/>
                <w:noProof/>
              </w:rPr>
            </w:rPrChange>
          </w:rPr>
          <w:delText>4.2 Smartphone Offloading Applications</w:delText>
        </w:r>
        <w:r w:rsidDel="002B6238">
          <w:rPr>
            <w:noProof/>
            <w:webHidden/>
          </w:rPr>
          <w:tab/>
        </w:r>
        <w:r w:rsidR="00B060DE" w:rsidDel="002B6238">
          <w:rPr>
            <w:noProof/>
            <w:webHidden/>
          </w:rPr>
          <w:delText>22</w:delText>
        </w:r>
      </w:del>
    </w:p>
    <w:p w14:paraId="0CA15751" w14:textId="77777777" w:rsidR="00295A11" w:rsidDel="002B6238" w:rsidRDefault="00295A11">
      <w:pPr>
        <w:pStyle w:val="TOC3"/>
        <w:tabs>
          <w:tab w:val="right" w:leader="dot" w:pos="9350"/>
        </w:tabs>
        <w:rPr>
          <w:del w:id="357" w:author="Aditya" w:date="2016-01-29T06:15:00Z"/>
          <w:rFonts w:asciiTheme="minorHAnsi" w:hAnsiTheme="minorHAnsi"/>
          <w:noProof/>
          <w:sz w:val="22"/>
        </w:rPr>
      </w:pPr>
      <w:del w:id="358" w:author="Aditya" w:date="2016-01-29T06:15:00Z">
        <w:r w:rsidRPr="002B6238" w:rsidDel="002B6238">
          <w:rPr>
            <w:rPrChange w:id="359" w:author="Aditya" w:date="2016-01-29T06:15:00Z">
              <w:rPr>
                <w:rStyle w:val="Hyperlink"/>
                <w:noProof/>
              </w:rPr>
            </w:rPrChange>
          </w:rPr>
          <w:delText>4.3 Findings from the Experimentations</w:delText>
        </w:r>
        <w:r w:rsidDel="002B6238">
          <w:rPr>
            <w:noProof/>
            <w:webHidden/>
          </w:rPr>
          <w:tab/>
        </w:r>
        <w:r w:rsidR="00B060DE" w:rsidDel="002B6238">
          <w:rPr>
            <w:noProof/>
            <w:webHidden/>
          </w:rPr>
          <w:delText>29</w:delText>
        </w:r>
      </w:del>
    </w:p>
    <w:p w14:paraId="249F84B6" w14:textId="77777777" w:rsidR="00295A11" w:rsidDel="002B6238" w:rsidRDefault="00295A11">
      <w:pPr>
        <w:pStyle w:val="TOC1"/>
        <w:tabs>
          <w:tab w:val="right" w:leader="dot" w:pos="9350"/>
        </w:tabs>
        <w:rPr>
          <w:del w:id="360" w:author="Aditya" w:date="2016-01-29T06:15:00Z"/>
          <w:rFonts w:asciiTheme="minorHAnsi" w:eastAsiaTheme="minorEastAsia" w:hAnsiTheme="minorHAnsi"/>
          <w:b w:val="0"/>
          <w:noProof/>
          <w:sz w:val="22"/>
        </w:rPr>
      </w:pPr>
      <w:del w:id="361" w:author="Aditya" w:date="2016-01-29T06:15:00Z">
        <w:r w:rsidRPr="002B6238" w:rsidDel="002B6238">
          <w:rPr>
            <w:rPrChange w:id="362" w:author="Aditya" w:date="2016-01-29T06:15:00Z">
              <w:rPr>
                <w:rStyle w:val="Hyperlink"/>
                <w:b w:val="0"/>
                <w:noProof/>
              </w:rPr>
            </w:rPrChange>
          </w:rPr>
          <w:delText xml:space="preserve">CHAPTER 5  SMART OFFLOADING MIDDLEWARE FRAMEWORK TO CHOOSE RIGHT NETWORK AND COUNTER NETWORK INCONSISTENCY </w:delText>
        </w:r>
        <w:r w:rsidRPr="002B6238" w:rsidDel="002B6238">
          <w:rPr>
            <w:rPrChange w:id="363" w:author="Aditya" w:date="2016-01-29T06:15:00Z">
              <w:rPr>
                <w:rStyle w:val="Hyperlink"/>
                <w:rFonts w:eastAsia="Calibri" w:cs="Times New Roman"/>
                <w:b w:val="0"/>
                <w:noProof/>
              </w:rPr>
            </w:rPrChange>
          </w:rPr>
          <w:delText>FOR ENERGY EFFIECIENT OFFLOADING</w:delText>
        </w:r>
        <w:r w:rsidDel="002B6238">
          <w:rPr>
            <w:noProof/>
            <w:webHidden/>
          </w:rPr>
          <w:tab/>
        </w:r>
        <w:r w:rsidR="00B060DE" w:rsidDel="002B6238">
          <w:rPr>
            <w:noProof/>
            <w:webHidden/>
          </w:rPr>
          <w:delText>31</w:delText>
        </w:r>
      </w:del>
    </w:p>
    <w:p w14:paraId="16B2FC22" w14:textId="77777777" w:rsidR="00295A11" w:rsidDel="002B6238" w:rsidRDefault="00295A11">
      <w:pPr>
        <w:pStyle w:val="TOC3"/>
        <w:tabs>
          <w:tab w:val="right" w:leader="dot" w:pos="9350"/>
        </w:tabs>
        <w:rPr>
          <w:del w:id="364" w:author="Aditya" w:date="2016-01-29T06:15:00Z"/>
          <w:rFonts w:asciiTheme="minorHAnsi" w:hAnsiTheme="minorHAnsi"/>
          <w:noProof/>
          <w:sz w:val="22"/>
        </w:rPr>
      </w:pPr>
      <w:del w:id="365" w:author="Aditya" w:date="2016-01-29T06:15:00Z">
        <w:r w:rsidRPr="002B6238" w:rsidDel="002B6238">
          <w:rPr>
            <w:rPrChange w:id="366" w:author="Aditya" w:date="2016-01-29T06:15:00Z">
              <w:rPr>
                <w:rStyle w:val="Hyperlink"/>
                <w:noProof/>
              </w:rPr>
            </w:rPrChange>
          </w:rPr>
          <w:delText>5.1 Need to choose right network while offloading because of Network Inconsistency</w:delText>
        </w:r>
        <w:r w:rsidDel="002B6238">
          <w:rPr>
            <w:noProof/>
            <w:webHidden/>
          </w:rPr>
          <w:tab/>
        </w:r>
        <w:r w:rsidR="00B060DE" w:rsidDel="002B6238">
          <w:rPr>
            <w:noProof/>
            <w:webHidden/>
          </w:rPr>
          <w:delText>31</w:delText>
        </w:r>
      </w:del>
    </w:p>
    <w:p w14:paraId="6B7F58CD" w14:textId="77777777" w:rsidR="00295A11" w:rsidDel="002B6238" w:rsidRDefault="00295A11">
      <w:pPr>
        <w:pStyle w:val="TOC3"/>
        <w:tabs>
          <w:tab w:val="right" w:leader="dot" w:pos="9350"/>
        </w:tabs>
        <w:rPr>
          <w:del w:id="367" w:author="Aditya" w:date="2016-01-29T06:15:00Z"/>
          <w:rFonts w:asciiTheme="minorHAnsi" w:hAnsiTheme="minorHAnsi"/>
          <w:noProof/>
          <w:sz w:val="22"/>
        </w:rPr>
      </w:pPr>
      <w:del w:id="368" w:author="Aditya" w:date="2016-01-29T06:15:00Z">
        <w:r w:rsidRPr="002B6238" w:rsidDel="002B6238">
          <w:rPr>
            <w:rPrChange w:id="369" w:author="Aditya" w:date="2016-01-29T06:15:00Z">
              <w:rPr>
                <w:rStyle w:val="Hyperlink"/>
                <w:noProof/>
              </w:rPr>
            </w:rPrChange>
          </w:rPr>
          <w:delText>5.2 Reinforcement Learning (RL) Decision Engine</w:delText>
        </w:r>
        <w:r w:rsidDel="002B6238">
          <w:rPr>
            <w:noProof/>
            <w:webHidden/>
          </w:rPr>
          <w:tab/>
        </w:r>
        <w:r w:rsidR="00B060DE" w:rsidDel="002B6238">
          <w:rPr>
            <w:noProof/>
            <w:webHidden/>
          </w:rPr>
          <w:delText>32</w:delText>
        </w:r>
      </w:del>
    </w:p>
    <w:p w14:paraId="0F7E9002" w14:textId="77777777" w:rsidR="00295A11" w:rsidDel="002B6238" w:rsidRDefault="00295A11">
      <w:pPr>
        <w:pStyle w:val="TOC3"/>
        <w:tabs>
          <w:tab w:val="right" w:leader="dot" w:pos="9350"/>
        </w:tabs>
        <w:rPr>
          <w:del w:id="370" w:author="Aditya" w:date="2016-01-29T06:15:00Z"/>
          <w:rFonts w:asciiTheme="minorHAnsi" w:hAnsiTheme="minorHAnsi"/>
          <w:noProof/>
          <w:sz w:val="22"/>
        </w:rPr>
      </w:pPr>
      <w:del w:id="371" w:author="Aditya" w:date="2016-01-29T06:15:00Z">
        <w:r w:rsidRPr="002B6238" w:rsidDel="002B6238">
          <w:rPr>
            <w:rPrChange w:id="372" w:author="Aditya" w:date="2016-01-29T06:15:00Z">
              <w:rPr>
                <w:rStyle w:val="Hyperlink"/>
                <w:noProof/>
              </w:rPr>
            </w:rPrChange>
          </w:rPr>
          <w:delText>5.3 RL with Neural Network</w:delText>
        </w:r>
        <w:r w:rsidDel="002B6238">
          <w:rPr>
            <w:noProof/>
            <w:webHidden/>
          </w:rPr>
          <w:tab/>
        </w:r>
        <w:r w:rsidR="00B060DE" w:rsidDel="002B6238">
          <w:rPr>
            <w:noProof/>
            <w:webHidden/>
          </w:rPr>
          <w:delText>36</w:delText>
        </w:r>
      </w:del>
    </w:p>
    <w:p w14:paraId="056766FC" w14:textId="77777777" w:rsidR="00295A11" w:rsidDel="002B6238" w:rsidRDefault="00295A11">
      <w:pPr>
        <w:pStyle w:val="TOC3"/>
        <w:tabs>
          <w:tab w:val="right" w:leader="dot" w:pos="9350"/>
        </w:tabs>
        <w:rPr>
          <w:del w:id="373" w:author="Aditya" w:date="2016-01-29T06:15:00Z"/>
          <w:rFonts w:asciiTheme="minorHAnsi" w:hAnsiTheme="minorHAnsi"/>
          <w:noProof/>
          <w:sz w:val="22"/>
        </w:rPr>
      </w:pPr>
      <w:del w:id="374" w:author="Aditya" w:date="2016-01-29T06:15:00Z">
        <w:r w:rsidRPr="002B6238" w:rsidDel="002B6238">
          <w:rPr>
            <w:rPrChange w:id="375" w:author="Aditya" w:date="2016-01-29T06:15:00Z">
              <w:rPr>
                <w:rStyle w:val="Hyperlink"/>
                <w:noProof/>
              </w:rPr>
            </w:rPrChange>
          </w:rPr>
          <w:delText>5.4 Fuzzy Logic Decision Engine</w:delText>
        </w:r>
        <w:r w:rsidDel="002B6238">
          <w:rPr>
            <w:noProof/>
            <w:webHidden/>
          </w:rPr>
          <w:tab/>
        </w:r>
        <w:r w:rsidR="00B060DE" w:rsidDel="002B6238">
          <w:rPr>
            <w:noProof/>
            <w:webHidden/>
          </w:rPr>
          <w:delText>38</w:delText>
        </w:r>
      </w:del>
    </w:p>
    <w:p w14:paraId="6AE6853F" w14:textId="77777777" w:rsidR="00295A11" w:rsidDel="002B6238" w:rsidRDefault="00295A11">
      <w:pPr>
        <w:pStyle w:val="TOC3"/>
        <w:tabs>
          <w:tab w:val="right" w:leader="dot" w:pos="9350"/>
        </w:tabs>
        <w:rPr>
          <w:del w:id="376" w:author="Aditya" w:date="2016-01-29T06:15:00Z"/>
          <w:rFonts w:asciiTheme="minorHAnsi" w:hAnsiTheme="minorHAnsi"/>
          <w:noProof/>
          <w:sz w:val="22"/>
        </w:rPr>
      </w:pPr>
      <w:del w:id="377" w:author="Aditya" w:date="2016-01-29T06:15:00Z">
        <w:r w:rsidRPr="002B6238" w:rsidDel="002B6238">
          <w:rPr>
            <w:rPrChange w:id="378" w:author="Aditya" w:date="2016-01-29T06:15:00Z">
              <w:rPr>
                <w:rStyle w:val="Hyperlink"/>
                <w:noProof/>
              </w:rPr>
            </w:rPrChange>
          </w:rPr>
          <w:delText>5.5 Comparing our Algorithms with previous works</w:delText>
        </w:r>
        <w:r w:rsidDel="002B6238">
          <w:rPr>
            <w:noProof/>
            <w:webHidden/>
          </w:rPr>
          <w:tab/>
        </w:r>
        <w:r w:rsidR="00B060DE" w:rsidDel="002B6238">
          <w:rPr>
            <w:noProof/>
            <w:webHidden/>
          </w:rPr>
          <w:delText>42</w:delText>
        </w:r>
      </w:del>
    </w:p>
    <w:p w14:paraId="2892A877" w14:textId="77777777" w:rsidR="00295A11" w:rsidDel="002B6238" w:rsidRDefault="00295A11">
      <w:pPr>
        <w:pStyle w:val="TOC1"/>
        <w:tabs>
          <w:tab w:val="right" w:leader="dot" w:pos="9350"/>
        </w:tabs>
        <w:rPr>
          <w:del w:id="379" w:author="Aditya" w:date="2016-01-29T06:15:00Z"/>
          <w:rFonts w:asciiTheme="minorHAnsi" w:eastAsiaTheme="minorEastAsia" w:hAnsiTheme="minorHAnsi"/>
          <w:b w:val="0"/>
          <w:noProof/>
          <w:sz w:val="22"/>
        </w:rPr>
      </w:pPr>
      <w:del w:id="380" w:author="Aditya" w:date="2016-01-29T06:15:00Z">
        <w:r w:rsidRPr="002B6238" w:rsidDel="002B6238">
          <w:rPr>
            <w:rPrChange w:id="381" w:author="Aditya" w:date="2016-01-29T06:15:00Z">
              <w:rPr>
                <w:rStyle w:val="Hyperlink"/>
                <w:b w:val="0"/>
                <w:noProof/>
              </w:rPr>
            </w:rPrChange>
          </w:rPr>
          <w:delText>CHAPTER 6  SUMMARY AND FUTURE WORK</w:delText>
        </w:r>
        <w:r w:rsidDel="002B6238">
          <w:rPr>
            <w:noProof/>
            <w:webHidden/>
          </w:rPr>
          <w:tab/>
        </w:r>
        <w:r w:rsidR="00B060DE" w:rsidDel="002B6238">
          <w:rPr>
            <w:noProof/>
            <w:webHidden/>
          </w:rPr>
          <w:delText>44</w:delText>
        </w:r>
      </w:del>
    </w:p>
    <w:p w14:paraId="1D55AA56" w14:textId="77777777" w:rsidR="00295A11" w:rsidDel="002B6238" w:rsidRDefault="00295A11">
      <w:pPr>
        <w:pStyle w:val="TOC3"/>
        <w:tabs>
          <w:tab w:val="right" w:leader="dot" w:pos="9350"/>
        </w:tabs>
        <w:rPr>
          <w:del w:id="382" w:author="Aditya" w:date="2016-01-29T06:15:00Z"/>
          <w:rFonts w:asciiTheme="minorHAnsi" w:hAnsiTheme="minorHAnsi"/>
          <w:noProof/>
          <w:sz w:val="22"/>
        </w:rPr>
      </w:pPr>
      <w:del w:id="383" w:author="Aditya" w:date="2016-01-29T06:15:00Z">
        <w:r w:rsidRPr="002B6238" w:rsidDel="002B6238">
          <w:rPr>
            <w:rPrChange w:id="384" w:author="Aditya" w:date="2016-01-29T06:15:00Z">
              <w:rPr>
                <w:rStyle w:val="Hyperlink"/>
                <w:noProof/>
              </w:rPr>
            </w:rPrChange>
          </w:rPr>
          <w:delText>6.1 Summary</w:delText>
        </w:r>
        <w:r w:rsidDel="002B6238">
          <w:rPr>
            <w:noProof/>
            <w:webHidden/>
          </w:rPr>
          <w:tab/>
        </w:r>
        <w:r w:rsidR="00B060DE" w:rsidDel="002B6238">
          <w:rPr>
            <w:noProof/>
            <w:webHidden/>
          </w:rPr>
          <w:delText>44</w:delText>
        </w:r>
      </w:del>
    </w:p>
    <w:p w14:paraId="7A745531" w14:textId="77777777" w:rsidR="00295A11" w:rsidDel="002B6238" w:rsidRDefault="00295A11">
      <w:pPr>
        <w:pStyle w:val="TOC3"/>
        <w:tabs>
          <w:tab w:val="right" w:leader="dot" w:pos="9350"/>
        </w:tabs>
        <w:rPr>
          <w:del w:id="385" w:author="Aditya" w:date="2016-01-29T06:15:00Z"/>
          <w:rFonts w:asciiTheme="minorHAnsi" w:hAnsiTheme="minorHAnsi"/>
          <w:noProof/>
          <w:sz w:val="22"/>
        </w:rPr>
      </w:pPr>
      <w:del w:id="386" w:author="Aditya" w:date="2016-01-29T06:15:00Z">
        <w:r w:rsidRPr="002B6238" w:rsidDel="002B6238">
          <w:rPr>
            <w:rPrChange w:id="387" w:author="Aditya" w:date="2016-01-29T06:15:00Z">
              <w:rPr>
                <w:rStyle w:val="Hyperlink"/>
                <w:noProof/>
              </w:rPr>
            </w:rPrChange>
          </w:rPr>
          <w:delText>6.2 Future Work</w:delText>
        </w:r>
        <w:r w:rsidDel="002B6238">
          <w:rPr>
            <w:noProof/>
            <w:webHidden/>
          </w:rPr>
          <w:tab/>
        </w:r>
        <w:r w:rsidR="00B060DE" w:rsidDel="002B6238">
          <w:rPr>
            <w:noProof/>
            <w:webHidden/>
          </w:rPr>
          <w:delText>45</w:delText>
        </w:r>
      </w:del>
    </w:p>
    <w:p w14:paraId="5BF54298" w14:textId="77777777" w:rsidR="00295A11" w:rsidDel="002B6238" w:rsidRDefault="00295A11">
      <w:pPr>
        <w:pStyle w:val="TOC1"/>
        <w:tabs>
          <w:tab w:val="right" w:leader="dot" w:pos="9350"/>
        </w:tabs>
        <w:rPr>
          <w:del w:id="388" w:author="Aditya" w:date="2016-01-29T06:15:00Z"/>
          <w:rFonts w:asciiTheme="minorHAnsi" w:eastAsiaTheme="minorEastAsia" w:hAnsiTheme="minorHAnsi"/>
          <w:b w:val="0"/>
          <w:noProof/>
          <w:sz w:val="22"/>
        </w:rPr>
      </w:pPr>
      <w:del w:id="389" w:author="Aditya" w:date="2016-01-29T06:15:00Z">
        <w:r w:rsidRPr="002B6238" w:rsidDel="002B6238">
          <w:rPr>
            <w:rPrChange w:id="390" w:author="Aditya" w:date="2016-01-29T06:15:00Z">
              <w:rPr>
                <w:rStyle w:val="Hyperlink"/>
                <w:b w:val="0"/>
                <w:noProof/>
              </w:rPr>
            </w:rPrChange>
          </w:rPr>
          <w:delText>REFERENCES</w:delText>
        </w:r>
        <w:r w:rsidDel="002B6238">
          <w:rPr>
            <w:noProof/>
            <w:webHidden/>
          </w:rPr>
          <w:tab/>
        </w:r>
        <w:r w:rsidR="00B060DE" w:rsidDel="002B6238">
          <w:rPr>
            <w:noProof/>
            <w:webHidden/>
          </w:rPr>
          <w:delText>46</w:delText>
        </w:r>
      </w:del>
    </w:p>
    <w:p w14:paraId="6B089C8E" w14:textId="77777777" w:rsidR="00295A11" w:rsidDel="002B6238" w:rsidRDefault="00295A11">
      <w:pPr>
        <w:pStyle w:val="TOC1"/>
        <w:tabs>
          <w:tab w:val="right" w:leader="dot" w:pos="9350"/>
        </w:tabs>
        <w:rPr>
          <w:del w:id="391" w:author="Aditya" w:date="2016-01-29T06:15:00Z"/>
          <w:rFonts w:asciiTheme="minorHAnsi" w:eastAsiaTheme="minorEastAsia" w:hAnsiTheme="minorHAnsi"/>
          <w:b w:val="0"/>
          <w:noProof/>
          <w:sz w:val="22"/>
        </w:rPr>
      </w:pPr>
      <w:del w:id="392" w:author="Aditya" w:date="2016-01-29T06:15:00Z">
        <w:r w:rsidRPr="002B6238" w:rsidDel="002B6238">
          <w:rPr>
            <w:rPrChange w:id="393" w:author="Aditya" w:date="2016-01-29T06:15:00Z">
              <w:rPr>
                <w:rStyle w:val="Hyperlink"/>
                <w:b w:val="0"/>
                <w:noProof/>
              </w:rPr>
            </w:rPrChange>
          </w:rPr>
          <w:delText>Appendix A</w:delText>
        </w:r>
        <w:r w:rsidDel="002B6238">
          <w:rPr>
            <w:noProof/>
            <w:webHidden/>
          </w:rPr>
          <w:tab/>
        </w:r>
        <w:r w:rsidR="00B060DE" w:rsidDel="002B6238">
          <w:rPr>
            <w:noProof/>
            <w:webHidden/>
          </w:rPr>
          <w:delText>48</w:delText>
        </w:r>
      </w:del>
    </w:p>
    <w:p w14:paraId="446ADD89" w14:textId="77777777" w:rsidR="00295A11" w:rsidDel="002B6238" w:rsidRDefault="00295A11">
      <w:pPr>
        <w:pStyle w:val="TOC3"/>
        <w:tabs>
          <w:tab w:val="right" w:leader="dot" w:pos="9350"/>
        </w:tabs>
        <w:rPr>
          <w:del w:id="394" w:author="Aditya" w:date="2016-01-29T06:15:00Z"/>
          <w:rFonts w:asciiTheme="minorHAnsi" w:hAnsiTheme="minorHAnsi"/>
          <w:noProof/>
          <w:sz w:val="22"/>
        </w:rPr>
      </w:pPr>
      <w:del w:id="395" w:author="Aditya" w:date="2016-01-29T06:15:00Z">
        <w:r w:rsidRPr="002B6238" w:rsidDel="002B6238">
          <w:rPr>
            <w:rPrChange w:id="396" w:author="Aditya" w:date="2016-01-29T06:15:00Z">
              <w:rPr>
                <w:rStyle w:val="Hyperlink"/>
                <w:noProof/>
              </w:rPr>
            </w:rPrChange>
          </w:rPr>
          <w:delText>A1. MainOffloadingAppActivity.java</w:delText>
        </w:r>
        <w:r w:rsidDel="002B6238">
          <w:rPr>
            <w:noProof/>
            <w:webHidden/>
          </w:rPr>
          <w:tab/>
        </w:r>
        <w:r w:rsidR="00B060DE" w:rsidDel="002B6238">
          <w:rPr>
            <w:noProof/>
            <w:webHidden/>
          </w:rPr>
          <w:delText>48</w:delText>
        </w:r>
      </w:del>
    </w:p>
    <w:p w14:paraId="52C1A49D" w14:textId="77777777" w:rsidR="00295A11" w:rsidDel="002B6238" w:rsidRDefault="00295A11">
      <w:pPr>
        <w:pStyle w:val="TOC3"/>
        <w:tabs>
          <w:tab w:val="right" w:leader="dot" w:pos="9350"/>
        </w:tabs>
        <w:rPr>
          <w:del w:id="397" w:author="Aditya" w:date="2016-01-29T06:15:00Z"/>
          <w:rFonts w:asciiTheme="minorHAnsi" w:hAnsiTheme="minorHAnsi"/>
          <w:noProof/>
          <w:sz w:val="22"/>
        </w:rPr>
      </w:pPr>
      <w:del w:id="398" w:author="Aditya" w:date="2016-01-29T06:15:00Z">
        <w:r w:rsidRPr="002B6238" w:rsidDel="002B6238">
          <w:rPr>
            <w:rPrChange w:id="399" w:author="Aditya" w:date="2016-01-29T06:15:00Z">
              <w:rPr>
                <w:rStyle w:val="Hyperlink"/>
                <w:noProof/>
              </w:rPr>
            </w:rPrChange>
          </w:rPr>
          <w:delText>A2. FuzzyLogicDisplay.java</w:delText>
        </w:r>
        <w:r w:rsidDel="002B6238">
          <w:rPr>
            <w:noProof/>
            <w:webHidden/>
          </w:rPr>
          <w:tab/>
        </w:r>
        <w:r w:rsidR="00B060DE" w:rsidDel="002B6238">
          <w:rPr>
            <w:noProof/>
            <w:webHidden/>
          </w:rPr>
          <w:delText>51</w:delText>
        </w:r>
      </w:del>
    </w:p>
    <w:p w14:paraId="69D4FEB0" w14:textId="77777777" w:rsidR="00295A11" w:rsidDel="002B6238" w:rsidRDefault="00295A11">
      <w:pPr>
        <w:pStyle w:val="TOC3"/>
        <w:tabs>
          <w:tab w:val="right" w:leader="dot" w:pos="9350"/>
        </w:tabs>
        <w:rPr>
          <w:del w:id="400" w:author="Aditya" w:date="2016-01-29T06:15:00Z"/>
          <w:rFonts w:asciiTheme="minorHAnsi" w:hAnsiTheme="minorHAnsi"/>
          <w:noProof/>
          <w:sz w:val="22"/>
        </w:rPr>
      </w:pPr>
      <w:del w:id="401" w:author="Aditya" w:date="2016-01-29T06:15:00Z">
        <w:r w:rsidRPr="002B6238" w:rsidDel="002B6238">
          <w:rPr>
            <w:rPrChange w:id="402" w:author="Aditya" w:date="2016-01-29T06:15:00Z">
              <w:rPr>
                <w:rStyle w:val="Hyperlink"/>
                <w:noProof/>
              </w:rPr>
            </w:rPrChange>
          </w:rPr>
          <w:delText>A3. Reinforcement_Strategy.py</w:delText>
        </w:r>
        <w:r w:rsidDel="002B6238">
          <w:rPr>
            <w:noProof/>
            <w:webHidden/>
          </w:rPr>
          <w:tab/>
        </w:r>
        <w:r w:rsidR="00B060DE" w:rsidDel="002B6238">
          <w:rPr>
            <w:noProof/>
            <w:webHidden/>
          </w:rPr>
          <w:delText>52</w:delText>
        </w:r>
      </w:del>
    </w:p>
    <w:p w14:paraId="2B3B961B" w14:textId="77777777" w:rsidR="00295A11" w:rsidDel="002B6238" w:rsidRDefault="00295A11">
      <w:pPr>
        <w:pStyle w:val="TOC3"/>
        <w:tabs>
          <w:tab w:val="right" w:leader="dot" w:pos="9350"/>
        </w:tabs>
        <w:rPr>
          <w:del w:id="403" w:author="Aditya" w:date="2016-01-29T06:15:00Z"/>
          <w:rFonts w:asciiTheme="minorHAnsi" w:hAnsiTheme="minorHAnsi"/>
          <w:noProof/>
          <w:sz w:val="22"/>
        </w:rPr>
      </w:pPr>
      <w:del w:id="404" w:author="Aditya" w:date="2016-01-29T06:15:00Z">
        <w:r w:rsidRPr="002B6238" w:rsidDel="002B6238">
          <w:rPr>
            <w:rPrChange w:id="405" w:author="Aditya" w:date="2016-01-29T06:15:00Z">
              <w:rPr>
                <w:rStyle w:val="Hyperlink"/>
                <w:noProof/>
              </w:rPr>
            </w:rPrChange>
          </w:rPr>
          <w:delText>A4. RLwithNeuralNetwork.py</w:delText>
        </w:r>
        <w:r w:rsidDel="002B6238">
          <w:rPr>
            <w:noProof/>
            <w:webHidden/>
          </w:rPr>
          <w:tab/>
        </w:r>
        <w:r w:rsidR="00B060DE" w:rsidDel="002B6238">
          <w:rPr>
            <w:noProof/>
            <w:webHidden/>
          </w:rPr>
          <w:delText>57</w:delText>
        </w:r>
      </w:del>
    </w:p>
    <w:p w14:paraId="27FA606D" w14:textId="77777777" w:rsidR="00295A11" w:rsidDel="002B6238" w:rsidRDefault="00295A11">
      <w:pPr>
        <w:pStyle w:val="TOC3"/>
        <w:tabs>
          <w:tab w:val="right" w:leader="dot" w:pos="9350"/>
        </w:tabs>
        <w:rPr>
          <w:del w:id="406" w:author="Aditya" w:date="2016-01-29T06:15:00Z"/>
          <w:rFonts w:asciiTheme="minorHAnsi" w:hAnsiTheme="minorHAnsi"/>
          <w:noProof/>
          <w:sz w:val="22"/>
        </w:rPr>
      </w:pPr>
      <w:del w:id="407" w:author="Aditya" w:date="2016-01-29T06:15:00Z">
        <w:r w:rsidRPr="002B6238" w:rsidDel="002B6238">
          <w:rPr>
            <w:rPrChange w:id="408" w:author="Aditya" w:date="2016-01-29T06:15:00Z">
              <w:rPr>
                <w:rStyle w:val="Hyperlink"/>
                <w:noProof/>
              </w:rPr>
            </w:rPrChange>
          </w:rPr>
          <w:delText>A5. Cloud Interaction with Pyton code</w:delText>
        </w:r>
        <w:r w:rsidDel="002B6238">
          <w:rPr>
            <w:noProof/>
            <w:webHidden/>
          </w:rPr>
          <w:tab/>
        </w:r>
        <w:r w:rsidR="00B060DE" w:rsidDel="002B6238">
          <w:rPr>
            <w:noProof/>
            <w:webHidden/>
          </w:rPr>
          <w:delText>61</w:delText>
        </w:r>
      </w:del>
    </w:p>
    <w:p w14:paraId="4B520E8A" w14:textId="77777777" w:rsidR="00295A11" w:rsidDel="002B6238" w:rsidRDefault="00295A11">
      <w:pPr>
        <w:pStyle w:val="TOC3"/>
        <w:tabs>
          <w:tab w:val="right" w:leader="dot" w:pos="9350"/>
        </w:tabs>
        <w:rPr>
          <w:del w:id="409" w:author="Aditya" w:date="2016-01-29T06:15:00Z"/>
          <w:rFonts w:asciiTheme="minorHAnsi" w:hAnsiTheme="minorHAnsi"/>
          <w:noProof/>
          <w:sz w:val="22"/>
        </w:rPr>
      </w:pPr>
      <w:del w:id="410" w:author="Aditya" w:date="2016-01-29T06:15:00Z">
        <w:r w:rsidRPr="002B6238" w:rsidDel="002B6238">
          <w:rPr>
            <w:rPrChange w:id="411" w:author="Aditya" w:date="2016-01-29T06:15:00Z">
              <w:rPr>
                <w:rStyle w:val="Hyperlink"/>
                <w:noProof/>
              </w:rPr>
            </w:rPrChange>
          </w:rPr>
          <w:delText>A6. AWS Cloud Interaction with Shell script</w:delText>
        </w:r>
        <w:r w:rsidDel="002B6238">
          <w:rPr>
            <w:noProof/>
            <w:webHidden/>
          </w:rPr>
          <w:tab/>
        </w:r>
        <w:r w:rsidR="00B060DE" w:rsidDel="002B6238">
          <w:rPr>
            <w:noProof/>
            <w:webHidden/>
          </w:rPr>
          <w:delText>62</w:delText>
        </w:r>
      </w:del>
    </w:p>
    <w:p w14:paraId="26048EEA" w14:textId="77777777" w:rsidR="003D4DBF" w:rsidRDefault="00CE38C2" w:rsidP="003D4DBF">
      <w:pPr>
        <w:spacing w:line="276" w:lineRule="auto"/>
        <w:jc w:val="center"/>
        <w:rPr>
          <w:b/>
          <w:szCs w:val="24"/>
        </w:rPr>
        <w:sectPr w:rsidR="003D4DBF" w:rsidSect="00A74339">
          <w:type w:val="continuous"/>
          <w:pgSz w:w="12240" w:h="15840"/>
          <w:pgMar w:top="1440" w:right="1440" w:bottom="1440" w:left="1440" w:header="720" w:footer="720" w:gutter="0"/>
          <w:pgNumType w:fmt="lowerRoman" w:start="7"/>
          <w:cols w:space="720"/>
          <w:docGrid w:linePitch="360"/>
        </w:sectPr>
      </w:pPr>
      <w:r>
        <w:rPr>
          <w:szCs w:val="24"/>
        </w:rPr>
        <w:fldChar w:fldCharType="end"/>
      </w:r>
    </w:p>
    <w:p w14:paraId="17EB6520" w14:textId="77777777" w:rsidR="00A87AF2" w:rsidRPr="00A271F3" w:rsidRDefault="00F30826" w:rsidP="00A271F3">
      <w:pPr>
        <w:jc w:val="center"/>
        <w:rPr>
          <w:b/>
        </w:rPr>
        <w:sectPr w:rsidR="00A87AF2" w:rsidRPr="00A271F3" w:rsidSect="00A74339">
          <w:pgSz w:w="12240" w:h="15840"/>
          <w:pgMar w:top="2880" w:right="1440" w:bottom="1440" w:left="1440" w:header="720" w:footer="720" w:gutter="0"/>
          <w:pgNumType w:fmt="lowerRoman" w:start="10"/>
          <w:cols w:space="720"/>
          <w:docGrid w:linePitch="360"/>
        </w:sectPr>
      </w:pPr>
      <w:r w:rsidRPr="00A271F3">
        <w:rPr>
          <w:b/>
        </w:rPr>
        <w:lastRenderedPageBreak/>
        <w:t xml:space="preserve">LIST OF </w:t>
      </w:r>
      <w:r w:rsidR="00EC1AEE" w:rsidRPr="00A271F3">
        <w:rPr>
          <w:b/>
        </w:rPr>
        <w:t>FIGURE</w:t>
      </w:r>
      <w:r w:rsidR="008B07E6" w:rsidRPr="00A271F3">
        <w:rPr>
          <w:b/>
        </w:rPr>
        <w:t>S</w:t>
      </w:r>
    </w:p>
    <w:p w14:paraId="3C93465B" w14:textId="77777777" w:rsidR="00C653A5" w:rsidRPr="00C653A5" w:rsidRDefault="00C653A5" w:rsidP="00C653A5"/>
    <w:p w14:paraId="78FEE0B4" w14:textId="77777777" w:rsidR="00EF31A3" w:rsidRDefault="00FC132A">
      <w:pPr>
        <w:pStyle w:val="TableofFigures"/>
        <w:tabs>
          <w:tab w:val="right" w:leader="dot" w:pos="9350"/>
        </w:tabs>
        <w:rPr>
          <w:rFonts w:asciiTheme="minorHAnsi" w:eastAsiaTheme="minorEastAsia" w:hAnsiTheme="minorHAnsi"/>
          <w:noProof/>
          <w:sz w:val="22"/>
        </w:rPr>
      </w:pPr>
      <w:r>
        <w:rPr>
          <w:b/>
          <w:szCs w:val="24"/>
        </w:rPr>
        <w:fldChar w:fldCharType="begin"/>
      </w:r>
      <w:r w:rsidR="00EC1AEE">
        <w:rPr>
          <w:b/>
          <w:szCs w:val="24"/>
        </w:rPr>
        <w:instrText xml:space="preserve"> TOC \f F \h \z \t "Heading 4,Figure" \c </w:instrText>
      </w:r>
      <w:r>
        <w:rPr>
          <w:b/>
          <w:szCs w:val="24"/>
        </w:rPr>
        <w:fldChar w:fldCharType="separate"/>
      </w:r>
      <w:r w:rsidR="00970EF8">
        <w:fldChar w:fldCharType="begin"/>
      </w:r>
      <w:r w:rsidR="00970EF8">
        <w:instrText xml:space="preserve"> HYPERLINK "file:///C:\\Users\\Aditya\\Dropbox\\DOCUMENTS\\THESIS\\REPORT\\Word%20Report%20Recent\\Thesis_Khune_Aditya_08_Jan_2016.docx" \l "_Toc440377699" </w:instrText>
      </w:r>
      <w:r w:rsidR="00970EF8">
        <w:fldChar w:fldCharType="separate"/>
      </w:r>
      <w:r w:rsidR="00EF31A3" w:rsidRPr="006854BF">
        <w:rPr>
          <w:rStyle w:val="Hyperlink"/>
          <w:noProof/>
        </w:rPr>
        <w:t>Figure 1.1 Number of Smartphone apps available in App Stores [22]</w:t>
      </w:r>
      <w:r w:rsidR="00EF31A3">
        <w:rPr>
          <w:noProof/>
          <w:webHidden/>
        </w:rPr>
        <w:tab/>
      </w:r>
      <w:r w:rsidR="00EF31A3">
        <w:rPr>
          <w:noProof/>
          <w:webHidden/>
        </w:rPr>
        <w:fldChar w:fldCharType="begin"/>
      </w:r>
      <w:r w:rsidR="00EF31A3">
        <w:rPr>
          <w:noProof/>
          <w:webHidden/>
        </w:rPr>
        <w:instrText xml:space="preserve"> PAGEREF _Toc440377699 \h </w:instrText>
      </w:r>
      <w:r w:rsidR="00EF31A3">
        <w:rPr>
          <w:noProof/>
          <w:webHidden/>
        </w:rPr>
      </w:r>
      <w:r w:rsidR="00EF31A3">
        <w:rPr>
          <w:noProof/>
          <w:webHidden/>
        </w:rPr>
        <w:fldChar w:fldCharType="separate"/>
      </w:r>
      <w:ins w:id="412" w:author="Aditya" w:date="2016-01-29T11:19:00Z">
        <w:r w:rsidR="006C2895">
          <w:rPr>
            <w:noProof/>
            <w:webHidden/>
          </w:rPr>
          <w:t>12</w:t>
        </w:r>
      </w:ins>
      <w:del w:id="413" w:author="Aditya" w:date="2016-01-29T11:19:00Z">
        <w:r w:rsidR="006C2895" w:rsidDel="006C2895">
          <w:rPr>
            <w:noProof/>
            <w:webHidden/>
          </w:rPr>
          <w:delText>2</w:delText>
        </w:r>
      </w:del>
      <w:r w:rsidR="00EF31A3">
        <w:rPr>
          <w:noProof/>
          <w:webHidden/>
        </w:rPr>
        <w:fldChar w:fldCharType="end"/>
      </w:r>
      <w:r w:rsidR="00970EF8">
        <w:rPr>
          <w:noProof/>
        </w:rPr>
        <w:fldChar w:fldCharType="end"/>
      </w:r>
    </w:p>
    <w:p w14:paraId="64FF5CD0" w14:textId="77777777" w:rsidR="00EF31A3" w:rsidRDefault="00970EF8">
      <w:pPr>
        <w:pStyle w:val="TableofFigures"/>
        <w:tabs>
          <w:tab w:val="right" w:leader="dot" w:pos="9350"/>
        </w:tabs>
        <w:rPr>
          <w:rFonts w:asciiTheme="minorHAnsi" w:eastAsiaTheme="minorEastAsia" w:hAnsiTheme="minorHAnsi"/>
          <w:noProof/>
          <w:sz w:val="22"/>
        </w:rPr>
      </w:pPr>
      <w:r>
        <w:fldChar w:fldCharType="begin"/>
      </w:r>
      <w:r>
        <w:instrText xml:space="preserve"> HYPERLINK "file:///C:\\Users\\Aditya\\Dropbox\\DOCUMENTS\\THESIS\\REPORT\\Word%20Report%20Recent\\Thesis_Khune_Aditya_08_Jan_2016.docx" \l "_Toc440377700" </w:instrText>
      </w:r>
      <w:r>
        <w:fldChar w:fldCharType="separate"/>
      </w:r>
      <w:r w:rsidR="00EF31A3" w:rsidRPr="006854BF">
        <w:rPr>
          <w:rStyle w:val="Hyperlink"/>
          <w:noProof/>
        </w:rPr>
        <w:t>Figure 1.2 : Offloading System Model</w:t>
      </w:r>
      <w:r w:rsidR="00EF31A3">
        <w:rPr>
          <w:noProof/>
          <w:webHidden/>
        </w:rPr>
        <w:tab/>
      </w:r>
      <w:r w:rsidR="00EF31A3">
        <w:rPr>
          <w:noProof/>
          <w:webHidden/>
        </w:rPr>
        <w:fldChar w:fldCharType="begin"/>
      </w:r>
      <w:r w:rsidR="00EF31A3">
        <w:rPr>
          <w:noProof/>
          <w:webHidden/>
        </w:rPr>
        <w:instrText xml:space="preserve"> PAGEREF _Toc440377700 \h </w:instrText>
      </w:r>
      <w:r w:rsidR="00EF31A3">
        <w:rPr>
          <w:noProof/>
          <w:webHidden/>
        </w:rPr>
      </w:r>
      <w:r w:rsidR="00EF31A3">
        <w:rPr>
          <w:noProof/>
          <w:webHidden/>
        </w:rPr>
        <w:fldChar w:fldCharType="separate"/>
      </w:r>
      <w:ins w:id="414" w:author="Aditya" w:date="2016-01-29T11:19:00Z">
        <w:r w:rsidR="006C2895">
          <w:rPr>
            <w:noProof/>
            <w:webHidden/>
          </w:rPr>
          <w:t>13</w:t>
        </w:r>
      </w:ins>
      <w:del w:id="415" w:author="Aditya" w:date="2016-01-29T11:19:00Z">
        <w:r w:rsidR="006C2895" w:rsidDel="006C2895">
          <w:rPr>
            <w:noProof/>
            <w:webHidden/>
          </w:rPr>
          <w:delText>3</w:delText>
        </w:r>
      </w:del>
      <w:r w:rsidR="00EF31A3">
        <w:rPr>
          <w:noProof/>
          <w:webHidden/>
        </w:rPr>
        <w:fldChar w:fldCharType="end"/>
      </w:r>
      <w:r>
        <w:rPr>
          <w:noProof/>
        </w:rPr>
        <w:fldChar w:fldCharType="end"/>
      </w:r>
    </w:p>
    <w:p w14:paraId="3398887B" w14:textId="77777777" w:rsidR="00EF31A3" w:rsidRDefault="00970EF8">
      <w:pPr>
        <w:pStyle w:val="TableofFigures"/>
        <w:tabs>
          <w:tab w:val="right" w:leader="dot" w:pos="9350"/>
        </w:tabs>
        <w:rPr>
          <w:rFonts w:asciiTheme="minorHAnsi" w:eastAsiaTheme="minorEastAsia" w:hAnsiTheme="minorHAnsi"/>
          <w:noProof/>
          <w:sz w:val="22"/>
        </w:rPr>
      </w:pPr>
      <w:r>
        <w:fldChar w:fldCharType="begin"/>
      </w:r>
      <w:r>
        <w:instrText xml:space="preserve"> HYPERLINK "file:///C:\\Users\\Aditya\\Dropbox\\DOCUMENTS\\THESIS\\REPORT\\Word%20Report%20Recent\\Thesis_Khune_Aditya_08_Jan_2016.docx" \l "_Toc440377701" </w:instrText>
      </w:r>
      <w:r>
        <w:fldChar w:fldCharType="separate"/>
      </w:r>
      <w:r w:rsidR="00EF31A3" w:rsidRPr="006854BF">
        <w:rPr>
          <w:rStyle w:val="Hyperlink"/>
          <w:noProof/>
        </w:rPr>
        <w:t>Figure 1.3 : Offloading is beneficial when large amounts of computation C are needed with relatively small amounts of communication D [2]</w:t>
      </w:r>
      <w:r w:rsidR="00EF31A3">
        <w:rPr>
          <w:noProof/>
          <w:webHidden/>
        </w:rPr>
        <w:tab/>
      </w:r>
      <w:r w:rsidR="00EF31A3">
        <w:rPr>
          <w:noProof/>
          <w:webHidden/>
        </w:rPr>
        <w:fldChar w:fldCharType="begin"/>
      </w:r>
      <w:r w:rsidR="00EF31A3">
        <w:rPr>
          <w:noProof/>
          <w:webHidden/>
        </w:rPr>
        <w:instrText xml:space="preserve"> PAGEREF _Toc440377701 \h </w:instrText>
      </w:r>
      <w:r w:rsidR="00EF31A3">
        <w:rPr>
          <w:noProof/>
          <w:webHidden/>
        </w:rPr>
      </w:r>
      <w:r w:rsidR="00EF31A3">
        <w:rPr>
          <w:noProof/>
          <w:webHidden/>
        </w:rPr>
        <w:fldChar w:fldCharType="separate"/>
      </w:r>
      <w:ins w:id="416" w:author="Aditya" w:date="2016-01-29T11:19:00Z">
        <w:r w:rsidR="006C2895">
          <w:rPr>
            <w:noProof/>
            <w:webHidden/>
          </w:rPr>
          <w:t>14</w:t>
        </w:r>
      </w:ins>
      <w:del w:id="417" w:author="Aditya" w:date="2016-01-29T11:19:00Z">
        <w:r w:rsidR="006C2895" w:rsidDel="006C2895">
          <w:rPr>
            <w:noProof/>
            <w:webHidden/>
          </w:rPr>
          <w:delText>4</w:delText>
        </w:r>
      </w:del>
      <w:r w:rsidR="00EF31A3">
        <w:rPr>
          <w:noProof/>
          <w:webHidden/>
        </w:rPr>
        <w:fldChar w:fldCharType="end"/>
      </w:r>
      <w:r>
        <w:rPr>
          <w:noProof/>
        </w:rPr>
        <w:fldChar w:fldCharType="end"/>
      </w:r>
    </w:p>
    <w:p w14:paraId="7DB8A641" w14:textId="77777777" w:rsidR="00EF31A3" w:rsidRDefault="00970EF8">
      <w:pPr>
        <w:pStyle w:val="TableofFigures"/>
        <w:tabs>
          <w:tab w:val="right" w:leader="dot" w:pos="9350"/>
        </w:tabs>
        <w:rPr>
          <w:rFonts w:asciiTheme="minorHAnsi" w:eastAsiaTheme="minorEastAsia" w:hAnsiTheme="minorHAnsi"/>
          <w:noProof/>
          <w:sz w:val="22"/>
        </w:rPr>
      </w:pPr>
      <w:r>
        <w:fldChar w:fldCharType="begin"/>
      </w:r>
      <w:r>
        <w:instrText xml:space="preserve"> HYPERLINK "file:///C:\\Users\\Aditya\\Dropbox\\DOCUMENTS\\THESIS\\REPORT\\Word%20Report%20Recent\\Thesis_Khune_Aditya_08_Jan_2016.docx" \l "_Toc440377702" </w:instrText>
      </w:r>
      <w:r>
        <w:fldChar w:fldCharType="separate"/>
      </w:r>
      <w:r w:rsidR="00EF31A3" w:rsidRPr="006854BF">
        <w:rPr>
          <w:rStyle w:val="Hyperlink"/>
          <w:noProof/>
        </w:rPr>
        <w:t>Figure 3.1 : Choose from available actions with best Reinforcement History</w:t>
      </w:r>
      <w:r w:rsidR="00EF31A3">
        <w:rPr>
          <w:noProof/>
          <w:webHidden/>
        </w:rPr>
        <w:tab/>
      </w:r>
      <w:r w:rsidR="00EF31A3">
        <w:rPr>
          <w:noProof/>
          <w:webHidden/>
        </w:rPr>
        <w:fldChar w:fldCharType="begin"/>
      </w:r>
      <w:r w:rsidR="00EF31A3">
        <w:rPr>
          <w:noProof/>
          <w:webHidden/>
        </w:rPr>
        <w:instrText xml:space="preserve"> PAGEREF _Toc440377702 \h </w:instrText>
      </w:r>
      <w:r w:rsidR="00EF31A3">
        <w:rPr>
          <w:noProof/>
          <w:webHidden/>
        </w:rPr>
      </w:r>
      <w:r w:rsidR="00EF31A3">
        <w:rPr>
          <w:noProof/>
          <w:webHidden/>
        </w:rPr>
        <w:fldChar w:fldCharType="separate"/>
      </w:r>
      <w:ins w:id="418" w:author="Aditya" w:date="2016-01-29T11:19:00Z">
        <w:r w:rsidR="006C2895">
          <w:rPr>
            <w:noProof/>
            <w:webHidden/>
          </w:rPr>
          <w:t>25</w:t>
        </w:r>
      </w:ins>
      <w:del w:id="419" w:author="Aditya" w:date="2016-01-29T11:18:00Z">
        <w:r w:rsidR="00B060DE" w:rsidDel="006C2895">
          <w:rPr>
            <w:noProof/>
            <w:webHidden/>
          </w:rPr>
          <w:delText>14</w:delText>
        </w:r>
      </w:del>
      <w:r w:rsidR="00EF31A3">
        <w:rPr>
          <w:noProof/>
          <w:webHidden/>
        </w:rPr>
        <w:fldChar w:fldCharType="end"/>
      </w:r>
      <w:r>
        <w:rPr>
          <w:noProof/>
        </w:rPr>
        <w:fldChar w:fldCharType="end"/>
      </w:r>
    </w:p>
    <w:p w14:paraId="2FCF0812" w14:textId="77777777" w:rsidR="00EF31A3" w:rsidRDefault="00970EF8">
      <w:pPr>
        <w:pStyle w:val="TableofFigures"/>
        <w:tabs>
          <w:tab w:val="right" w:leader="dot" w:pos="9350"/>
        </w:tabs>
        <w:rPr>
          <w:rFonts w:asciiTheme="minorHAnsi" w:eastAsiaTheme="minorEastAsia" w:hAnsiTheme="minorHAnsi"/>
          <w:noProof/>
          <w:sz w:val="22"/>
        </w:rPr>
      </w:pPr>
      <w:r>
        <w:fldChar w:fldCharType="begin"/>
      </w:r>
      <w:r>
        <w:instrText xml:space="preserve"> HYPERLINK "file:///C:\\Users\\Aditya\\Dropbox\\DOCUMENTS\\THESIS\\REPORT\\Word%20Report%20Recent\\Thesis_Khune_Aditya_08_Jan_2016.docx" \l "_Toc440377703" </w:instrText>
      </w:r>
      <w:r>
        <w:fldChar w:fldCharType="separate"/>
      </w:r>
      <w:r w:rsidR="00EF31A3" w:rsidRPr="006854BF">
        <w:rPr>
          <w:rStyle w:val="Hyperlink"/>
          <w:noProof/>
        </w:rPr>
        <w:t>Figure 3.2:  Neural network perceptron model</w:t>
      </w:r>
      <w:r w:rsidR="00EF31A3">
        <w:rPr>
          <w:noProof/>
          <w:webHidden/>
        </w:rPr>
        <w:tab/>
      </w:r>
      <w:r w:rsidR="00EF31A3">
        <w:rPr>
          <w:noProof/>
          <w:webHidden/>
        </w:rPr>
        <w:fldChar w:fldCharType="begin"/>
      </w:r>
      <w:r w:rsidR="00EF31A3">
        <w:rPr>
          <w:noProof/>
          <w:webHidden/>
        </w:rPr>
        <w:instrText xml:space="preserve"> PAGEREF _Toc440377703 \h </w:instrText>
      </w:r>
      <w:r w:rsidR="00EF31A3">
        <w:rPr>
          <w:noProof/>
          <w:webHidden/>
        </w:rPr>
      </w:r>
      <w:r w:rsidR="00EF31A3">
        <w:rPr>
          <w:noProof/>
          <w:webHidden/>
        </w:rPr>
        <w:fldChar w:fldCharType="separate"/>
      </w:r>
      <w:ins w:id="420" w:author="Aditya" w:date="2016-01-29T11:19:00Z">
        <w:r w:rsidR="006C2895">
          <w:rPr>
            <w:noProof/>
            <w:webHidden/>
          </w:rPr>
          <w:t>27</w:t>
        </w:r>
      </w:ins>
      <w:del w:id="421" w:author="Aditya" w:date="2016-01-29T11:18:00Z">
        <w:r w:rsidR="00B060DE" w:rsidDel="006C2895">
          <w:rPr>
            <w:noProof/>
            <w:webHidden/>
          </w:rPr>
          <w:delText>16</w:delText>
        </w:r>
      </w:del>
      <w:r w:rsidR="00EF31A3">
        <w:rPr>
          <w:noProof/>
          <w:webHidden/>
        </w:rPr>
        <w:fldChar w:fldCharType="end"/>
      </w:r>
      <w:r>
        <w:rPr>
          <w:noProof/>
        </w:rPr>
        <w:fldChar w:fldCharType="end"/>
      </w:r>
    </w:p>
    <w:p w14:paraId="34756924" w14:textId="77777777" w:rsidR="00EF31A3" w:rsidRDefault="00970EF8">
      <w:pPr>
        <w:pStyle w:val="TableofFigures"/>
        <w:tabs>
          <w:tab w:val="right" w:leader="dot" w:pos="9350"/>
        </w:tabs>
        <w:rPr>
          <w:rFonts w:asciiTheme="minorHAnsi" w:eastAsiaTheme="minorEastAsia" w:hAnsiTheme="minorHAnsi"/>
          <w:noProof/>
          <w:sz w:val="22"/>
        </w:rPr>
      </w:pPr>
      <w:r>
        <w:fldChar w:fldCharType="begin"/>
      </w:r>
      <w:r>
        <w:instrText xml:space="preserve"> HYPERLINK "file:///C:\\Users\\Aditya\\Dropbox\\DOCUMENTS\\THESIS\\REPORT\\Word%20Report%20Recent\\Thesis_Khune_Aditya_08_Jan_2016.docx" \l "_Toc440377704" </w:instrText>
      </w:r>
      <w:r>
        <w:fldChar w:fldCharType="separate"/>
      </w:r>
      <w:r w:rsidR="00EF31A3" w:rsidRPr="006854BF">
        <w:rPr>
          <w:rStyle w:val="Hyperlink"/>
          <w:noProof/>
        </w:rPr>
        <w:t>Figure 3.3 Fuzzy Logic Decision Engine [8]</w:t>
      </w:r>
      <w:r w:rsidR="00EF31A3">
        <w:rPr>
          <w:noProof/>
          <w:webHidden/>
        </w:rPr>
        <w:tab/>
      </w:r>
      <w:r w:rsidR="00EF31A3">
        <w:rPr>
          <w:noProof/>
          <w:webHidden/>
        </w:rPr>
        <w:fldChar w:fldCharType="begin"/>
      </w:r>
      <w:r w:rsidR="00EF31A3">
        <w:rPr>
          <w:noProof/>
          <w:webHidden/>
        </w:rPr>
        <w:instrText xml:space="preserve"> PAGEREF _Toc440377704 \h </w:instrText>
      </w:r>
      <w:r w:rsidR="00EF31A3">
        <w:rPr>
          <w:noProof/>
          <w:webHidden/>
        </w:rPr>
      </w:r>
      <w:r w:rsidR="00EF31A3">
        <w:rPr>
          <w:noProof/>
          <w:webHidden/>
        </w:rPr>
        <w:fldChar w:fldCharType="separate"/>
      </w:r>
      <w:ins w:id="422" w:author="Aditya" w:date="2016-01-29T11:19:00Z">
        <w:r w:rsidR="006C2895">
          <w:rPr>
            <w:noProof/>
            <w:webHidden/>
          </w:rPr>
          <w:t>30</w:t>
        </w:r>
      </w:ins>
      <w:del w:id="423" w:author="Aditya" w:date="2016-01-29T11:18:00Z">
        <w:r w:rsidR="00B060DE" w:rsidDel="006C2895">
          <w:rPr>
            <w:noProof/>
            <w:webHidden/>
          </w:rPr>
          <w:delText>18</w:delText>
        </w:r>
      </w:del>
      <w:r w:rsidR="00EF31A3">
        <w:rPr>
          <w:noProof/>
          <w:webHidden/>
        </w:rPr>
        <w:fldChar w:fldCharType="end"/>
      </w:r>
      <w:r>
        <w:rPr>
          <w:noProof/>
        </w:rPr>
        <w:fldChar w:fldCharType="end"/>
      </w:r>
    </w:p>
    <w:p w14:paraId="174F5250" w14:textId="77777777" w:rsidR="00EF31A3" w:rsidRDefault="00970EF8">
      <w:pPr>
        <w:pStyle w:val="TableofFigures"/>
        <w:tabs>
          <w:tab w:val="right" w:leader="dot" w:pos="9350"/>
        </w:tabs>
        <w:rPr>
          <w:rFonts w:asciiTheme="minorHAnsi" w:eastAsiaTheme="minorEastAsia" w:hAnsiTheme="minorHAnsi"/>
          <w:noProof/>
          <w:sz w:val="22"/>
        </w:rPr>
      </w:pPr>
      <w:r>
        <w:fldChar w:fldCharType="begin"/>
      </w:r>
      <w:r>
        <w:instrText xml:space="preserve"> HYPERLINK "file:///C:\\Users\\Aditya\\Dropbox\\DOCUMENTS\\THESIS\\REPORT\\Word%20Report%20Recent\\Thesis_Khune_Aditya_08_Jan_2016.docx" \l "_Toc440377705" </w:instrText>
      </w:r>
      <w:r>
        <w:fldChar w:fldCharType="separate"/>
      </w:r>
      <w:r w:rsidR="00EF31A3" w:rsidRPr="006854BF">
        <w:rPr>
          <w:rStyle w:val="Hyperlink"/>
          <w:noProof/>
        </w:rPr>
        <w:t>Figure 4.1  Power Monitor Setup</w:t>
      </w:r>
      <w:r w:rsidR="00EF31A3">
        <w:rPr>
          <w:noProof/>
          <w:webHidden/>
        </w:rPr>
        <w:tab/>
      </w:r>
      <w:r w:rsidR="00EF31A3">
        <w:rPr>
          <w:noProof/>
          <w:webHidden/>
        </w:rPr>
        <w:fldChar w:fldCharType="begin"/>
      </w:r>
      <w:r w:rsidR="00EF31A3">
        <w:rPr>
          <w:noProof/>
          <w:webHidden/>
        </w:rPr>
        <w:instrText xml:space="preserve"> PAGEREF _Toc440377705 \h </w:instrText>
      </w:r>
      <w:r w:rsidR="00EF31A3">
        <w:rPr>
          <w:noProof/>
          <w:webHidden/>
        </w:rPr>
      </w:r>
      <w:r w:rsidR="00EF31A3">
        <w:rPr>
          <w:noProof/>
          <w:webHidden/>
        </w:rPr>
        <w:fldChar w:fldCharType="separate"/>
      </w:r>
      <w:ins w:id="424" w:author="Aditya" w:date="2016-01-29T11:19:00Z">
        <w:r w:rsidR="006C2895">
          <w:rPr>
            <w:noProof/>
            <w:webHidden/>
          </w:rPr>
          <w:t>33</w:t>
        </w:r>
      </w:ins>
      <w:del w:id="425" w:author="Aditya" w:date="2016-01-29T11:18:00Z">
        <w:r w:rsidR="00B060DE" w:rsidDel="006C2895">
          <w:rPr>
            <w:noProof/>
            <w:webHidden/>
          </w:rPr>
          <w:delText>21</w:delText>
        </w:r>
      </w:del>
      <w:r w:rsidR="00EF31A3">
        <w:rPr>
          <w:noProof/>
          <w:webHidden/>
        </w:rPr>
        <w:fldChar w:fldCharType="end"/>
      </w:r>
      <w:r>
        <w:rPr>
          <w:noProof/>
        </w:rPr>
        <w:fldChar w:fldCharType="end"/>
      </w:r>
    </w:p>
    <w:p w14:paraId="59157E6F" w14:textId="77777777" w:rsidR="00EF31A3" w:rsidRDefault="00970EF8">
      <w:pPr>
        <w:pStyle w:val="TableofFigures"/>
        <w:tabs>
          <w:tab w:val="right" w:leader="dot" w:pos="9350"/>
        </w:tabs>
        <w:rPr>
          <w:rFonts w:asciiTheme="minorHAnsi" w:eastAsiaTheme="minorEastAsia" w:hAnsiTheme="minorHAnsi"/>
          <w:noProof/>
          <w:sz w:val="22"/>
        </w:rPr>
      </w:pPr>
      <w:r>
        <w:fldChar w:fldCharType="begin"/>
      </w:r>
      <w:r>
        <w:instrText xml:space="preserve"> HYPERLINK "file:///C:\\Users\\Aditya\\Dropbox\\DOCUMENTS\\THESIS\\REPORT\\Word%20Report%20Recent\\Thesis_Khune_Aditya_08_Jan_2016.docx" \l "_Toc440377706" </w:instrText>
      </w:r>
      <w:r>
        <w:fldChar w:fldCharType="separate"/>
      </w:r>
      <w:r w:rsidR="00EF31A3" w:rsidRPr="006854BF">
        <w:rPr>
          <w:rStyle w:val="Hyperlink"/>
          <w:noProof/>
        </w:rPr>
        <w:t>Figure 4.2: Battery Consumption for Matrix Inverse Calculation</w:t>
      </w:r>
      <w:r w:rsidR="00EF31A3">
        <w:rPr>
          <w:noProof/>
          <w:webHidden/>
        </w:rPr>
        <w:tab/>
      </w:r>
      <w:r w:rsidR="00EF31A3">
        <w:rPr>
          <w:noProof/>
          <w:webHidden/>
        </w:rPr>
        <w:fldChar w:fldCharType="begin"/>
      </w:r>
      <w:r w:rsidR="00EF31A3">
        <w:rPr>
          <w:noProof/>
          <w:webHidden/>
        </w:rPr>
        <w:instrText xml:space="preserve"> PAGEREF _Toc440377706 \h </w:instrText>
      </w:r>
      <w:r w:rsidR="00EF31A3">
        <w:rPr>
          <w:noProof/>
          <w:webHidden/>
        </w:rPr>
      </w:r>
      <w:r w:rsidR="00EF31A3">
        <w:rPr>
          <w:noProof/>
          <w:webHidden/>
        </w:rPr>
        <w:fldChar w:fldCharType="separate"/>
      </w:r>
      <w:ins w:id="426" w:author="Aditya" w:date="2016-01-29T11:19:00Z">
        <w:r w:rsidR="006C2895">
          <w:rPr>
            <w:noProof/>
            <w:webHidden/>
          </w:rPr>
          <w:t>34</w:t>
        </w:r>
      </w:ins>
      <w:del w:id="427" w:author="Aditya" w:date="2016-01-29T11:18:00Z">
        <w:r w:rsidR="00B060DE" w:rsidDel="006C2895">
          <w:rPr>
            <w:noProof/>
            <w:webHidden/>
          </w:rPr>
          <w:delText>22</w:delText>
        </w:r>
      </w:del>
      <w:r w:rsidR="00EF31A3">
        <w:rPr>
          <w:noProof/>
          <w:webHidden/>
        </w:rPr>
        <w:fldChar w:fldCharType="end"/>
      </w:r>
      <w:r>
        <w:rPr>
          <w:noProof/>
        </w:rPr>
        <w:fldChar w:fldCharType="end"/>
      </w:r>
    </w:p>
    <w:p w14:paraId="28A04B15" w14:textId="77777777" w:rsidR="00EF31A3" w:rsidRDefault="00970EF8">
      <w:pPr>
        <w:pStyle w:val="TableofFigures"/>
        <w:tabs>
          <w:tab w:val="right" w:leader="dot" w:pos="9350"/>
        </w:tabs>
        <w:rPr>
          <w:rFonts w:asciiTheme="minorHAnsi" w:eastAsiaTheme="minorEastAsia" w:hAnsiTheme="minorHAnsi"/>
          <w:noProof/>
          <w:sz w:val="22"/>
        </w:rPr>
      </w:pPr>
      <w:r>
        <w:fldChar w:fldCharType="begin"/>
      </w:r>
      <w:r>
        <w:instrText xml:space="preserve"> HYPERLINK "file:///C:\\Users\\Aditya\\Dropbox\\DOCUMENTS\\THESIS\\REPORT\\Word%20Report%20Recent\\Thesis_Khune_Aditya_08_Jan_2016.docx" \l "_Toc440377707" </w:instrText>
      </w:r>
      <w:r>
        <w:fldChar w:fldCharType="separate"/>
      </w:r>
      <w:r w:rsidR="00EF31A3" w:rsidRPr="006854BF">
        <w:rPr>
          <w:rStyle w:val="Hyperlink"/>
          <w:noProof/>
        </w:rPr>
        <w:t>Figure 4.3: Response Time for Matrix Inverse Calculation</w:t>
      </w:r>
      <w:r w:rsidR="00EF31A3">
        <w:rPr>
          <w:noProof/>
          <w:webHidden/>
        </w:rPr>
        <w:tab/>
      </w:r>
      <w:r w:rsidR="00EF31A3">
        <w:rPr>
          <w:noProof/>
          <w:webHidden/>
        </w:rPr>
        <w:fldChar w:fldCharType="begin"/>
      </w:r>
      <w:r w:rsidR="00EF31A3">
        <w:rPr>
          <w:noProof/>
          <w:webHidden/>
        </w:rPr>
        <w:instrText xml:space="preserve"> PAGEREF _Toc440377707 \h </w:instrText>
      </w:r>
      <w:r w:rsidR="00EF31A3">
        <w:rPr>
          <w:noProof/>
          <w:webHidden/>
        </w:rPr>
      </w:r>
      <w:r w:rsidR="00EF31A3">
        <w:rPr>
          <w:noProof/>
          <w:webHidden/>
        </w:rPr>
        <w:fldChar w:fldCharType="separate"/>
      </w:r>
      <w:ins w:id="428" w:author="Aditya" w:date="2016-01-29T11:19:00Z">
        <w:r w:rsidR="006C2895">
          <w:rPr>
            <w:noProof/>
            <w:webHidden/>
          </w:rPr>
          <w:t>35</w:t>
        </w:r>
      </w:ins>
      <w:del w:id="429" w:author="Aditya" w:date="2016-01-29T11:18:00Z">
        <w:r w:rsidR="00B060DE" w:rsidDel="006C2895">
          <w:rPr>
            <w:noProof/>
            <w:webHidden/>
          </w:rPr>
          <w:delText>23</w:delText>
        </w:r>
      </w:del>
      <w:r w:rsidR="00EF31A3">
        <w:rPr>
          <w:noProof/>
          <w:webHidden/>
        </w:rPr>
        <w:fldChar w:fldCharType="end"/>
      </w:r>
      <w:r>
        <w:rPr>
          <w:noProof/>
        </w:rPr>
        <w:fldChar w:fldCharType="end"/>
      </w:r>
    </w:p>
    <w:p w14:paraId="286D278B" w14:textId="77777777" w:rsidR="00EF31A3" w:rsidRDefault="00970EF8">
      <w:pPr>
        <w:pStyle w:val="TableofFigures"/>
        <w:tabs>
          <w:tab w:val="right" w:leader="dot" w:pos="9350"/>
        </w:tabs>
        <w:rPr>
          <w:rFonts w:asciiTheme="minorHAnsi" w:eastAsiaTheme="minorEastAsia" w:hAnsiTheme="minorHAnsi"/>
          <w:noProof/>
          <w:sz w:val="22"/>
        </w:rPr>
      </w:pPr>
      <w:r>
        <w:fldChar w:fldCharType="begin"/>
      </w:r>
      <w:r>
        <w:instrText xml:space="preserve"> HYPERLINK "file:///C:\\Users\\Aditya\\Dropbox\\DOCUMENTS\\THESIS\\REPORT\\Word%20Report%20Recent\\Thesis_Khune_Aditya_08_Jan_2016.docx" \l "_Toc440377709" </w:instrText>
      </w:r>
      <w:r>
        <w:fldChar w:fldCharType="separate"/>
      </w:r>
      <w:r w:rsidR="00EF31A3" w:rsidRPr="006854BF">
        <w:rPr>
          <w:rStyle w:val="Hyperlink"/>
          <w:noProof/>
        </w:rPr>
        <w:t>Figure 4.4 Battery Consumption for Web Browsers</w:t>
      </w:r>
      <w:r w:rsidR="00EF31A3">
        <w:rPr>
          <w:noProof/>
          <w:webHidden/>
        </w:rPr>
        <w:tab/>
      </w:r>
      <w:r w:rsidR="00EF31A3">
        <w:rPr>
          <w:noProof/>
          <w:webHidden/>
        </w:rPr>
        <w:fldChar w:fldCharType="begin"/>
      </w:r>
      <w:r w:rsidR="00EF31A3">
        <w:rPr>
          <w:noProof/>
          <w:webHidden/>
        </w:rPr>
        <w:instrText xml:space="preserve"> PAGEREF _Toc440377709 \h </w:instrText>
      </w:r>
      <w:r w:rsidR="00EF31A3">
        <w:rPr>
          <w:noProof/>
          <w:webHidden/>
        </w:rPr>
      </w:r>
      <w:r w:rsidR="00EF31A3">
        <w:rPr>
          <w:noProof/>
          <w:webHidden/>
        </w:rPr>
        <w:fldChar w:fldCharType="separate"/>
      </w:r>
      <w:ins w:id="430" w:author="Aditya" w:date="2016-01-29T11:19:00Z">
        <w:r w:rsidR="006C2895">
          <w:rPr>
            <w:noProof/>
            <w:webHidden/>
          </w:rPr>
          <w:t>36</w:t>
        </w:r>
      </w:ins>
      <w:del w:id="431" w:author="Aditya" w:date="2016-01-29T11:18:00Z">
        <w:r w:rsidR="00B060DE" w:rsidDel="006C2895">
          <w:rPr>
            <w:noProof/>
            <w:webHidden/>
          </w:rPr>
          <w:delText>24</w:delText>
        </w:r>
      </w:del>
      <w:r w:rsidR="00EF31A3">
        <w:rPr>
          <w:noProof/>
          <w:webHidden/>
        </w:rPr>
        <w:fldChar w:fldCharType="end"/>
      </w:r>
      <w:r>
        <w:rPr>
          <w:noProof/>
        </w:rPr>
        <w:fldChar w:fldCharType="end"/>
      </w:r>
    </w:p>
    <w:p w14:paraId="7E92BAD6" w14:textId="77777777" w:rsidR="00EF31A3" w:rsidRDefault="00970EF8">
      <w:pPr>
        <w:pStyle w:val="TableofFigures"/>
        <w:tabs>
          <w:tab w:val="right" w:leader="dot" w:pos="9350"/>
        </w:tabs>
        <w:rPr>
          <w:rFonts w:asciiTheme="minorHAnsi" w:eastAsiaTheme="minorEastAsia" w:hAnsiTheme="minorHAnsi"/>
          <w:noProof/>
          <w:sz w:val="22"/>
        </w:rPr>
      </w:pPr>
      <w:r>
        <w:fldChar w:fldCharType="begin"/>
      </w:r>
      <w:r>
        <w:instrText xml:space="preserve"> HYPERLINK "file:///C:\\Users\\Aditya\\Dropbox\\DOCUMENTS\\THESIS\\REPORT\\Word%20Report%20Recent\\Thesis_Khune_Aditya_08_Jan_2016.docx" \l "_Toc440377710" </w:instrText>
      </w:r>
      <w:r>
        <w:fldChar w:fldCharType="separate"/>
      </w:r>
      <w:r w:rsidR="00EF31A3" w:rsidRPr="006854BF">
        <w:rPr>
          <w:rStyle w:val="Hyperlink"/>
          <w:noProof/>
        </w:rPr>
        <w:t>Figure 4.5 Response Time for page loading in Web Browsers</w:t>
      </w:r>
      <w:r w:rsidR="00EF31A3">
        <w:rPr>
          <w:noProof/>
          <w:webHidden/>
        </w:rPr>
        <w:tab/>
      </w:r>
      <w:r w:rsidR="00EF31A3">
        <w:rPr>
          <w:noProof/>
          <w:webHidden/>
        </w:rPr>
        <w:fldChar w:fldCharType="begin"/>
      </w:r>
      <w:r w:rsidR="00EF31A3">
        <w:rPr>
          <w:noProof/>
          <w:webHidden/>
        </w:rPr>
        <w:instrText xml:space="preserve"> PAGEREF _Toc440377710 \h </w:instrText>
      </w:r>
      <w:r w:rsidR="00EF31A3">
        <w:rPr>
          <w:noProof/>
          <w:webHidden/>
        </w:rPr>
      </w:r>
      <w:r w:rsidR="00EF31A3">
        <w:rPr>
          <w:noProof/>
          <w:webHidden/>
        </w:rPr>
        <w:fldChar w:fldCharType="separate"/>
      </w:r>
      <w:ins w:id="432" w:author="Aditya" w:date="2016-01-29T11:19:00Z">
        <w:r w:rsidR="006C2895">
          <w:rPr>
            <w:noProof/>
            <w:webHidden/>
          </w:rPr>
          <w:t>37</w:t>
        </w:r>
      </w:ins>
      <w:del w:id="433" w:author="Aditya" w:date="2016-01-29T11:18:00Z">
        <w:r w:rsidR="00B060DE" w:rsidDel="006C2895">
          <w:rPr>
            <w:noProof/>
            <w:webHidden/>
          </w:rPr>
          <w:delText>25</w:delText>
        </w:r>
      </w:del>
      <w:r w:rsidR="00EF31A3">
        <w:rPr>
          <w:noProof/>
          <w:webHidden/>
        </w:rPr>
        <w:fldChar w:fldCharType="end"/>
      </w:r>
      <w:r>
        <w:rPr>
          <w:noProof/>
        </w:rPr>
        <w:fldChar w:fldCharType="end"/>
      </w:r>
    </w:p>
    <w:p w14:paraId="5E169E8C" w14:textId="77777777" w:rsidR="00EF31A3" w:rsidRDefault="00970EF8">
      <w:pPr>
        <w:pStyle w:val="TableofFigures"/>
        <w:tabs>
          <w:tab w:val="right" w:leader="dot" w:pos="9350"/>
        </w:tabs>
        <w:rPr>
          <w:rFonts w:asciiTheme="minorHAnsi" w:eastAsiaTheme="minorEastAsia" w:hAnsiTheme="minorHAnsi"/>
          <w:noProof/>
          <w:sz w:val="22"/>
        </w:rPr>
      </w:pPr>
      <w:r>
        <w:fldChar w:fldCharType="begin"/>
      </w:r>
      <w:r>
        <w:instrText xml:space="preserve"> HYPERLINK "file:///C:\\Users\\Aditya\\Dropbox\\DOCUMENTS\\THESIS\\REPORT\\Word%20Report%20Recent\\Thesis_Khune_Aditya_08_Jan_2016.docx" \l "_Toc440377711" </w:instrText>
      </w:r>
      <w:r>
        <w:fldChar w:fldCharType="separate"/>
      </w:r>
      <w:r w:rsidR="00EF31A3" w:rsidRPr="006854BF">
        <w:rPr>
          <w:rStyle w:val="Hyperlink"/>
          <w:noProof/>
        </w:rPr>
        <w:t>Figure 4.6 Battery Consumption while zipping files</w:t>
      </w:r>
      <w:r w:rsidR="00EF31A3">
        <w:rPr>
          <w:noProof/>
          <w:webHidden/>
        </w:rPr>
        <w:tab/>
      </w:r>
      <w:r w:rsidR="00EF31A3">
        <w:rPr>
          <w:noProof/>
          <w:webHidden/>
        </w:rPr>
        <w:fldChar w:fldCharType="begin"/>
      </w:r>
      <w:r w:rsidR="00EF31A3">
        <w:rPr>
          <w:noProof/>
          <w:webHidden/>
        </w:rPr>
        <w:instrText xml:space="preserve"> PAGEREF _Toc440377711 \h </w:instrText>
      </w:r>
      <w:r w:rsidR="00EF31A3">
        <w:rPr>
          <w:noProof/>
          <w:webHidden/>
        </w:rPr>
      </w:r>
      <w:r w:rsidR="00EF31A3">
        <w:rPr>
          <w:noProof/>
          <w:webHidden/>
        </w:rPr>
        <w:fldChar w:fldCharType="separate"/>
      </w:r>
      <w:ins w:id="434" w:author="Aditya" w:date="2016-01-29T11:19:00Z">
        <w:r w:rsidR="006C2895">
          <w:rPr>
            <w:noProof/>
            <w:webHidden/>
          </w:rPr>
          <w:t>38</w:t>
        </w:r>
      </w:ins>
      <w:del w:id="435" w:author="Aditya" w:date="2016-01-29T11:18:00Z">
        <w:r w:rsidR="00B060DE" w:rsidDel="006C2895">
          <w:rPr>
            <w:noProof/>
            <w:webHidden/>
          </w:rPr>
          <w:delText>26</w:delText>
        </w:r>
      </w:del>
      <w:r w:rsidR="00EF31A3">
        <w:rPr>
          <w:noProof/>
          <w:webHidden/>
        </w:rPr>
        <w:fldChar w:fldCharType="end"/>
      </w:r>
      <w:r>
        <w:rPr>
          <w:noProof/>
        </w:rPr>
        <w:fldChar w:fldCharType="end"/>
      </w:r>
    </w:p>
    <w:p w14:paraId="24CD55F9" w14:textId="77777777" w:rsidR="00EF31A3" w:rsidRDefault="00970EF8">
      <w:pPr>
        <w:pStyle w:val="TableofFigures"/>
        <w:tabs>
          <w:tab w:val="right" w:leader="dot" w:pos="9350"/>
        </w:tabs>
        <w:rPr>
          <w:rFonts w:asciiTheme="minorHAnsi" w:eastAsiaTheme="minorEastAsia" w:hAnsiTheme="minorHAnsi"/>
          <w:noProof/>
          <w:sz w:val="22"/>
        </w:rPr>
      </w:pPr>
      <w:r>
        <w:fldChar w:fldCharType="begin"/>
      </w:r>
      <w:r>
        <w:instrText xml:space="preserve"> HYPERLINK "file:///C:\\Users\\Aditya\\Dropbox\\DOCUMENTS\\THESIS\\REPORT\\Word%20Report%20Recent\\Thesis_Khune_Aditya_08_Jan_2016.docx" \l "_Toc440377712" </w:instrText>
      </w:r>
      <w:r>
        <w:fldChar w:fldCharType="separate"/>
      </w:r>
      <w:r w:rsidR="00EF31A3" w:rsidRPr="006854BF">
        <w:rPr>
          <w:rStyle w:val="Hyperlink"/>
          <w:noProof/>
        </w:rPr>
        <w:t>Figure 4.7 Response Time while zipping Files</w:t>
      </w:r>
      <w:r w:rsidR="00EF31A3">
        <w:rPr>
          <w:noProof/>
          <w:webHidden/>
        </w:rPr>
        <w:tab/>
      </w:r>
      <w:r w:rsidR="00EF31A3">
        <w:rPr>
          <w:noProof/>
          <w:webHidden/>
        </w:rPr>
        <w:fldChar w:fldCharType="begin"/>
      </w:r>
      <w:r w:rsidR="00EF31A3">
        <w:rPr>
          <w:noProof/>
          <w:webHidden/>
        </w:rPr>
        <w:instrText xml:space="preserve"> PAGEREF _Toc440377712 \h </w:instrText>
      </w:r>
      <w:r w:rsidR="00EF31A3">
        <w:rPr>
          <w:noProof/>
          <w:webHidden/>
        </w:rPr>
      </w:r>
      <w:r w:rsidR="00EF31A3">
        <w:rPr>
          <w:noProof/>
          <w:webHidden/>
        </w:rPr>
        <w:fldChar w:fldCharType="separate"/>
      </w:r>
      <w:ins w:id="436" w:author="Aditya" w:date="2016-01-29T11:19:00Z">
        <w:r w:rsidR="006C2895">
          <w:rPr>
            <w:noProof/>
            <w:webHidden/>
          </w:rPr>
          <w:t>38</w:t>
        </w:r>
      </w:ins>
      <w:del w:id="437" w:author="Aditya" w:date="2016-01-29T11:18:00Z">
        <w:r w:rsidR="00B060DE" w:rsidDel="006C2895">
          <w:rPr>
            <w:noProof/>
            <w:webHidden/>
          </w:rPr>
          <w:delText>26</w:delText>
        </w:r>
      </w:del>
      <w:r w:rsidR="00EF31A3">
        <w:rPr>
          <w:noProof/>
          <w:webHidden/>
        </w:rPr>
        <w:fldChar w:fldCharType="end"/>
      </w:r>
      <w:r>
        <w:rPr>
          <w:noProof/>
        </w:rPr>
        <w:fldChar w:fldCharType="end"/>
      </w:r>
    </w:p>
    <w:p w14:paraId="7468079F" w14:textId="77777777" w:rsidR="00EF31A3" w:rsidRDefault="00970EF8">
      <w:pPr>
        <w:pStyle w:val="TableofFigures"/>
        <w:tabs>
          <w:tab w:val="right" w:leader="dot" w:pos="9350"/>
        </w:tabs>
        <w:rPr>
          <w:rFonts w:asciiTheme="minorHAnsi" w:eastAsiaTheme="minorEastAsia" w:hAnsiTheme="minorHAnsi"/>
          <w:noProof/>
          <w:sz w:val="22"/>
        </w:rPr>
      </w:pPr>
      <w:r>
        <w:fldChar w:fldCharType="begin"/>
      </w:r>
      <w:r>
        <w:instrText xml:space="preserve"> HYPERLINK "file:///C:\\Users\\Aditya\\Dropbox\\DOCUMENTS\\THESIS\\REPORT\\Word%20Report%20Recent\\Thesis_Khune_Aditya_08_Jan_2016.docx" \l "_Toc440377713" </w:instrText>
      </w:r>
      <w:r>
        <w:fldChar w:fldCharType="separate"/>
      </w:r>
      <w:r w:rsidR="00EF31A3" w:rsidRPr="006854BF">
        <w:rPr>
          <w:rStyle w:val="Hyperlink"/>
          <w:noProof/>
        </w:rPr>
        <w:t>Figure 4.8 Battery Consumption while Voice Recognition and Translation App</w:t>
      </w:r>
      <w:r w:rsidR="00EF31A3">
        <w:rPr>
          <w:noProof/>
          <w:webHidden/>
        </w:rPr>
        <w:tab/>
      </w:r>
      <w:r w:rsidR="00EF31A3">
        <w:rPr>
          <w:noProof/>
          <w:webHidden/>
        </w:rPr>
        <w:fldChar w:fldCharType="begin"/>
      </w:r>
      <w:r w:rsidR="00EF31A3">
        <w:rPr>
          <w:noProof/>
          <w:webHidden/>
        </w:rPr>
        <w:instrText xml:space="preserve"> PAGEREF _Toc440377713 \h </w:instrText>
      </w:r>
      <w:r w:rsidR="00EF31A3">
        <w:rPr>
          <w:noProof/>
          <w:webHidden/>
        </w:rPr>
      </w:r>
      <w:r w:rsidR="00EF31A3">
        <w:rPr>
          <w:noProof/>
          <w:webHidden/>
        </w:rPr>
        <w:fldChar w:fldCharType="separate"/>
      </w:r>
      <w:ins w:id="438" w:author="Aditya" w:date="2016-01-29T11:19:00Z">
        <w:r w:rsidR="006C2895">
          <w:rPr>
            <w:noProof/>
            <w:webHidden/>
          </w:rPr>
          <w:t>39</w:t>
        </w:r>
      </w:ins>
      <w:del w:id="439" w:author="Aditya" w:date="2016-01-29T11:18:00Z">
        <w:r w:rsidR="00B060DE" w:rsidDel="006C2895">
          <w:rPr>
            <w:noProof/>
            <w:webHidden/>
          </w:rPr>
          <w:delText>27</w:delText>
        </w:r>
      </w:del>
      <w:r w:rsidR="00EF31A3">
        <w:rPr>
          <w:noProof/>
          <w:webHidden/>
        </w:rPr>
        <w:fldChar w:fldCharType="end"/>
      </w:r>
      <w:r>
        <w:rPr>
          <w:noProof/>
        </w:rPr>
        <w:fldChar w:fldCharType="end"/>
      </w:r>
    </w:p>
    <w:p w14:paraId="55F95A9E" w14:textId="77777777" w:rsidR="00EF31A3" w:rsidRDefault="00970EF8">
      <w:pPr>
        <w:pStyle w:val="TableofFigures"/>
        <w:tabs>
          <w:tab w:val="right" w:leader="dot" w:pos="9350"/>
        </w:tabs>
        <w:rPr>
          <w:rFonts w:asciiTheme="minorHAnsi" w:eastAsiaTheme="minorEastAsia" w:hAnsiTheme="minorHAnsi"/>
          <w:noProof/>
          <w:sz w:val="22"/>
        </w:rPr>
      </w:pPr>
      <w:r>
        <w:fldChar w:fldCharType="begin"/>
      </w:r>
      <w:r>
        <w:instrText xml:space="preserve"> HYPERLINK "file:///C:\\Users\\Aditya\\Dropbox\\DOCUMENTS\\THESIS\\REPORT\\Word%20Report%20Recent\\Thesis_Khune_Aditya_08_Jan_2016.docx" \l "_Toc440377714" </w:instrText>
      </w:r>
      <w:r>
        <w:fldChar w:fldCharType="separate"/>
      </w:r>
      <w:r w:rsidR="00EF31A3" w:rsidRPr="006854BF">
        <w:rPr>
          <w:rStyle w:val="Hyperlink"/>
          <w:noProof/>
        </w:rPr>
        <w:t>Figure 4.9 Battery Consumption while Torrent downloading</w:t>
      </w:r>
      <w:r w:rsidR="00EF31A3">
        <w:rPr>
          <w:noProof/>
          <w:webHidden/>
        </w:rPr>
        <w:tab/>
      </w:r>
      <w:r w:rsidR="00EF31A3">
        <w:rPr>
          <w:noProof/>
          <w:webHidden/>
        </w:rPr>
        <w:fldChar w:fldCharType="begin"/>
      </w:r>
      <w:r w:rsidR="00EF31A3">
        <w:rPr>
          <w:noProof/>
          <w:webHidden/>
        </w:rPr>
        <w:instrText xml:space="preserve"> PAGEREF _Toc440377714 \h </w:instrText>
      </w:r>
      <w:r w:rsidR="00EF31A3">
        <w:rPr>
          <w:noProof/>
          <w:webHidden/>
        </w:rPr>
      </w:r>
      <w:r w:rsidR="00EF31A3">
        <w:rPr>
          <w:noProof/>
          <w:webHidden/>
        </w:rPr>
        <w:fldChar w:fldCharType="separate"/>
      </w:r>
      <w:ins w:id="440" w:author="Aditya" w:date="2016-01-29T11:19:00Z">
        <w:r w:rsidR="006C2895">
          <w:rPr>
            <w:noProof/>
            <w:webHidden/>
          </w:rPr>
          <w:t>40</w:t>
        </w:r>
      </w:ins>
      <w:del w:id="441" w:author="Aditya" w:date="2016-01-29T11:18:00Z">
        <w:r w:rsidR="00B060DE" w:rsidDel="006C2895">
          <w:rPr>
            <w:noProof/>
            <w:webHidden/>
          </w:rPr>
          <w:delText>28</w:delText>
        </w:r>
      </w:del>
      <w:r w:rsidR="00EF31A3">
        <w:rPr>
          <w:noProof/>
          <w:webHidden/>
        </w:rPr>
        <w:fldChar w:fldCharType="end"/>
      </w:r>
      <w:r>
        <w:rPr>
          <w:noProof/>
        </w:rPr>
        <w:fldChar w:fldCharType="end"/>
      </w:r>
    </w:p>
    <w:p w14:paraId="5A1642FA" w14:textId="77777777" w:rsidR="00EF31A3" w:rsidRDefault="00970EF8">
      <w:pPr>
        <w:pStyle w:val="TableofFigures"/>
        <w:tabs>
          <w:tab w:val="right" w:leader="dot" w:pos="9350"/>
        </w:tabs>
        <w:rPr>
          <w:rFonts w:asciiTheme="minorHAnsi" w:eastAsiaTheme="minorEastAsia" w:hAnsiTheme="minorHAnsi"/>
          <w:noProof/>
          <w:sz w:val="22"/>
        </w:rPr>
      </w:pPr>
      <w:r>
        <w:fldChar w:fldCharType="begin"/>
      </w:r>
      <w:r>
        <w:instrText xml:space="preserve"> HYPERLINK "file:///C:\\Users\\Aditya\\Dropbox\\DOCUMENTS\\THESIS\\REPORT\\Word%20Report%20Recent\\Thesis_Khune_Aditya_08_Jan_2016.docx" \l "_Toc440377715" </w:instrText>
      </w:r>
      <w:r>
        <w:fldChar w:fldCharType="separate"/>
      </w:r>
      <w:r w:rsidR="00EF31A3" w:rsidRPr="006854BF">
        <w:rPr>
          <w:rStyle w:val="Hyperlink"/>
          <w:noProof/>
        </w:rPr>
        <w:t>Figure 4.10: Response Time while Torrent downloading</w:t>
      </w:r>
      <w:r w:rsidR="00EF31A3">
        <w:rPr>
          <w:noProof/>
          <w:webHidden/>
        </w:rPr>
        <w:tab/>
      </w:r>
      <w:r w:rsidR="00EF31A3">
        <w:rPr>
          <w:noProof/>
          <w:webHidden/>
        </w:rPr>
        <w:fldChar w:fldCharType="begin"/>
      </w:r>
      <w:r w:rsidR="00EF31A3">
        <w:rPr>
          <w:noProof/>
          <w:webHidden/>
        </w:rPr>
        <w:instrText xml:space="preserve"> PAGEREF _Toc440377715 \h </w:instrText>
      </w:r>
      <w:r w:rsidR="00EF31A3">
        <w:rPr>
          <w:noProof/>
          <w:webHidden/>
        </w:rPr>
      </w:r>
      <w:r w:rsidR="00EF31A3">
        <w:rPr>
          <w:noProof/>
          <w:webHidden/>
        </w:rPr>
        <w:fldChar w:fldCharType="separate"/>
      </w:r>
      <w:ins w:id="442" w:author="Aditya" w:date="2016-01-29T11:19:00Z">
        <w:r w:rsidR="006C2895">
          <w:rPr>
            <w:noProof/>
            <w:webHidden/>
          </w:rPr>
          <w:t>40</w:t>
        </w:r>
      </w:ins>
      <w:del w:id="443" w:author="Aditya" w:date="2016-01-29T11:18:00Z">
        <w:r w:rsidR="00B060DE" w:rsidDel="006C2895">
          <w:rPr>
            <w:noProof/>
            <w:webHidden/>
          </w:rPr>
          <w:delText>28</w:delText>
        </w:r>
      </w:del>
      <w:r w:rsidR="00EF31A3">
        <w:rPr>
          <w:noProof/>
          <w:webHidden/>
        </w:rPr>
        <w:fldChar w:fldCharType="end"/>
      </w:r>
      <w:r>
        <w:rPr>
          <w:noProof/>
        </w:rPr>
        <w:fldChar w:fldCharType="end"/>
      </w:r>
    </w:p>
    <w:p w14:paraId="23145A06" w14:textId="77777777" w:rsidR="00EF31A3" w:rsidRDefault="00970EF8">
      <w:pPr>
        <w:pStyle w:val="TableofFigures"/>
        <w:tabs>
          <w:tab w:val="right" w:leader="dot" w:pos="9350"/>
        </w:tabs>
        <w:rPr>
          <w:rFonts w:asciiTheme="minorHAnsi" w:eastAsiaTheme="minorEastAsia" w:hAnsiTheme="minorHAnsi"/>
          <w:noProof/>
          <w:sz w:val="22"/>
        </w:rPr>
      </w:pPr>
      <w:r>
        <w:fldChar w:fldCharType="begin"/>
      </w:r>
      <w:r>
        <w:instrText xml:space="preserve"> HYPERLINK "file:///C:\\Users\\Aditya\\Dropbox\\DOCUMENTS\\THESIS\\REPORT\\Word%20Report%20Recent\\Thesis_Khune_Aditya_08_Jan_2016.docx" \l "_Toc440377716" </w:instrText>
      </w:r>
      <w:r>
        <w:fldChar w:fldCharType="separate"/>
      </w:r>
      <w:r w:rsidR="00EF31A3" w:rsidRPr="006854BF">
        <w:rPr>
          <w:rStyle w:val="Hyperlink"/>
          <w:noProof/>
        </w:rPr>
        <w:t>Figure 5.1 Representing the Q Table with Penalty values</w:t>
      </w:r>
      <w:r w:rsidR="00EF31A3">
        <w:rPr>
          <w:noProof/>
          <w:webHidden/>
        </w:rPr>
        <w:tab/>
      </w:r>
      <w:r w:rsidR="00EF31A3">
        <w:rPr>
          <w:noProof/>
          <w:webHidden/>
        </w:rPr>
        <w:fldChar w:fldCharType="begin"/>
      </w:r>
      <w:r w:rsidR="00EF31A3">
        <w:rPr>
          <w:noProof/>
          <w:webHidden/>
        </w:rPr>
        <w:instrText xml:space="preserve"> PAGEREF _Toc440377716 \h </w:instrText>
      </w:r>
      <w:r w:rsidR="00EF31A3">
        <w:rPr>
          <w:noProof/>
          <w:webHidden/>
        </w:rPr>
      </w:r>
      <w:r w:rsidR="00EF31A3">
        <w:rPr>
          <w:noProof/>
          <w:webHidden/>
        </w:rPr>
        <w:fldChar w:fldCharType="separate"/>
      </w:r>
      <w:ins w:id="444" w:author="Aditya" w:date="2016-01-29T11:19:00Z">
        <w:r w:rsidR="006C2895">
          <w:rPr>
            <w:noProof/>
            <w:webHidden/>
          </w:rPr>
          <w:t>47</w:t>
        </w:r>
      </w:ins>
      <w:del w:id="445" w:author="Aditya" w:date="2016-01-29T11:18:00Z">
        <w:r w:rsidR="00B060DE" w:rsidDel="006C2895">
          <w:rPr>
            <w:noProof/>
            <w:webHidden/>
          </w:rPr>
          <w:delText>34</w:delText>
        </w:r>
      </w:del>
      <w:r w:rsidR="00EF31A3">
        <w:rPr>
          <w:noProof/>
          <w:webHidden/>
        </w:rPr>
        <w:fldChar w:fldCharType="end"/>
      </w:r>
      <w:r>
        <w:rPr>
          <w:noProof/>
        </w:rPr>
        <w:fldChar w:fldCharType="end"/>
      </w:r>
    </w:p>
    <w:p w14:paraId="5ECE4C8E" w14:textId="77777777" w:rsidR="00EF31A3" w:rsidRDefault="00970EF8">
      <w:pPr>
        <w:pStyle w:val="TableofFigures"/>
        <w:tabs>
          <w:tab w:val="right" w:leader="dot" w:pos="9350"/>
        </w:tabs>
        <w:rPr>
          <w:rFonts w:asciiTheme="minorHAnsi" w:eastAsiaTheme="minorEastAsia" w:hAnsiTheme="minorHAnsi"/>
          <w:noProof/>
          <w:sz w:val="22"/>
        </w:rPr>
      </w:pPr>
      <w:r>
        <w:lastRenderedPageBreak/>
        <w:fldChar w:fldCharType="begin"/>
      </w:r>
      <w:r>
        <w:instrText xml:space="preserve"> HYPERLINK "file:///C:\\Users\\Aditya\\Dropbox\\DOCUMENTS\\THESIS\\REPORT\\Word%20Report%20Recent\\Thesis_Khune_Aditya_08_Jan_2016.docx" \l "_Toc440377717" </w:instrText>
      </w:r>
      <w:r>
        <w:fldChar w:fldCharType="separate"/>
      </w:r>
      <w:r w:rsidR="00EF31A3" w:rsidRPr="006854BF">
        <w:rPr>
          <w:rStyle w:val="Hyperlink"/>
          <w:noProof/>
        </w:rPr>
        <w:t>Figure 5.2 Reinforcement Learning (RL) with Neural Network (NN)</w:t>
      </w:r>
      <w:r w:rsidR="00EF31A3">
        <w:rPr>
          <w:noProof/>
          <w:webHidden/>
        </w:rPr>
        <w:tab/>
      </w:r>
      <w:r w:rsidR="00EF31A3">
        <w:rPr>
          <w:noProof/>
          <w:webHidden/>
        </w:rPr>
        <w:fldChar w:fldCharType="begin"/>
      </w:r>
      <w:r w:rsidR="00EF31A3">
        <w:rPr>
          <w:noProof/>
          <w:webHidden/>
        </w:rPr>
        <w:instrText xml:space="preserve"> PAGEREF _Toc440377717 \h </w:instrText>
      </w:r>
      <w:r w:rsidR="00EF31A3">
        <w:rPr>
          <w:noProof/>
          <w:webHidden/>
        </w:rPr>
      </w:r>
      <w:r w:rsidR="00EF31A3">
        <w:rPr>
          <w:noProof/>
          <w:webHidden/>
        </w:rPr>
        <w:fldChar w:fldCharType="separate"/>
      </w:r>
      <w:ins w:id="446" w:author="Aditya" w:date="2016-01-29T11:19:00Z">
        <w:r w:rsidR="006C2895">
          <w:rPr>
            <w:noProof/>
            <w:webHidden/>
          </w:rPr>
          <w:t>50</w:t>
        </w:r>
      </w:ins>
      <w:del w:id="447" w:author="Aditya" w:date="2016-01-29T11:18:00Z">
        <w:r w:rsidR="00B060DE" w:rsidDel="006C2895">
          <w:rPr>
            <w:noProof/>
            <w:webHidden/>
          </w:rPr>
          <w:delText>37</w:delText>
        </w:r>
      </w:del>
      <w:r w:rsidR="00EF31A3">
        <w:rPr>
          <w:noProof/>
          <w:webHidden/>
        </w:rPr>
        <w:fldChar w:fldCharType="end"/>
      </w:r>
      <w:r>
        <w:rPr>
          <w:noProof/>
        </w:rPr>
        <w:fldChar w:fldCharType="end"/>
      </w:r>
    </w:p>
    <w:p w14:paraId="2B5BBC27" w14:textId="77777777" w:rsidR="00EF31A3" w:rsidRDefault="00970EF8">
      <w:pPr>
        <w:pStyle w:val="TableofFigures"/>
        <w:tabs>
          <w:tab w:val="right" w:leader="dot" w:pos="9350"/>
        </w:tabs>
        <w:rPr>
          <w:rFonts w:asciiTheme="minorHAnsi" w:eastAsiaTheme="minorEastAsia" w:hAnsiTheme="minorHAnsi"/>
          <w:noProof/>
          <w:sz w:val="22"/>
        </w:rPr>
      </w:pPr>
      <w:r>
        <w:fldChar w:fldCharType="begin"/>
      </w:r>
      <w:r>
        <w:instrText xml:space="preserve"> HYPERLINK "file:///C:\\Users\\Aditya\\Dropbox\\DOCUMENTS\\THESIS\\REPORT\\Word%20Report%20Recent\\Thesis_Khune_Aditya_08_Jan_2016.docx" \l "_Toc440377718" </w:instrText>
      </w:r>
      <w:r>
        <w:fldChar w:fldCharType="separate"/>
      </w:r>
      <w:r w:rsidR="00EF31A3" w:rsidRPr="006854BF">
        <w:rPr>
          <w:rStyle w:val="Hyperlink"/>
          <w:noProof/>
        </w:rPr>
        <w:t>Figure 5.3 Classifying with Fuzzy Logic</w:t>
      </w:r>
      <w:r w:rsidR="00EF31A3">
        <w:rPr>
          <w:noProof/>
          <w:webHidden/>
        </w:rPr>
        <w:tab/>
      </w:r>
      <w:r w:rsidR="00EF31A3">
        <w:rPr>
          <w:noProof/>
          <w:webHidden/>
        </w:rPr>
        <w:fldChar w:fldCharType="begin"/>
      </w:r>
      <w:r w:rsidR="00EF31A3">
        <w:rPr>
          <w:noProof/>
          <w:webHidden/>
        </w:rPr>
        <w:instrText xml:space="preserve"> PAGEREF _Toc440377718 \h </w:instrText>
      </w:r>
      <w:r w:rsidR="00EF31A3">
        <w:rPr>
          <w:noProof/>
          <w:webHidden/>
        </w:rPr>
      </w:r>
      <w:r w:rsidR="00EF31A3">
        <w:rPr>
          <w:noProof/>
          <w:webHidden/>
        </w:rPr>
        <w:fldChar w:fldCharType="separate"/>
      </w:r>
      <w:ins w:id="448" w:author="Aditya" w:date="2016-01-29T11:19:00Z">
        <w:r w:rsidR="006C2895">
          <w:rPr>
            <w:noProof/>
            <w:webHidden/>
          </w:rPr>
          <w:t>54</w:t>
        </w:r>
      </w:ins>
      <w:del w:id="449" w:author="Aditya" w:date="2016-01-29T11:18:00Z">
        <w:r w:rsidR="00B060DE" w:rsidDel="006C2895">
          <w:rPr>
            <w:noProof/>
            <w:webHidden/>
          </w:rPr>
          <w:delText>41</w:delText>
        </w:r>
      </w:del>
      <w:r w:rsidR="00EF31A3">
        <w:rPr>
          <w:noProof/>
          <w:webHidden/>
        </w:rPr>
        <w:fldChar w:fldCharType="end"/>
      </w:r>
      <w:r>
        <w:rPr>
          <w:noProof/>
        </w:rPr>
        <w:fldChar w:fldCharType="end"/>
      </w:r>
    </w:p>
    <w:p w14:paraId="794DF277" w14:textId="77777777" w:rsidR="00EF31A3" w:rsidRDefault="00970EF8">
      <w:pPr>
        <w:pStyle w:val="TableofFigures"/>
        <w:tabs>
          <w:tab w:val="right" w:leader="dot" w:pos="9350"/>
        </w:tabs>
        <w:rPr>
          <w:rFonts w:asciiTheme="minorHAnsi" w:eastAsiaTheme="minorEastAsia" w:hAnsiTheme="minorHAnsi"/>
          <w:noProof/>
          <w:sz w:val="22"/>
        </w:rPr>
      </w:pPr>
      <w:r>
        <w:fldChar w:fldCharType="begin"/>
      </w:r>
      <w:r>
        <w:instrText xml:space="preserve"> HYPERLINK "file:///C:\\Users\\Aditya\\Dropbox\\DOCUMENTS\\THESIS\\REPORT\\Word%20Report%20Recent\\Thesis_Khune_Aditya_08_Jan_2016.docx" \l "_Toc440377719" </w:instrText>
      </w:r>
      <w:r>
        <w:fldChar w:fldCharType="separate"/>
      </w:r>
      <w:r w:rsidR="00EF31A3" w:rsidRPr="006854BF">
        <w:rPr>
          <w:rStyle w:val="Hyperlink"/>
          <w:noProof/>
        </w:rPr>
        <w:t>Figure 5.4 Offloading Decision Engine in Android</w:t>
      </w:r>
      <w:r w:rsidR="00EF31A3">
        <w:rPr>
          <w:noProof/>
          <w:webHidden/>
        </w:rPr>
        <w:tab/>
      </w:r>
      <w:r w:rsidR="00EF31A3">
        <w:rPr>
          <w:noProof/>
          <w:webHidden/>
        </w:rPr>
        <w:fldChar w:fldCharType="begin"/>
      </w:r>
      <w:r w:rsidR="00EF31A3">
        <w:rPr>
          <w:noProof/>
          <w:webHidden/>
        </w:rPr>
        <w:instrText xml:space="preserve"> PAGEREF _Toc440377719 \h </w:instrText>
      </w:r>
      <w:r w:rsidR="00EF31A3">
        <w:rPr>
          <w:noProof/>
          <w:webHidden/>
        </w:rPr>
      </w:r>
      <w:r w:rsidR="00EF31A3">
        <w:rPr>
          <w:noProof/>
          <w:webHidden/>
        </w:rPr>
        <w:fldChar w:fldCharType="separate"/>
      </w:r>
      <w:ins w:id="450" w:author="Aditya" w:date="2016-01-29T11:19:00Z">
        <w:r w:rsidR="006C2895">
          <w:rPr>
            <w:noProof/>
            <w:webHidden/>
          </w:rPr>
          <w:t>54</w:t>
        </w:r>
      </w:ins>
      <w:del w:id="451" w:author="Aditya" w:date="2016-01-29T11:18:00Z">
        <w:r w:rsidR="00B060DE" w:rsidDel="006C2895">
          <w:rPr>
            <w:noProof/>
            <w:webHidden/>
          </w:rPr>
          <w:delText>41</w:delText>
        </w:r>
      </w:del>
      <w:r w:rsidR="00EF31A3">
        <w:rPr>
          <w:noProof/>
          <w:webHidden/>
        </w:rPr>
        <w:fldChar w:fldCharType="end"/>
      </w:r>
      <w:r>
        <w:rPr>
          <w:noProof/>
        </w:rPr>
        <w:fldChar w:fldCharType="end"/>
      </w:r>
    </w:p>
    <w:p w14:paraId="3E5BB851" w14:textId="77777777" w:rsidR="00EF31A3" w:rsidRDefault="00970EF8">
      <w:pPr>
        <w:pStyle w:val="TableofFigures"/>
        <w:tabs>
          <w:tab w:val="right" w:leader="dot" w:pos="9350"/>
        </w:tabs>
        <w:rPr>
          <w:rFonts w:asciiTheme="minorHAnsi" w:eastAsiaTheme="minorEastAsia" w:hAnsiTheme="minorHAnsi"/>
          <w:noProof/>
          <w:sz w:val="22"/>
        </w:rPr>
      </w:pPr>
      <w:r>
        <w:fldChar w:fldCharType="begin"/>
      </w:r>
      <w:r>
        <w:instrText xml:space="preserve"> HYPERLINK "file:///C:\\Users\\Aditya\\Dropbox\\DOCUMENTS\\THESIS\\REPORT\\Word%20Report%20Recent\\Thesis_Khune_Aditya_08_Jan_2016.docx" \l "_Toc440377720" </w:instrText>
      </w:r>
      <w:r>
        <w:fldChar w:fldCharType="separate"/>
      </w:r>
      <w:r w:rsidR="00EF31A3" w:rsidRPr="006854BF">
        <w:rPr>
          <w:rStyle w:val="Hyperlink"/>
          <w:noProof/>
        </w:rPr>
        <w:t>Figure 5.5 Energy Consumption by Different Models for Matrix Operation</w:t>
      </w:r>
      <w:r w:rsidR="00EF31A3">
        <w:rPr>
          <w:noProof/>
          <w:webHidden/>
        </w:rPr>
        <w:tab/>
      </w:r>
      <w:r w:rsidR="00EF31A3">
        <w:rPr>
          <w:noProof/>
          <w:webHidden/>
        </w:rPr>
        <w:fldChar w:fldCharType="begin"/>
      </w:r>
      <w:r w:rsidR="00EF31A3">
        <w:rPr>
          <w:noProof/>
          <w:webHidden/>
        </w:rPr>
        <w:instrText xml:space="preserve"> PAGEREF _Toc440377720 \h </w:instrText>
      </w:r>
      <w:r w:rsidR="00EF31A3">
        <w:rPr>
          <w:noProof/>
          <w:webHidden/>
        </w:rPr>
      </w:r>
      <w:r w:rsidR="00EF31A3">
        <w:rPr>
          <w:noProof/>
          <w:webHidden/>
        </w:rPr>
        <w:fldChar w:fldCharType="separate"/>
      </w:r>
      <w:ins w:id="452" w:author="Aditya" w:date="2016-01-29T11:19:00Z">
        <w:r w:rsidR="006C2895">
          <w:rPr>
            <w:noProof/>
            <w:webHidden/>
          </w:rPr>
          <w:t>55</w:t>
        </w:r>
      </w:ins>
      <w:del w:id="453" w:author="Aditya" w:date="2016-01-29T11:18:00Z">
        <w:r w:rsidR="00B060DE" w:rsidDel="006C2895">
          <w:rPr>
            <w:noProof/>
            <w:webHidden/>
          </w:rPr>
          <w:delText>42</w:delText>
        </w:r>
      </w:del>
      <w:r w:rsidR="00EF31A3">
        <w:rPr>
          <w:noProof/>
          <w:webHidden/>
        </w:rPr>
        <w:fldChar w:fldCharType="end"/>
      </w:r>
      <w:r>
        <w:rPr>
          <w:noProof/>
        </w:rPr>
        <w:fldChar w:fldCharType="end"/>
      </w:r>
    </w:p>
    <w:p w14:paraId="5FBAC348" w14:textId="77777777" w:rsidR="00EF31A3" w:rsidRDefault="00970EF8">
      <w:pPr>
        <w:pStyle w:val="TableofFigures"/>
        <w:tabs>
          <w:tab w:val="right" w:leader="dot" w:pos="9350"/>
        </w:tabs>
        <w:rPr>
          <w:rFonts w:asciiTheme="minorHAnsi" w:eastAsiaTheme="minorEastAsia" w:hAnsiTheme="minorHAnsi"/>
          <w:noProof/>
          <w:sz w:val="22"/>
        </w:rPr>
      </w:pPr>
      <w:r>
        <w:fldChar w:fldCharType="begin"/>
      </w:r>
      <w:r>
        <w:instrText xml:space="preserve"> HYPERLINK "file:///C:\\Users\\Aditya\\Dropbox\\DOCUMENTS\\THESIS\\REPORT\\Word%20Report%20Recent\\Thesis_Khune_Aditya_08_Jan_2016.docx" \l "_Toc440377721" </w:instrText>
      </w:r>
      <w:r>
        <w:fldChar w:fldCharType="separate"/>
      </w:r>
      <w:r w:rsidR="00EF31A3" w:rsidRPr="006854BF">
        <w:rPr>
          <w:rStyle w:val="Hyperlink"/>
          <w:noProof/>
        </w:rPr>
        <w:t>Figure 5.6 Energy Consumption by Different Models for Torrent file download App</w:t>
      </w:r>
      <w:r w:rsidR="00EF31A3">
        <w:rPr>
          <w:noProof/>
          <w:webHidden/>
        </w:rPr>
        <w:tab/>
      </w:r>
      <w:r w:rsidR="00EF31A3">
        <w:rPr>
          <w:noProof/>
          <w:webHidden/>
        </w:rPr>
        <w:fldChar w:fldCharType="begin"/>
      </w:r>
      <w:r w:rsidR="00EF31A3">
        <w:rPr>
          <w:noProof/>
          <w:webHidden/>
        </w:rPr>
        <w:instrText xml:space="preserve"> PAGEREF _Toc440377721 \h </w:instrText>
      </w:r>
      <w:r w:rsidR="00EF31A3">
        <w:rPr>
          <w:noProof/>
          <w:webHidden/>
        </w:rPr>
      </w:r>
      <w:r w:rsidR="00EF31A3">
        <w:rPr>
          <w:noProof/>
          <w:webHidden/>
        </w:rPr>
        <w:fldChar w:fldCharType="separate"/>
      </w:r>
      <w:ins w:id="454" w:author="Aditya" w:date="2016-01-29T11:19:00Z">
        <w:r w:rsidR="006C2895">
          <w:rPr>
            <w:noProof/>
            <w:webHidden/>
          </w:rPr>
          <w:t>56</w:t>
        </w:r>
      </w:ins>
      <w:del w:id="455" w:author="Aditya" w:date="2016-01-29T11:18:00Z">
        <w:r w:rsidR="00B060DE" w:rsidDel="006C2895">
          <w:rPr>
            <w:noProof/>
            <w:webHidden/>
          </w:rPr>
          <w:delText>43</w:delText>
        </w:r>
      </w:del>
      <w:r w:rsidR="00EF31A3">
        <w:rPr>
          <w:noProof/>
          <w:webHidden/>
        </w:rPr>
        <w:fldChar w:fldCharType="end"/>
      </w:r>
      <w:r>
        <w:rPr>
          <w:noProof/>
        </w:rPr>
        <w:fldChar w:fldCharType="end"/>
      </w:r>
    </w:p>
    <w:p w14:paraId="1AE2826A" w14:textId="77777777" w:rsidR="00EC1AEE" w:rsidRDefault="00FC132A" w:rsidP="00F30826">
      <w:pPr>
        <w:jc w:val="center"/>
        <w:rPr>
          <w:b/>
          <w:szCs w:val="24"/>
        </w:rPr>
      </w:pPr>
      <w:r>
        <w:rPr>
          <w:b/>
          <w:szCs w:val="24"/>
        </w:rPr>
        <w:fldChar w:fldCharType="end"/>
      </w:r>
    </w:p>
    <w:p w14:paraId="7EB1ED80" w14:textId="77777777" w:rsidR="00CA3179" w:rsidRDefault="00CA3179" w:rsidP="00F30826">
      <w:pPr>
        <w:jc w:val="center"/>
        <w:rPr>
          <w:b/>
          <w:szCs w:val="24"/>
        </w:rPr>
        <w:sectPr w:rsidR="00CA3179" w:rsidSect="00A74339">
          <w:type w:val="continuous"/>
          <w:pgSz w:w="12240" w:h="15840"/>
          <w:pgMar w:top="1440" w:right="1440" w:bottom="1440" w:left="1440" w:header="720" w:footer="720" w:gutter="0"/>
          <w:pgNumType w:fmt="lowerRoman" w:start="10"/>
          <w:cols w:space="720"/>
          <w:docGrid w:linePitch="360"/>
        </w:sectPr>
      </w:pPr>
    </w:p>
    <w:p w14:paraId="0AF15545" w14:textId="77777777" w:rsidR="00985FC2" w:rsidRDefault="00985FC2" w:rsidP="00610956">
      <w:pPr>
        <w:rPr>
          <w:szCs w:val="24"/>
        </w:rPr>
      </w:pPr>
    </w:p>
    <w:p w14:paraId="6760DEA7" w14:textId="77777777" w:rsidR="00985FC2" w:rsidRDefault="00985FC2" w:rsidP="00610956">
      <w:pPr>
        <w:rPr>
          <w:szCs w:val="24"/>
        </w:rPr>
      </w:pPr>
    </w:p>
    <w:p w14:paraId="0A4A9B6A" w14:textId="77777777" w:rsidR="00985FC2" w:rsidRDefault="00985FC2" w:rsidP="00610956">
      <w:pPr>
        <w:rPr>
          <w:szCs w:val="24"/>
        </w:rPr>
      </w:pPr>
    </w:p>
    <w:p w14:paraId="6B38F6D0" w14:textId="77777777" w:rsidR="00985FC2" w:rsidRDefault="00985FC2" w:rsidP="00610956">
      <w:pPr>
        <w:rPr>
          <w:szCs w:val="24"/>
        </w:rPr>
      </w:pPr>
    </w:p>
    <w:p w14:paraId="03618A71" w14:textId="77777777" w:rsidR="00985FC2" w:rsidRDefault="00985FC2" w:rsidP="00610956">
      <w:pPr>
        <w:rPr>
          <w:szCs w:val="24"/>
        </w:rPr>
      </w:pPr>
    </w:p>
    <w:p w14:paraId="5008D4B6" w14:textId="77777777" w:rsidR="00985FC2" w:rsidRDefault="00985FC2" w:rsidP="00610956">
      <w:pPr>
        <w:rPr>
          <w:szCs w:val="24"/>
        </w:rPr>
      </w:pPr>
    </w:p>
    <w:p w14:paraId="7DD524C7" w14:textId="77777777" w:rsidR="00985FC2" w:rsidRDefault="00985FC2" w:rsidP="00610956">
      <w:pPr>
        <w:rPr>
          <w:szCs w:val="24"/>
        </w:rPr>
      </w:pPr>
    </w:p>
    <w:p w14:paraId="74F0DE40" w14:textId="77777777" w:rsidR="00985FC2" w:rsidRDefault="00985FC2" w:rsidP="00610956">
      <w:pPr>
        <w:rPr>
          <w:szCs w:val="24"/>
        </w:rPr>
      </w:pPr>
    </w:p>
    <w:p w14:paraId="578B361C" w14:textId="77777777" w:rsidR="00985FC2" w:rsidRDefault="00985FC2" w:rsidP="00610956">
      <w:pPr>
        <w:rPr>
          <w:szCs w:val="24"/>
        </w:rPr>
      </w:pPr>
    </w:p>
    <w:p w14:paraId="12A7A990" w14:textId="77777777" w:rsidR="00985FC2" w:rsidRDefault="00985FC2" w:rsidP="00610956">
      <w:pPr>
        <w:rPr>
          <w:szCs w:val="24"/>
        </w:rPr>
      </w:pPr>
    </w:p>
    <w:p w14:paraId="4520C78A" w14:textId="77777777" w:rsidR="001B6BFF" w:rsidRPr="00933251" w:rsidRDefault="001B6BFF" w:rsidP="001B6BFF">
      <w:pPr>
        <w:pStyle w:val="ChapterHeading"/>
      </w:pPr>
      <w:bookmarkStart w:id="456" w:name="_Toc441811455"/>
      <w:r w:rsidRPr="00933251">
        <w:lastRenderedPageBreak/>
        <w:t xml:space="preserve">CHAPTER 1 </w:t>
      </w:r>
      <w:r w:rsidRPr="00933251">
        <w:br/>
        <w:t>INTRODUCTION</w:t>
      </w:r>
      <w:bookmarkEnd w:id="456"/>
    </w:p>
    <w:p w14:paraId="1593C4E3" w14:textId="77777777" w:rsidR="00C3746E" w:rsidRDefault="00C3746E" w:rsidP="001B6BFF"/>
    <w:p w14:paraId="60F50471" w14:textId="1D1D1D76" w:rsidR="00985FC2" w:rsidRPr="005A546E" w:rsidRDefault="00985FC2" w:rsidP="00985FC2">
      <w:r w:rsidRPr="005368CA">
        <w:t xml:space="preserve">Faster network speeds and rapid innovations in </w:t>
      </w:r>
      <w:ins w:id="457" w:author="Aditya" w:date="2016-01-26T16:17:00Z">
        <w:r w:rsidR="00834D4C">
          <w:t>m</w:t>
        </w:r>
      </w:ins>
      <w:del w:id="458" w:author="Aditya" w:date="2016-01-26T16:17:00Z">
        <w:r w:rsidRPr="005368CA" w:rsidDel="00834D4C">
          <w:delText>M</w:delText>
        </w:r>
      </w:del>
      <w:r w:rsidRPr="005368CA">
        <w:t>obile technologies have changed the way we used our computers. Thanks to</w:t>
      </w:r>
      <w:r>
        <w:t xml:space="preserve"> </w:t>
      </w:r>
      <w:r w:rsidRPr="005368CA">
        <w:t>new operating system architectures such as Android and iOS, the number of applications on our smartphones have literally</w:t>
      </w:r>
      <w:r>
        <w:t xml:space="preserve"> </w:t>
      </w:r>
      <w:r w:rsidRPr="005368CA">
        <w:t xml:space="preserve">exploded. </w:t>
      </w:r>
      <w:r w:rsidR="00FA6875">
        <w:t>Fig</w:t>
      </w:r>
      <w:r w:rsidR="00E130B0">
        <w:t>ure</w:t>
      </w:r>
      <w:r w:rsidR="00FA6875">
        <w:t xml:space="preserve"> 1.1 show</w:t>
      </w:r>
      <w:r w:rsidR="00E130B0">
        <w:t>s</w:t>
      </w:r>
      <w:r w:rsidR="00FA6875">
        <w:t xml:space="preserve"> the number of apps available in the leading app stores </w:t>
      </w:r>
      <w:r w:rsidR="0051339E">
        <w:t>until</w:t>
      </w:r>
      <w:r w:rsidR="00FA6875">
        <w:t xml:space="preserve"> 2015. </w:t>
      </w:r>
      <w:r w:rsidRPr="00E65F4C">
        <w:t xml:space="preserve">Smartphones are widely used for navigating numerous important life activities, from </w:t>
      </w:r>
      <w:del w:id="459" w:author="Aditya" w:date="2016-01-26T16:28:00Z">
        <w:r w:rsidRPr="00E65F4C" w:rsidDel="00C46CB1">
          <w:delText xml:space="preserve">researching </w:delText>
        </w:r>
      </w:del>
      <w:ins w:id="460" w:author="Aditya" w:date="2016-01-26T16:28:00Z">
        <w:r w:rsidR="00C46CB1">
          <w:t>monitoring</w:t>
        </w:r>
        <w:r w:rsidR="00C46CB1" w:rsidRPr="00E65F4C">
          <w:t xml:space="preserve"> </w:t>
        </w:r>
      </w:ins>
      <w:r w:rsidRPr="00E65F4C">
        <w:t>a health condition to accessing educational resources</w:t>
      </w:r>
      <w:ins w:id="461" w:author="Aditya" w:date="2016-01-26T16:29:00Z">
        <w:r w:rsidR="00C46CB1">
          <w:t xml:space="preserve">. </w:t>
        </w:r>
      </w:ins>
      <w:del w:id="462" w:author="Aditya" w:date="2016-01-26T16:29:00Z">
        <w:r w:rsidRPr="005368CA" w:rsidDel="00C46CB1">
          <w:delText xml:space="preserve"> and </w:delText>
        </w:r>
        <w:r w:rsidR="00C0282C" w:rsidRPr="005368CA" w:rsidDel="00C46CB1">
          <w:delText>u</w:delText>
        </w:r>
      </w:del>
      <w:ins w:id="463" w:author="Aditya" w:date="2016-01-26T16:29:00Z">
        <w:r w:rsidR="00C46CB1">
          <w:t>U</w:t>
        </w:r>
      </w:ins>
      <w:r w:rsidR="00C0282C" w:rsidRPr="005368CA">
        <w:t>nfortunately,</w:t>
      </w:r>
      <w:r>
        <w:t xml:space="preserve"> </w:t>
      </w:r>
      <w:r w:rsidRPr="005368CA">
        <w:t xml:space="preserve">most of the time </w:t>
      </w:r>
      <w:r>
        <w:t>smartphone</w:t>
      </w:r>
      <w:r w:rsidRPr="005368CA">
        <w:t xml:space="preserve"> users face an annoying situation where they have to recharge their handsets twice per day.</w:t>
      </w:r>
    </w:p>
    <w:p w14:paraId="32B843EF" w14:textId="77777777" w:rsidR="00985FC2" w:rsidRDefault="00110E5D" w:rsidP="00985FC2">
      <w:r>
        <w:rPr>
          <w:noProof/>
        </w:rPr>
        <mc:AlternateContent>
          <mc:Choice Requires="wps">
            <w:drawing>
              <wp:anchor distT="0" distB="0" distL="114300" distR="114300" simplePos="0" relativeHeight="251761664" behindDoc="0" locked="0" layoutInCell="1" allowOverlap="1" wp14:anchorId="24F3A02E" wp14:editId="75671D38">
                <wp:simplePos x="0" y="0"/>
                <wp:positionH relativeFrom="column">
                  <wp:posOffset>694690</wp:posOffset>
                </wp:positionH>
                <wp:positionV relativeFrom="paragraph">
                  <wp:posOffset>3872865</wp:posOffset>
                </wp:positionV>
                <wp:extent cx="4553712" cy="274320"/>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553712" cy="274320"/>
                        </a:xfrm>
                        <a:prstGeom prst="rect">
                          <a:avLst/>
                        </a:prstGeom>
                        <a:solidFill>
                          <a:prstClr val="white"/>
                        </a:solidFill>
                        <a:ln>
                          <a:noFill/>
                        </a:ln>
                        <a:effectLst/>
                      </wps:spPr>
                      <wps:txbx>
                        <w:txbxContent>
                          <w:p w14:paraId="2670E144" w14:textId="0CE820F6" w:rsidR="0098679B" w:rsidRPr="00110E5D" w:rsidRDefault="0098679B" w:rsidP="000328D2">
                            <w:pPr>
                              <w:pStyle w:val="Heading4"/>
                              <w:rPr>
                                <w:rFonts w:eastAsiaTheme="minorHAnsi"/>
                                <w:noProof/>
                              </w:rPr>
                            </w:pPr>
                            <w:bookmarkStart w:id="464" w:name="_Toc440377699"/>
                            <w:r w:rsidRPr="00110E5D">
                              <w:t>Figure 1.1</w:t>
                            </w:r>
                            <w:ins w:id="465" w:author="Aditya" w:date="2016-01-29T12:53:00Z">
                              <w:r>
                                <w:t>:</w:t>
                              </w:r>
                            </w:ins>
                            <w:r w:rsidRPr="00110E5D">
                              <w:t xml:space="preserve"> Number of Smartphone apps available in App </w:t>
                            </w:r>
                            <w:r w:rsidRPr="00513BFA">
                              <w:t>Stores</w:t>
                            </w:r>
                            <w:r>
                              <w:t xml:space="preserve"> [22]</w:t>
                            </w:r>
                            <w:bookmarkEnd w:id="4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4F3A02E" id="_x0000_t202" coordsize="21600,21600" o:spt="202" path="m,l,21600r21600,l21600,xe">
                <v:stroke joinstyle="miter"/>
                <v:path gradientshapeok="t" o:connecttype="rect"/>
              </v:shapetype>
              <v:shape id="Text Box 30" o:spid="_x0000_s1026" type="#_x0000_t202" style="position:absolute;left:0;text-align:left;margin-left:54.7pt;margin-top:304.95pt;width:358.55pt;height:21.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" stroked="f">
                <v:textbox style="mso-fit-shape-to-text:t" inset="0,0,0,0">
                  <w:txbxContent>
                    <w:p w14:paraId="2670E144" w14:textId="0CE820F6" w:rsidR="0098679B" w:rsidRPr="00110E5D" w:rsidRDefault="0098679B" w:rsidP="000328D2">
                      <w:pPr>
                        <w:pStyle w:val="Heading4"/>
                        <w:rPr>
                          <w:rFonts w:eastAsiaTheme="minorHAnsi"/>
                          <w:noProof/>
                        </w:rPr>
                      </w:pPr>
                      <w:bookmarkStart w:id="466" w:name="_Toc440377699"/>
                      <w:r w:rsidRPr="00110E5D">
                        <w:t>Figure 1.1</w:t>
                      </w:r>
                      <w:ins w:id="467" w:author="Aditya" w:date="2016-01-29T12:53:00Z">
                        <w:r>
                          <w:t>:</w:t>
                        </w:r>
                      </w:ins>
                      <w:r w:rsidRPr="00110E5D">
                        <w:t xml:space="preserve"> Number of Smartphone apps available in App </w:t>
                      </w:r>
                      <w:r w:rsidRPr="00513BFA">
                        <w:t>Stores</w:t>
                      </w:r>
                      <w:r>
                        <w:t xml:space="preserve"> [22]</w:t>
                      </w:r>
                      <w:bookmarkEnd w:id="466"/>
                    </w:p>
                  </w:txbxContent>
                </v:textbox>
                <w10:wrap type="topAndBottom"/>
              </v:shape>
            </w:pict>
          </mc:Fallback>
        </mc:AlternateContent>
      </w:r>
      <w:r w:rsidR="00202939">
        <w:rPr>
          <w:noProof/>
        </w:rPr>
        <w:drawing>
          <wp:anchor distT="0" distB="0" distL="114300" distR="114300" simplePos="0" relativeHeight="251759616" behindDoc="0" locked="0" layoutInCell="1" allowOverlap="1" wp14:anchorId="1C895FD3" wp14:editId="7C6486C6">
            <wp:simplePos x="0" y="0"/>
            <wp:positionH relativeFrom="column">
              <wp:align>center</wp:align>
            </wp:positionH>
            <wp:positionV relativeFrom="paragraph">
              <wp:posOffset>1259205</wp:posOffset>
            </wp:positionV>
            <wp:extent cx="4553712" cy="2596896"/>
            <wp:effectExtent l="19050" t="19050" r="18415" b="133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umber of growing apps.png"/>
                    <pic:cNvPicPr/>
                  </pic:nvPicPr>
                  <pic:blipFill>
                    <a:blip r:embed="rId13">
                      <a:extLst>
                        <a:ext uri="{28A0092B-C50C-407E-A947-70E740481C1C}">
                          <a14:useLocalDpi xmlns:a14="http://schemas.microsoft.com/office/drawing/2010/main" val="0"/>
                        </a:ext>
                      </a:extLst>
                    </a:blip>
                    <a:stretch>
                      <a:fillRect/>
                    </a:stretch>
                  </pic:blipFill>
                  <pic:spPr>
                    <a:xfrm>
                      <a:off x="0" y="0"/>
                      <a:ext cx="4553712" cy="259689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85FC2">
        <w:t>Today's smartphones off</w:t>
      </w:r>
      <w:r w:rsidR="00985FC2" w:rsidRPr="00610956">
        <w:t>er variety of complex applications, larger communication bandwidth and more processing power.</w:t>
      </w:r>
      <w:r w:rsidR="00985FC2">
        <w:t xml:space="preserve"> </w:t>
      </w:r>
      <w:r w:rsidR="00C0282C" w:rsidRPr="00610956">
        <w:t>However,</w:t>
      </w:r>
      <w:r w:rsidR="00985FC2" w:rsidRPr="00610956">
        <w:t xml:space="preserve"> this has increased</w:t>
      </w:r>
      <w:r w:rsidR="0051339E">
        <w:t xml:space="preserve"> the burden on its energy usage,</w:t>
      </w:r>
      <w:r w:rsidR="00985FC2" w:rsidRPr="00610956">
        <w:t xml:space="preserve"> while it </w:t>
      </w:r>
      <w:proofErr w:type="gramStart"/>
      <w:r w:rsidR="00985FC2" w:rsidRPr="00610956">
        <w:t>is seen</w:t>
      </w:r>
      <w:proofErr w:type="gramEnd"/>
      <w:r w:rsidR="00985FC2" w:rsidRPr="00610956">
        <w:t xml:space="preserve"> that advances in battery capacity do not keep up with</w:t>
      </w:r>
      <w:r w:rsidR="00985FC2">
        <w:t xml:space="preserve"> </w:t>
      </w:r>
      <w:r w:rsidR="00985FC2" w:rsidRPr="00610956">
        <w:t>the requirements of the modern user.</w:t>
      </w:r>
    </w:p>
    <w:p w14:paraId="6212FC57" w14:textId="77777777" w:rsidR="00202939" w:rsidRDefault="00202939" w:rsidP="00985FC2"/>
    <w:p w14:paraId="0D67919D" w14:textId="3413F9F7" w:rsidR="00985FC2" w:rsidRDefault="00A00522" w:rsidP="00985FC2">
      <w:pPr>
        <w:rPr>
          <w:szCs w:val="24"/>
        </w:rPr>
      </w:pPr>
      <w:del w:id="468" w:author="Aditya" w:date="2016-01-28T17:49:00Z">
        <w:r w:rsidDel="00D40972">
          <w:rPr>
            <w:noProof/>
          </w:rPr>
          <w:lastRenderedPageBreak/>
          <mc:AlternateContent>
            <mc:Choice Requires="wps">
              <w:drawing>
                <wp:anchor distT="0" distB="0" distL="114300" distR="114300" simplePos="0" relativeHeight="251722752" behindDoc="0" locked="0" layoutInCell="1" allowOverlap="1" wp14:anchorId="4CF6DEB3" wp14:editId="5533CA8D">
                  <wp:simplePos x="0" y="0"/>
                  <wp:positionH relativeFrom="column">
                    <wp:posOffset>234315</wp:posOffset>
                  </wp:positionH>
                  <wp:positionV relativeFrom="paragraph">
                    <wp:posOffset>5259705</wp:posOffset>
                  </wp:positionV>
                  <wp:extent cx="5486400" cy="274320"/>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486400" cy="274320"/>
                          </a:xfrm>
                          <a:prstGeom prst="rect">
                            <a:avLst/>
                          </a:prstGeom>
                          <a:solidFill>
                            <a:prstClr val="white"/>
                          </a:solidFill>
                          <a:ln>
                            <a:noFill/>
                          </a:ln>
                          <a:effectLst/>
                        </wps:spPr>
                        <wps:txbx>
                          <w:txbxContent>
                            <w:p w14:paraId="41A8B1F2" w14:textId="1FCDC428" w:rsidR="0098679B" w:rsidRPr="005C2AF2" w:rsidRDefault="0098679B" w:rsidP="000328D2">
                              <w:pPr>
                                <w:pStyle w:val="Heading4"/>
                              </w:pPr>
                              <w:bookmarkStart w:id="469" w:name="_Toc440377700"/>
                              <w:r w:rsidRPr="005C2AF2">
                                <w:t xml:space="preserve">Figure </w:t>
                              </w:r>
                              <w:r>
                                <w:t>1.2</w:t>
                              </w:r>
                              <w:del w:id="470" w:author="Aditya" w:date="2016-01-27T13:35:00Z">
                                <w:r w:rsidRPr="005C2AF2" w:rsidDel="00A00522">
                                  <w:delText xml:space="preserve"> </w:delText>
                                </w:r>
                              </w:del>
                              <w:r w:rsidRPr="005C2AF2">
                                <w:t>: Offloading System Model</w:t>
                              </w:r>
                              <w:bookmarkEnd w:id="4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CF6DEB3" id="Text Box 7" o:spid="_x0000_s1027" type="#_x0000_t202" style="position:absolute;left:0;text-align:left;margin-left:18.45pt;margin-top:414.15pt;width:6in;height:21.6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" stroked="f">
                  <v:textbox style="mso-fit-shape-to-text:t" inset="0,0,0,0">
                    <w:txbxContent>
                      <w:p w14:paraId="41A8B1F2" w14:textId="1FCDC428" w:rsidR="0098679B" w:rsidRPr="005C2AF2" w:rsidRDefault="0098679B" w:rsidP="000328D2">
                        <w:pPr>
                          <w:pStyle w:val="Heading4"/>
                        </w:pPr>
                        <w:bookmarkStart w:id="471" w:name="_Toc440377700"/>
                        <w:r w:rsidRPr="005C2AF2">
                          <w:t xml:space="preserve">Figure </w:t>
                        </w:r>
                        <w:r>
                          <w:t>1.2</w:t>
                        </w:r>
                        <w:del w:id="472" w:author="Aditya" w:date="2016-01-27T13:35:00Z">
                          <w:r w:rsidRPr="005C2AF2" w:rsidDel="00A00522">
                            <w:delText xml:space="preserve"> </w:delText>
                          </w:r>
                        </w:del>
                        <w:r w:rsidRPr="005C2AF2">
                          <w:t>: Offloading System Model</w:t>
                        </w:r>
                        <w:bookmarkEnd w:id="471"/>
                      </w:p>
                    </w:txbxContent>
                  </v:textbox>
                  <w10:wrap type="topAndBottom"/>
                </v:shape>
              </w:pict>
            </mc:Fallback>
          </mc:AlternateContent>
        </w:r>
        <w:commentRangeStart w:id="473"/>
        <w:commentRangeStart w:id="474"/>
        <w:r w:rsidR="004A4706" w:rsidDel="00D40972">
          <w:rPr>
            <w:noProof/>
            <w:szCs w:val="24"/>
          </w:rPr>
          <w:drawing>
            <wp:anchor distT="0" distB="0" distL="114300" distR="114300" simplePos="0" relativeHeight="251720704" behindDoc="0" locked="0" layoutInCell="1" allowOverlap="1" wp14:anchorId="63A13A98" wp14:editId="3EEE5379">
              <wp:simplePos x="0" y="0"/>
              <wp:positionH relativeFrom="column">
                <wp:align>center</wp:align>
              </wp:positionH>
              <wp:positionV relativeFrom="paragraph">
                <wp:posOffset>2410326</wp:posOffset>
              </wp:positionV>
              <wp:extent cx="5492552" cy="2834640"/>
              <wp:effectExtent l="19050" t="19050" r="13335" b="2286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ffloadingSystemModel.png"/>
                      <pic:cNvPicPr/>
                    </pic:nvPicPr>
                    <pic:blipFill>
                      <a:blip r:embed="rId14">
                        <a:extLst>
                          <a:ext uri="{28A0092B-C50C-407E-A947-70E740481C1C}">
                            <a14:useLocalDpi xmlns:a14="http://schemas.microsoft.com/office/drawing/2010/main" val="0"/>
                          </a:ext>
                        </a:extLst>
                      </a:blip>
                      <a:stretch>
                        <a:fillRect/>
                      </a:stretch>
                    </pic:blipFill>
                    <pic:spPr>
                      <a:xfrm>
                        <a:off x="0" y="0"/>
                        <a:ext cx="5492552" cy="2834640"/>
                      </a:xfrm>
                      <a:prstGeom prst="rect">
                        <a:avLst/>
                      </a:prstGeom>
                      <a:ln>
                        <a:solidFill>
                          <a:schemeClr val="tx1"/>
                        </a:solidFill>
                      </a:ln>
                    </pic:spPr>
                  </pic:pic>
                </a:graphicData>
              </a:graphic>
              <wp14:sizeRelV relativeFrom="margin">
                <wp14:pctHeight>0</wp14:pctHeight>
              </wp14:sizeRelV>
            </wp:anchor>
          </w:drawing>
        </w:r>
      </w:del>
      <w:commentRangeEnd w:id="473"/>
      <w:commentRangeEnd w:id="474"/>
      <w:r w:rsidR="00636C6A">
        <w:rPr>
          <w:rStyle w:val="CommentReference"/>
        </w:rPr>
        <w:commentReference w:id="473"/>
      </w:r>
      <w:r w:rsidR="00172BEA">
        <w:rPr>
          <w:rStyle w:val="CommentReference"/>
        </w:rPr>
        <w:commentReference w:id="474"/>
      </w:r>
      <w:r w:rsidR="00985FC2" w:rsidRPr="00610956">
        <w:rPr>
          <w:szCs w:val="24"/>
        </w:rPr>
        <w:t xml:space="preserve">Cloud </w:t>
      </w:r>
      <w:ins w:id="475" w:author="Aditya" w:date="2016-01-22T12:55:00Z">
        <w:r w:rsidR="00B47C71">
          <w:rPr>
            <w:szCs w:val="24"/>
          </w:rPr>
          <w:t>c</w:t>
        </w:r>
      </w:ins>
      <w:del w:id="476" w:author="Aditya" w:date="2016-01-22T12:55:00Z">
        <w:r w:rsidR="00985FC2" w:rsidRPr="00610956" w:rsidDel="00B47C71">
          <w:rPr>
            <w:szCs w:val="24"/>
          </w:rPr>
          <w:delText>C</w:delText>
        </w:r>
      </w:del>
      <w:r w:rsidR="00985FC2" w:rsidRPr="00610956">
        <w:rPr>
          <w:szCs w:val="24"/>
        </w:rPr>
        <w:t xml:space="preserve">omputing has drawn attention of </w:t>
      </w:r>
      <w:ins w:id="477" w:author="Aditya" w:date="2016-01-22T12:55:00Z">
        <w:r w:rsidR="00B47C71">
          <w:rPr>
            <w:szCs w:val="24"/>
          </w:rPr>
          <w:t>m</w:t>
        </w:r>
      </w:ins>
      <w:del w:id="478" w:author="Aditya" w:date="2016-01-22T12:55:00Z">
        <w:r w:rsidR="00985FC2" w:rsidRPr="00610956" w:rsidDel="00B47C71">
          <w:rPr>
            <w:szCs w:val="24"/>
          </w:rPr>
          <w:delText>M</w:delText>
        </w:r>
      </w:del>
      <w:r w:rsidR="00985FC2" w:rsidRPr="00610956">
        <w:rPr>
          <w:szCs w:val="24"/>
        </w:rPr>
        <w:t>obile technologies due to the increasing demand of applications, for processing</w:t>
      </w:r>
      <w:r w:rsidR="00985FC2">
        <w:rPr>
          <w:szCs w:val="24"/>
        </w:rPr>
        <w:t xml:space="preserve"> </w:t>
      </w:r>
      <w:r w:rsidR="00985FC2" w:rsidRPr="00610956">
        <w:rPr>
          <w:szCs w:val="24"/>
        </w:rPr>
        <w:t xml:space="preserve">power, storage place, and energy. Cloud computing </w:t>
      </w:r>
      <w:r w:rsidR="00985FC2">
        <w:rPr>
          <w:szCs w:val="24"/>
        </w:rPr>
        <w:t xml:space="preserve">promises </w:t>
      </w:r>
      <w:del w:id="479" w:author="Aditya" w:date="2016-01-26T17:05:00Z">
        <w:r w:rsidR="00985FC2" w:rsidDel="00322DC5">
          <w:rPr>
            <w:szCs w:val="24"/>
          </w:rPr>
          <w:delText xml:space="preserve">the </w:delText>
        </w:r>
      </w:del>
      <w:r w:rsidR="00985FC2">
        <w:rPr>
          <w:szCs w:val="24"/>
        </w:rPr>
        <w:t>availability of infi</w:t>
      </w:r>
      <w:r w:rsidR="0051339E">
        <w:rPr>
          <w:szCs w:val="24"/>
        </w:rPr>
        <w:t>nite resources</w:t>
      </w:r>
      <w:r w:rsidR="00985FC2" w:rsidRPr="00610956">
        <w:rPr>
          <w:szCs w:val="24"/>
        </w:rPr>
        <w:t xml:space="preserve"> and it mainly operates</w:t>
      </w:r>
      <w:r w:rsidR="00985FC2">
        <w:rPr>
          <w:szCs w:val="24"/>
        </w:rPr>
        <w:t xml:space="preserve"> </w:t>
      </w:r>
      <w:r w:rsidR="00985FC2" w:rsidRPr="00610956">
        <w:rPr>
          <w:szCs w:val="24"/>
        </w:rPr>
        <w:t xml:space="preserve">with utility computing model, where consumers pay </w:t>
      </w:r>
      <w:del w:id="480" w:author="Aditya" w:date="2016-01-22T12:56:00Z">
        <w:r w:rsidR="00985FC2" w:rsidRPr="00610956" w:rsidDel="00B47C71">
          <w:rPr>
            <w:szCs w:val="24"/>
          </w:rPr>
          <w:delText>on the basis of</w:delText>
        </w:r>
      </w:del>
      <w:ins w:id="481" w:author="Aditya" w:date="2016-01-22T12:56:00Z">
        <w:r w:rsidR="00B47C71" w:rsidRPr="00610956">
          <w:rPr>
            <w:szCs w:val="24"/>
          </w:rPr>
          <w:t>based on</w:t>
        </w:r>
      </w:ins>
      <w:r w:rsidR="00985FC2" w:rsidRPr="00610956">
        <w:rPr>
          <w:szCs w:val="24"/>
        </w:rPr>
        <w:t xml:space="preserve"> their usage. </w:t>
      </w:r>
      <w:ins w:id="482" w:author="Aditya" w:date="2016-01-26T17:06:00Z">
        <w:r w:rsidR="00322DC5">
          <w:rPr>
            <w:szCs w:val="24"/>
          </w:rPr>
          <w:t xml:space="preserve">Today, </w:t>
        </w:r>
      </w:ins>
      <w:del w:id="483" w:author="Aditya" w:date="2016-01-22T12:56:00Z">
        <w:r w:rsidR="00985FC2" w:rsidRPr="00610956" w:rsidDel="00B47C71">
          <w:rPr>
            <w:szCs w:val="24"/>
          </w:rPr>
          <w:delText xml:space="preserve">Vast amount </w:delText>
        </w:r>
      </w:del>
      <w:ins w:id="484" w:author="Aditya" w:date="2016-01-26T17:06:00Z">
        <w:r w:rsidR="00322DC5">
          <w:rPr>
            <w:szCs w:val="24"/>
          </w:rPr>
          <w:t>n</w:t>
        </w:r>
      </w:ins>
      <w:ins w:id="485" w:author="Aditya" w:date="2016-01-22T12:56:00Z">
        <w:r w:rsidR="00B47C71">
          <w:rPr>
            <w:szCs w:val="24"/>
          </w:rPr>
          <w:t xml:space="preserve">umber </w:t>
        </w:r>
      </w:ins>
      <w:r w:rsidR="00985FC2" w:rsidRPr="00610956">
        <w:rPr>
          <w:szCs w:val="24"/>
        </w:rPr>
        <w:t xml:space="preserve">of applications </w:t>
      </w:r>
      <w:ins w:id="486" w:author="Aditya" w:date="2016-01-26T17:06:00Z">
        <w:r w:rsidR="00322DC5">
          <w:rPr>
            <w:szCs w:val="24"/>
          </w:rPr>
          <w:t xml:space="preserve">are </w:t>
        </w:r>
      </w:ins>
      <w:ins w:id="487" w:author="Aditya" w:date="2016-01-26T17:07:00Z">
        <w:r w:rsidR="00322DC5">
          <w:rPr>
            <w:szCs w:val="24"/>
          </w:rPr>
          <w:t xml:space="preserve">already </w:t>
        </w:r>
      </w:ins>
      <w:ins w:id="488" w:author="Aditya" w:date="2016-01-26T17:06:00Z">
        <w:r w:rsidR="00322DC5">
          <w:rPr>
            <w:szCs w:val="24"/>
          </w:rPr>
          <w:t>using</w:t>
        </w:r>
        <w:r w:rsidR="00322DC5" w:rsidRPr="00610956">
          <w:rPr>
            <w:szCs w:val="24"/>
          </w:rPr>
          <w:t xml:space="preserve"> mobile </w:t>
        </w:r>
        <w:r w:rsidR="00322DC5">
          <w:rPr>
            <w:szCs w:val="24"/>
          </w:rPr>
          <w:t>c</w:t>
        </w:r>
        <w:r w:rsidR="00322DC5" w:rsidRPr="00610956">
          <w:rPr>
            <w:szCs w:val="24"/>
          </w:rPr>
          <w:t xml:space="preserve">loud </w:t>
        </w:r>
        <w:r w:rsidR="00322DC5">
          <w:rPr>
            <w:szCs w:val="24"/>
          </w:rPr>
          <w:t>c</w:t>
        </w:r>
        <w:r w:rsidR="00322DC5" w:rsidRPr="00610956">
          <w:rPr>
            <w:szCs w:val="24"/>
          </w:rPr>
          <w:t>omputing</w:t>
        </w:r>
        <w:r w:rsidR="00322DC5">
          <w:rPr>
            <w:szCs w:val="24"/>
          </w:rPr>
          <w:t xml:space="preserve"> </w:t>
        </w:r>
      </w:ins>
      <w:del w:id="489" w:author="Aditya" w:date="2016-01-26T17:07:00Z">
        <w:r w:rsidR="00985FC2" w:rsidRPr="00610956" w:rsidDel="00322DC5">
          <w:rPr>
            <w:szCs w:val="24"/>
          </w:rPr>
          <w:delText xml:space="preserve">such </w:delText>
        </w:r>
      </w:del>
      <w:ins w:id="490" w:author="Aditya" w:date="2016-01-26T17:07:00Z">
        <w:r w:rsidR="00322DC5">
          <w:rPr>
            <w:szCs w:val="24"/>
          </w:rPr>
          <w:t>for example</w:t>
        </w:r>
      </w:ins>
      <w:del w:id="491" w:author="Aditya" w:date="2016-01-26T17:07:00Z">
        <w:r w:rsidR="00985FC2" w:rsidRPr="00610956" w:rsidDel="00322DC5">
          <w:rPr>
            <w:szCs w:val="24"/>
          </w:rPr>
          <w:delText>as</w:delText>
        </w:r>
      </w:del>
      <w:r w:rsidR="00985FC2" w:rsidRPr="00610956">
        <w:rPr>
          <w:szCs w:val="24"/>
        </w:rPr>
        <w:t xml:space="preserve"> social</w:t>
      </w:r>
      <w:r w:rsidR="00985FC2">
        <w:rPr>
          <w:szCs w:val="24"/>
        </w:rPr>
        <w:t xml:space="preserve"> </w:t>
      </w:r>
      <w:r w:rsidR="00985FC2" w:rsidRPr="00610956">
        <w:rPr>
          <w:szCs w:val="24"/>
        </w:rPr>
        <w:t>network</w:t>
      </w:r>
      <w:ins w:id="492" w:author="Aditya" w:date="2016-01-26T17:07:00Z">
        <w:r w:rsidR="00322DC5">
          <w:rPr>
            <w:szCs w:val="24"/>
          </w:rPr>
          <w:t>ing apps</w:t>
        </w:r>
      </w:ins>
      <w:del w:id="493" w:author="Aditya" w:date="2016-01-26T17:07:00Z">
        <w:r w:rsidR="00985FC2" w:rsidRPr="00610956" w:rsidDel="00322DC5">
          <w:rPr>
            <w:szCs w:val="24"/>
          </w:rPr>
          <w:delText>s</w:delText>
        </w:r>
      </w:del>
      <w:r w:rsidR="00985FC2" w:rsidRPr="00610956">
        <w:rPr>
          <w:szCs w:val="24"/>
        </w:rPr>
        <w:t xml:space="preserve">, location based services, sensor based health-care </w:t>
      </w:r>
      <w:r w:rsidR="00985FC2">
        <w:rPr>
          <w:szCs w:val="24"/>
        </w:rPr>
        <w:t>apps, gaming apps etc.</w:t>
      </w:r>
      <w:del w:id="494" w:author="Aditya" w:date="2016-01-27T13:33:00Z">
        <w:r w:rsidR="00985FC2" w:rsidDel="00C75BFE">
          <w:rPr>
            <w:szCs w:val="24"/>
          </w:rPr>
          <w:delText xml:space="preserve"> </w:delText>
        </w:r>
      </w:del>
      <w:del w:id="495" w:author="Aditya" w:date="2016-01-22T12:57:00Z">
        <w:r w:rsidR="00985FC2" w:rsidDel="00B47C71">
          <w:rPr>
            <w:szCs w:val="24"/>
          </w:rPr>
          <w:delText>can benefi</w:delText>
        </w:r>
        <w:r w:rsidR="00985FC2" w:rsidRPr="00610956" w:rsidDel="00B47C71">
          <w:rPr>
            <w:szCs w:val="24"/>
          </w:rPr>
          <w:delText>t from</w:delText>
        </w:r>
      </w:del>
      <w:del w:id="496" w:author="Aditya" w:date="2016-01-26T17:06:00Z">
        <w:r w:rsidR="00985FC2" w:rsidRPr="00610956" w:rsidDel="00322DC5">
          <w:rPr>
            <w:szCs w:val="24"/>
          </w:rPr>
          <w:delText xml:space="preserve"> mobile </w:delText>
        </w:r>
      </w:del>
      <w:del w:id="497" w:author="Aditya" w:date="2016-01-22T12:57:00Z">
        <w:r w:rsidR="00985FC2" w:rsidRPr="00610956" w:rsidDel="00B47C71">
          <w:rPr>
            <w:szCs w:val="24"/>
          </w:rPr>
          <w:delText>C</w:delText>
        </w:r>
      </w:del>
      <w:del w:id="498" w:author="Aditya" w:date="2016-01-26T17:06:00Z">
        <w:r w:rsidR="00985FC2" w:rsidRPr="00610956" w:rsidDel="00322DC5">
          <w:rPr>
            <w:szCs w:val="24"/>
          </w:rPr>
          <w:delText xml:space="preserve">loud </w:delText>
        </w:r>
      </w:del>
      <w:del w:id="499" w:author="Aditya" w:date="2016-01-22T12:57:00Z">
        <w:r w:rsidR="00985FC2" w:rsidRPr="00610956" w:rsidDel="00B47C71">
          <w:rPr>
            <w:szCs w:val="24"/>
          </w:rPr>
          <w:delText>C</w:delText>
        </w:r>
      </w:del>
      <w:del w:id="500" w:author="Aditya" w:date="2016-01-26T17:06:00Z">
        <w:r w:rsidR="00985FC2" w:rsidRPr="00610956" w:rsidDel="00322DC5">
          <w:rPr>
            <w:szCs w:val="24"/>
          </w:rPr>
          <w:delText>omputing</w:delText>
        </w:r>
      </w:del>
      <w:del w:id="501" w:author="Aditya" w:date="2016-01-27T13:33:00Z">
        <w:r w:rsidR="00985FC2" w:rsidRPr="00610956" w:rsidDel="00C75BFE">
          <w:rPr>
            <w:szCs w:val="24"/>
          </w:rPr>
          <w:delText>.</w:delText>
        </w:r>
      </w:del>
    </w:p>
    <w:p w14:paraId="5949FF1D" w14:textId="379356FC" w:rsidR="00985FC2" w:rsidRPr="00985FC2" w:rsidDel="00A00522" w:rsidRDefault="00985FC2" w:rsidP="00985FC2">
      <w:pPr>
        <w:rPr>
          <w:del w:id="502" w:author="Aditya" w:date="2016-01-27T13:39:00Z"/>
          <w:szCs w:val="24"/>
        </w:rPr>
      </w:pPr>
    </w:p>
    <w:p w14:paraId="06CCD587" w14:textId="2A7CE188" w:rsidR="005C2AF2" w:rsidDel="00A00522" w:rsidRDefault="005C2AF2" w:rsidP="005C2AF2">
      <w:pPr>
        <w:rPr>
          <w:del w:id="503" w:author="Aditya" w:date="2016-01-27T13:39:00Z"/>
          <w:szCs w:val="24"/>
        </w:rPr>
      </w:pPr>
    </w:p>
    <w:p w14:paraId="7B285549" w14:textId="22A5E206" w:rsidR="00610956" w:rsidRDefault="00610956" w:rsidP="005C2AF2">
      <w:pPr>
        <w:rPr>
          <w:szCs w:val="24"/>
        </w:rPr>
      </w:pPr>
      <w:commentRangeStart w:id="504"/>
      <w:commentRangeStart w:id="505"/>
      <w:r>
        <w:rPr>
          <w:szCs w:val="24"/>
        </w:rPr>
        <w:t>Offl</w:t>
      </w:r>
      <w:r w:rsidRPr="00610956">
        <w:rPr>
          <w:szCs w:val="24"/>
        </w:rPr>
        <w:t xml:space="preserve">oading </w:t>
      </w:r>
      <w:del w:id="506" w:author="Aditya" w:date="2016-01-22T12:57:00Z">
        <w:r w:rsidRPr="00610956" w:rsidDel="00B47C71">
          <w:rPr>
            <w:szCs w:val="24"/>
          </w:rPr>
          <w:delText>M</w:delText>
        </w:r>
      </w:del>
      <w:del w:id="507" w:author="Aditya" w:date="2016-01-29T17:43:00Z">
        <w:r w:rsidRPr="00610956" w:rsidDel="00B20229">
          <w:rPr>
            <w:szCs w:val="24"/>
          </w:rPr>
          <w:delText xml:space="preserve">obile computation on cloud </w:delText>
        </w:r>
        <w:commentRangeEnd w:id="504"/>
        <w:r w:rsidR="00636C6A" w:rsidDel="00B20229">
          <w:rPr>
            <w:rStyle w:val="CommentReference"/>
          </w:rPr>
          <w:commentReference w:id="504"/>
        </w:r>
        <w:commentRangeEnd w:id="505"/>
        <w:r w:rsidR="00B20229" w:rsidDel="00B20229">
          <w:rPr>
            <w:rStyle w:val="CommentReference"/>
          </w:rPr>
          <w:commentReference w:id="505"/>
        </w:r>
      </w:del>
      <w:proofErr w:type="gramStart"/>
      <w:r w:rsidRPr="00610956">
        <w:rPr>
          <w:szCs w:val="24"/>
        </w:rPr>
        <w:t xml:space="preserve">is being </w:t>
      </w:r>
      <w:del w:id="508" w:author="Aditya" w:date="2016-01-29T17:43:00Z">
        <w:r w:rsidRPr="00610956" w:rsidDel="00B20229">
          <w:rPr>
            <w:szCs w:val="24"/>
          </w:rPr>
          <w:delText xml:space="preserve">widely </w:delText>
        </w:r>
      </w:del>
      <w:r w:rsidRPr="00610956">
        <w:rPr>
          <w:szCs w:val="24"/>
        </w:rPr>
        <w:t>considered</w:t>
      </w:r>
      <w:proofErr w:type="gramEnd"/>
      <w:r w:rsidRPr="00610956">
        <w:rPr>
          <w:szCs w:val="24"/>
        </w:rPr>
        <w:t xml:space="preserve"> for saving energy and increasing responsiveness of</w:t>
      </w:r>
      <w:r>
        <w:rPr>
          <w:szCs w:val="24"/>
        </w:rPr>
        <w:t xml:space="preserve"> </w:t>
      </w:r>
      <w:r w:rsidRPr="00610956">
        <w:rPr>
          <w:szCs w:val="24"/>
        </w:rPr>
        <w:t>mobile d</w:t>
      </w:r>
      <w:r>
        <w:rPr>
          <w:szCs w:val="24"/>
        </w:rPr>
        <w:t>evices. The potential of code offl</w:t>
      </w:r>
      <w:r w:rsidRPr="00610956">
        <w:rPr>
          <w:szCs w:val="24"/>
        </w:rPr>
        <w:t>oading lies in the ability to sustain power hungry applications by identifying and</w:t>
      </w:r>
      <w:r>
        <w:rPr>
          <w:szCs w:val="24"/>
        </w:rPr>
        <w:t xml:space="preserve"> </w:t>
      </w:r>
      <w:r w:rsidRPr="00610956">
        <w:rPr>
          <w:szCs w:val="24"/>
        </w:rPr>
        <w:t>managing energy consuming reso</w:t>
      </w:r>
      <w:r>
        <w:rPr>
          <w:szCs w:val="24"/>
        </w:rPr>
        <w:t>urces of the mobile device by offl</w:t>
      </w:r>
      <w:r w:rsidRPr="00610956">
        <w:rPr>
          <w:szCs w:val="24"/>
        </w:rPr>
        <w:t>oading them on</w:t>
      </w:r>
      <w:del w:id="509" w:author="Aditya" w:date="2016-01-26T16:30:00Z">
        <w:r w:rsidRPr="00610956" w:rsidDel="00C46CB1">
          <w:rPr>
            <w:szCs w:val="24"/>
          </w:rPr>
          <w:delText>to</w:delText>
        </w:r>
      </w:del>
      <w:r w:rsidRPr="00610956">
        <w:rPr>
          <w:szCs w:val="24"/>
        </w:rPr>
        <w:t xml:space="preserve"> cloud.</w:t>
      </w:r>
    </w:p>
    <w:p w14:paraId="555CC907" w14:textId="5CDE9C2E" w:rsidR="00610956" w:rsidRDefault="00610956" w:rsidP="00610956">
      <w:pPr>
        <w:rPr>
          <w:ins w:id="510" w:author="Aditya" w:date="2016-01-28T14:00:00Z"/>
          <w:szCs w:val="24"/>
        </w:rPr>
      </w:pPr>
      <w:r w:rsidRPr="00610956">
        <w:rPr>
          <w:szCs w:val="24"/>
        </w:rPr>
        <w:t xml:space="preserve">Currently </w:t>
      </w:r>
      <w:del w:id="511" w:author="Aditya" w:date="2016-01-22T12:58:00Z">
        <w:r w:rsidRPr="00610956" w:rsidDel="00B47C71">
          <w:rPr>
            <w:szCs w:val="24"/>
          </w:rPr>
          <w:delText xml:space="preserve">most of </w:delText>
        </w:r>
      </w:del>
      <w:r w:rsidRPr="00610956">
        <w:rPr>
          <w:szCs w:val="24"/>
        </w:rPr>
        <w:t xml:space="preserve">the research </w:t>
      </w:r>
      <w:del w:id="512" w:author="Aditya" w:date="2016-01-22T12:59:00Z">
        <w:r w:rsidRPr="00610956" w:rsidDel="00B47C71">
          <w:rPr>
            <w:szCs w:val="24"/>
          </w:rPr>
          <w:delText xml:space="preserve">work </w:delText>
        </w:r>
      </w:del>
      <w:r w:rsidRPr="00610956">
        <w:rPr>
          <w:szCs w:val="24"/>
        </w:rPr>
        <w:t xml:space="preserve">in this area </w:t>
      </w:r>
      <w:proofErr w:type="gramStart"/>
      <w:r w:rsidRPr="00610956">
        <w:rPr>
          <w:szCs w:val="24"/>
        </w:rPr>
        <w:t>is focused</w:t>
      </w:r>
      <w:proofErr w:type="gramEnd"/>
      <w:r w:rsidRPr="00610956">
        <w:rPr>
          <w:szCs w:val="24"/>
        </w:rPr>
        <w:t xml:space="preserve"> on providing the device with </w:t>
      </w:r>
      <w:r w:rsidR="00C0282C" w:rsidRPr="00610956">
        <w:rPr>
          <w:szCs w:val="24"/>
        </w:rPr>
        <w:t>an</w:t>
      </w:r>
      <w:r>
        <w:rPr>
          <w:szCs w:val="24"/>
        </w:rPr>
        <w:t xml:space="preserve"> offl</w:t>
      </w:r>
      <w:r w:rsidRPr="00610956">
        <w:rPr>
          <w:szCs w:val="24"/>
        </w:rPr>
        <w:t>oading logic</w:t>
      </w:r>
      <w:ins w:id="513" w:author="Aditya" w:date="2016-01-26T16:26:00Z">
        <w:r w:rsidR="00834D4C">
          <w:rPr>
            <w:szCs w:val="24"/>
          </w:rPr>
          <w:t>,</w:t>
        </w:r>
      </w:ins>
      <w:r w:rsidRPr="00610956">
        <w:rPr>
          <w:szCs w:val="24"/>
        </w:rPr>
        <w:t xml:space="preserve"> based on its local</w:t>
      </w:r>
      <w:r>
        <w:rPr>
          <w:szCs w:val="24"/>
        </w:rPr>
        <w:t xml:space="preserve"> </w:t>
      </w:r>
      <w:r w:rsidRPr="00610956">
        <w:rPr>
          <w:szCs w:val="24"/>
        </w:rPr>
        <w:t xml:space="preserve">context. In this </w:t>
      </w:r>
      <w:r w:rsidR="00C0282C" w:rsidRPr="00610956">
        <w:rPr>
          <w:szCs w:val="24"/>
        </w:rPr>
        <w:t>work,</w:t>
      </w:r>
      <w:r w:rsidRPr="00610956">
        <w:rPr>
          <w:szCs w:val="24"/>
        </w:rPr>
        <w:t xml:space="preserve"> </w:t>
      </w:r>
      <w:r w:rsidR="005C2AF2">
        <w:rPr>
          <w:szCs w:val="24"/>
        </w:rPr>
        <w:t xml:space="preserve">we have done </w:t>
      </w:r>
      <w:r w:rsidR="00C0282C">
        <w:rPr>
          <w:szCs w:val="24"/>
        </w:rPr>
        <w:t>application-oriented</w:t>
      </w:r>
      <w:r w:rsidR="00A039BB">
        <w:rPr>
          <w:szCs w:val="24"/>
        </w:rPr>
        <w:t xml:space="preserve"> study of </w:t>
      </w:r>
      <w:r w:rsidR="005C2AF2">
        <w:rPr>
          <w:szCs w:val="24"/>
        </w:rPr>
        <w:t>offloading in smartphone</w:t>
      </w:r>
      <w:r w:rsidR="00C0282C">
        <w:rPr>
          <w:szCs w:val="24"/>
        </w:rPr>
        <w:t>s</w:t>
      </w:r>
      <w:ins w:id="514" w:author="Aditya" w:date="2016-01-26T16:22:00Z">
        <w:r w:rsidR="00834D4C">
          <w:rPr>
            <w:szCs w:val="24"/>
          </w:rPr>
          <w:t xml:space="preserve">. </w:t>
        </w:r>
      </w:ins>
      <w:del w:id="515" w:author="Aditya" w:date="2016-01-26T16:23:00Z">
        <w:r w:rsidR="005C2AF2" w:rsidDel="00834D4C">
          <w:rPr>
            <w:szCs w:val="24"/>
          </w:rPr>
          <w:delText xml:space="preserve"> to gain insights of energy consumption and response time with </w:delText>
        </w:r>
        <w:r w:rsidR="00C0282C" w:rsidDel="00834D4C">
          <w:rPr>
            <w:szCs w:val="24"/>
          </w:rPr>
          <w:delText xml:space="preserve">both </w:delText>
        </w:r>
      </w:del>
      <w:del w:id="516" w:author="Aditya" w:date="2016-01-22T13:00:00Z">
        <w:r w:rsidR="00C0282C" w:rsidDel="00B47C71">
          <w:rPr>
            <w:szCs w:val="24"/>
          </w:rPr>
          <w:delText>O</w:delText>
        </w:r>
      </w:del>
      <w:del w:id="517" w:author="Aditya" w:date="2016-01-26T16:23:00Z">
        <w:r w:rsidR="00C0282C" w:rsidDel="00834D4C">
          <w:rPr>
            <w:szCs w:val="24"/>
          </w:rPr>
          <w:delText>ffloading and</w:delText>
        </w:r>
        <w:r w:rsidR="005C2AF2" w:rsidDel="00834D4C">
          <w:rPr>
            <w:szCs w:val="24"/>
          </w:rPr>
          <w:delText xml:space="preserve"> </w:delText>
        </w:r>
      </w:del>
      <w:del w:id="518" w:author="Aditya" w:date="2016-01-22T13:00:00Z">
        <w:r w:rsidR="005C2AF2" w:rsidDel="00B47C71">
          <w:rPr>
            <w:szCs w:val="24"/>
          </w:rPr>
          <w:delText>L</w:delText>
        </w:r>
      </w:del>
      <w:del w:id="519" w:author="Aditya" w:date="2016-01-26T16:23:00Z">
        <w:r w:rsidR="005C2AF2" w:rsidDel="00834D4C">
          <w:rPr>
            <w:szCs w:val="24"/>
          </w:rPr>
          <w:delText>ocal modes active</w:delText>
        </w:r>
        <w:r w:rsidR="00C0282C" w:rsidDel="00834D4C">
          <w:rPr>
            <w:szCs w:val="24"/>
          </w:rPr>
          <w:delText xml:space="preserve"> each at a time</w:delText>
        </w:r>
        <w:r w:rsidR="005C2AF2" w:rsidDel="00834D4C">
          <w:rPr>
            <w:szCs w:val="24"/>
          </w:rPr>
          <w:delText xml:space="preserve">. </w:delText>
        </w:r>
      </w:del>
      <w:del w:id="520" w:author="Aditya" w:date="2016-01-26T16:25:00Z">
        <w:r w:rsidR="005C2AF2" w:rsidDel="00834D4C">
          <w:rPr>
            <w:szCs w:val="24"/>
          </w:rPr>
          <w:delText>Our study</w:delText>
        </w:r>
        <w:r w:rsidR="00A039BB" w:rsidDel="00834D4C">
          <w:rPr>
            <w:szCs w:val="24"/>
          </w:rPr>
          <w:delText xml:space="preserve"> </w:delText>
        </w:r>
      </w:del>
      <w:del w:id="521" w:author="Aditya" w:date="2016-01-26T16:24:00Z">
        <w:r w:rsidR="00A039BB" w:rsidDel="00834D4C">
          <w:rPr>
            <w:szCs w:val="24"/>
          </w:rPr>
          <w:delText xml:space="preserve">also </w:delText>
        </w:r>
      </w:del>
      <w:del w:id="522" w:author="Aditya" w:date="2016-01-26T16:25:00Z">
        <w:r w:rsidR="00A039BB" w:rsidDel="00834D4C">
          <w:rPr>
            <w:szCs w:val="24"/>
          </w:rPr>
          <w:delText>involves the results of</w:delText>
        </w:r>
      </w:del>
      <w:ins w:id="523" w:author="Aditya" w:date="2016-01-26T17:52:00Z">
        <w:r w:rsidR="001774BB" w:rsidRPr="001774BB">
          <w:rPr>
            <w:szCs w:val="24"/>
          </w:rPr>
          <w:t xml:space="preserve">We conducted a set of experiments </w:t>
        </w:r>
      </w:ins>
      <w:ins w:id="524" w:author="Aditya" w:date="2016-01-26T17:53:00Z">
        <w:r w:rsidR="001774BB">
          <w:rPr>
            <w:szCs w:val="24"/>
          </w:rPr>
          <w:t xml:space="preserve">using </w:t>
        </w:r>
      </w:ins>
      <w:del w:id="525" w:author="Aditya" w:date="2016-01-27T14:12:00Z">
        <w:r w:rsidR="00A039BB" w:rsidDel="00016907">
          <w:rPr>
            <w:szCs w:val="24"/>
          </w:rPr>
          <w:delText xml:space="preserve"> </w:delText>
        </w:r>
      </w:del>
      <w:proofErr w:type="gramStart"/>
      <w:r w:rsidR="005C2AF2">
        <w:rPr>
          <w:szCs w:val="24"/>
        </w:rPr>
        <w:t xml:space="preserve">smartphone </w:t>
      </w:r>
      <w:ins w:id="526" w:author="Aditya" w:date="2016-01-26T17:54:00Z">
        <w:r w:rsidR="001774BB">
          <w:rPr>
            <w:szCs w:val="24"/>
          </w:rPr>
          <w:t>offl</w:t>
        </w:r>
        <w:r w:rsidR="001774BB" w:rsidRPr="00610956">
          <w:rPr>
            <w:szCs w:val="24"/>
          </w:rPr>
          <w:t>oading</w:t>
        </w:r>
        <w:proofErr w:type="gramEnd"/>
        <w:r w:rsidR="001774BB">
          <w:rPr>
            <w:szCs w:val="24"/>
          </w:rPr>
          <w:t xml:space="preserve"> </w:t>
        </w:r>
      </w:ins>
      <w:r w:rsidR="005C2AF2">
        <w:rPr>
          <w:szCs w:val="24"/>
        </w:rPr>
        <w:t>app</w:t>
      </w:r>
      <w:ins w:id="527" w:author="Aditya" w:date="2016-01-26T17:54:00Z">
        <w:r w:rsidR="001774BB">
          <w:rPr>
            <w:szCs w:val="24"/>
          </w:rPr>
          <w:t xml:space="preserve">lications </w:t>
        </w:r>
      </w:ins>
      <w:del w:id="528" w:author="Aditya" w:date="2016-01-26T17:54:00Z">
        <w:r w:rsidR="005C2AF2" w:rsidDel="001774BB">
          <w:rPr>
            <w:szCs w:val="24"/>
          </w:rPr>
          <w:delText xml:space="preserve"> </w:delText>
        </w:r>
        <w:r w:rsidR="00A039BB" w:rsidDel="001774BB">
          <w:rPr>
            <w:szCs w:val="24"/>
          </w:rPr>
          <w:delText>offl</w:delText>
        </w:r>
        <w:r w:rsidRPr="00610956" w:rsidDel="001774BB">
          <w:rPr>
            <w:szCs w:val="24"/>
          </w:rPr>
          <w:delText>oading</w:delText>
        </w:r>
        <w:r w:rsidR="00A039BB" w:rsidDel="001774BB">
          <w:rPr>
            <w:szCs w:val="24"/>
          </w:rPr>
          <w:delText xml:space="preserve"> </w:delText>
        </w:r>
      </w:del>
      <w:r w:rsidRPr="00610956">
        <w:rPr>
          <w:szCs w:val="24"/>
        </w:rPr>
        <w:t xml:space="preserve">with </w:t>
      </w:r>
      <w:del w:id="529" w:author="Aditya" w:date="2016-01-27T14:12:00Z">
        <w:r w:rsidR="005C2AF2" w:rsidDel="00016907">
          <w:rPr>
            <w:szCs w:val="24"/>
          </w:rPr>
          <w:delText>different</w:delText>
        </w:r>
        <w:r w:rsidRPr="00610956" w:rsidDel="00016907">
          <w:rPr>
            <w:szCs w:val="24"/>
          </w:rPr>
          <w:delText xml:space="preserve"> </w:delText>
        </w:r>
      </w:del>
      <w:r w:rsidRPr="00610956">
        <w:rPr>
          <w:szCs w:val="24"/>
        </w:rPr>
        <w:t xml:space="preserve">available networks (3G, 4G </w:t>
      </w:r>
      <w:r w:rsidR="00FA6875">
        <w:rPr>
          <w:szCs w:val="24"/>
        </w:rPr>
        <w:t xml:space="preserve">(HSPA+) </w:t>
      </w:r>
      <w:r w:rsidRPr="00610956">
        <w:rPr>
          <w:szCs w:val="24"/>
        </w:rPr>
        <w:t xml:space="preserve">and </w:t>
      </w:r>
      <w:r w:rsidR="00C0282C" w:rsidRPr="00610956">
        <w:rPr>
          <w:szCs w:val="24"/>
        </w:rPr>
        <w:t>Wi-Fi</w:t>
      </w:r>
      <w:r w:rsidRPr="00610956">
        <w:rPr>
          <w:szCs w:val="24"/>
        </w:rPr>
        <w:t xml:space="preserve">). </w:t>
      </w:r>
      <w:r w:rsidR="00C0282C">
        <w:rPr>
          <w:szCs w:val="24"/>
        </w:rPr>
        <w:t>Finally,</w:t>
      </w:r>
      <w:r w:rsidR="005C2AF2">
        <w:rPr>
          <w:szCs w:val="24"/>
        </w:rPr>
        <w:t xml:space="preserve"> w</w:t>
      </w:r>
      <w:r w:rsidRPr="00610956">
        <w:rPr>
          <w:szCs w:val="24"/>
        </w:rPr>
        <w:t>e propose</w:t>
      </w:r>
      <w:del w:id="530" w:author="Aditya" w:date="2016-01-26T16:26:00Z">
        <w:r w:rsidRPr="00610956" w:rsidDel="00834D4C">
          <w:rPr>
            <w:szCs w:val="24"/>
          </w:rPr>
          <w:delText>d</w:delText>
        </w:r>
      </w:del>
      <w:r w:rsidRPr="00610956">
        <w:rPr>
          <w:szCs w:val="24"/>
        </w:rPr>
        <w:t xml:space="preserve"> a Reinforcement Learning (RL) based </w:t>
      </w:r>
      <w:r w:rsidR="005800BD" w:rsidRPr="00610956">
        <w:rPr>
          <w:szCs w:val="24"/>
        </w:rPr>
        <w:t>system that</w:t>
      </w:r>
      <w:r w:rsidR="00A039BB">
        <w:rPr>
          <w:szCs w:val="24"/>
        </w:rPr>
        <w:t xml:space="preserve"> </w:t>
      </w:r>
      <w:r w:rsidRPr="00610956">
        <w:rPr>
          <w:szCs w:val="24"/>
        </w:rPr>
        <w:t>will help smartphone choose the right network</w:t>
      </w:r>
      <w:r w:rsidR="005C2AF2">
        <w:rPr>
          <w:szCs w:val="24"/>
        </w:rPr>
        <w:t xml:space="preserve"> to do offloading in order to reduce battery consumption</w:t>
      </w:r>
      <w:r w:rsidRPr="00610956">
        <w:rPr>
          <w:szCs w:val="24"/>
        </w:rPr>
        <w:t>.</w:t>
      </w:r>
    </w:p>
    <w:p w14:paraId="2E078AC6" w14:textId="77777777" w:rsidR="00A13130" w:rsidRPr="008A49E3" w:rsidRDefault="00A13130" w:rsidP="00610956">
      <w:pPr>
        <w:rPr>
          <w:szCs w:val="24"/>
        </w:rPr>
      </w:pPr>
    </w:p>
    <w:p w14:paraId="639906F4" w14:textId="24DEC335" w:rsidR="00330A05" w:rsidRPr="005A546E" w:rsidRDefault="00950E95" w:rsidP="008E5BE2">
      <w:pPr>
        <w:pStyle w:val="Heading3"/>
      </w:pPr>
      <w:bookmarkStart w:id="531" w:name="_Toc441811456"/>
      <w:r>
        <w:lastRenderedPageBreak/>
        <w:t>1.1</w:t>
      </w:r>
      <w:r w:rsidR="00156C7D" w:rsidRPr="005A546E">
        <w:t xml:space="preserve"> </w:t>
      </w:r>
      <w:ins w:id="532" w:author="Aditya" w:date="2016-01-22T13:53:00Z">
        <w:r w:rsidR="001B535C">
          <w:t>Can</w:t>
        </w:r>
      </w:ins>
      <w:commentRangeStart w:id="533"/>
      <w:del w:id="534" w:author="Aditya" w:date="2016-01-22T13:53:00Z">
        <w:r w:rsidDel="001B535C">
          <w:delText>Background</w:delText>
        </w:r>
        <w:commentRangeEnd w:id="533"/>
        <w:r w:rsidR="00636C6A" w:rsidDel="001B535C">
          <w:rPr>
            <w:rStyle w:val="CommentReference"/>
            <w:rFonts w:eastAsiaTheme="minorHAnsi" w:cstheme="minorBidi"/>
            <w:b w:val="0"/>
            <w:bCs w:val="0"/>
            <w:color w:val="auto"/>
          </w:rPr>
          <w:commentReference w:id="533"/>
        </w:r>
      </w:del>
      <w:ins w:id="535" w:author="Aditya" w:date="2016-01-22T13:52:00Z">
        <w:r w:rsidR="001B535C">
          <w:t xml:space="preserve"> o</w:t>
        </w:r>
      </w:ins>
      <w:ins w:id="536" w:author="Aditya" w:date="2016-01-22T13:53:00Z">
        <w:r w:rsidR="001B535C">
          <w:t>ffloading</w:t>
        </w:r>
      </w:ins>
      <w:ins w:id="537" w:author="Aditya" w:date="2016-01-22T13:52:00Z">
        <w:r w:rsidR="001B535C" w:rsidRPr="001B535C">
          <w:t xml:space="preserve"> </w:t>
        </w:r>
      </w:ins>
      <w:ins w:id="538" w:author="Aditya" w:date="2016-01-22T13:54:00Z">
        <w:r w:rsidR="001B535C">
          <w:t>c</w:t>
        </w:r>
      </w:ins>
      <w:ins w:id="539" w:author="Aditya" w:date="2016-01-22T13:53:00Z">
        <w:r w:rsidR="001B535C">
          <w:t>omputation</w:t>
        </w:r>
      </w:ins>
      <w:ins w:id="540" w:author="Aditya" w:date="2016-01-22T13:52:00Z">
        <w:r w:rsidR="001B535C" w:rsidRPr="001B535C">
          <w:t xml:space="preserve"> </w:t>
        </w:r>
        <w:r w:rsidR="001B535C">
          <w:t>s</w:t>
        </w:r>
      </w:ins>
      <w:ins w:id="541" w:author="Aditya" w:date="2016-01-22T13:53:00Z">
        <w:r w:rsidR="001B535C">
          <w:t>ave</w:t>
        </w:r>
      </w:ins>
      <w:ins w:id="542" w:author="Aditya" w:date="2016-01-22T13:52:00Z">
        <w:r w:rsidR="001B535C" w:rsidRPr="001B535C">
          <w:t xml:space="preserve"> </w:t>
        </w:r>
      </w:ins>
      <w:ins w:id="543" w:author="Aditya" w:date="2016-01-22T13:54:00Z">
        <w:r w:rsidR="001B535C">
          <w:t>e</w:t>
        </w:r>
      </w:ins>
      <w:ins w:id="544" w:author="Aditya" w:date="2016-01-22T13:53:00Z">
        <w:r w:rsidR="001B535C">
          <w:t>nergy</w:t>
        </w:r>
      </w:ins>
      <w:ins w:id="545" w:author="Aditya" w:date="2016-01-22T13:52:00Z">
        <w:r w:rsidR="001B535C" w:rsidRPr="001B535C">
          <w:t>?</w:t>
        </w:r>
      </w:ins>
      <w:bookmarkEnd w:id="531"/>
    </w:p>
    <w:p w14:paraId="34A3ED57" w14:textId="77777777" w:rsidR="0061048D" w:rsidRDefault="00EC0B64" w:rsidP="009713A0">
      <w:pPr>
        <w:rPr>
          <w:ins w:id="546" w:author="Aditya" w:date="2016-01-28T17:39:00Z"/>
          <w:rFonts w:cs="Times New Roman"/>
          <w:szCs w:val="24"/>
        </w:rPr>
      </w:pPr>
      <w:ins w:id="547" w:author="Aditya" w:date="2016-01-28T17:20:00Z">
        <w:r>
          <w:rPr>
            <w:rFonts w:cs="Times New Roman"/>
            <w:szCs w:val="24"/>
          </w:rPr>
          <w:t xml:space="preserve">To answer this question </w:t>
        </w:r>
      </w:ins>
      <w:ins w:id="548" w:author="Aditya" w:date="2016-01-28T14:08:00Z">
        <w:r w:rsidR="00CC5903">
          <w:rPr>
            <w:rFonts w:cs="Times New Roman"/>
            <w:szCs w:val="24"/>
          </w:rPr>
          <w:t>Kumar et</w:t>
        </w:r>
        <w:r>
          <w:rPr>
            <w:rFonts w:cs="Times New Roman"/>
            <w:szCs w:val="24"/>
          </w:rPr>
          <w:t xml:space="preserve"> al</w:t>
        </w:r>
      </w:ins>
      <w:ins w:id="549" w:author="Aditya" w:date="2016-01-28T17:21:00Z">
        <w:r>
          <w:rPr>
            <w:rFonts w:cs="Times New Roman"/>
            <w:szCs w:val="24"/>
          </w:rPr>
          <w:t>.</w:t>
        </w:r>
      </w:ins>
      <w:ins w:id="550" w:author="Aditya" w:date="2016-01-28T14:08:00Z">
        <w:r w:rsidR="00CC5903">
          <w:rPr>
            <w:rFonts w:cs="Times New Roman"/>
            <w:szCs w:val="24"/>
          </w:rPr>
          <w:t xml:space="preserve"> </w:t>
        </w:r>
      </w:ins>
      <w:ins w:id="551" w:author="Aditya" w:date="2016-01-28T17:36:00Z">
        <w:r w:rsidR="0061048D">
          <w:rPr>
            <w:rFonts w:cs="Times New Roman"/>
            <w:szCs w:val="24"/>
          </w:rPr>
          <w:t>provide</w:t>
        </w:r>
      </w:ins>
      <w:ins w:id="552" w:author="Aditya" w:date="2016-01-28T14:10:00Z">
        <w:r w:rsidR="00CC5903">
          <w:rPr>
            <w:rFonts w:cs="Times New Roman"/>
            <w:szCs w:val="24"/>
          </w:rPr>
          <w:t xml:space="preserve"> a mathematical </w:t>
        </w:r>
      </w:ins>
      <w:ins w:id="553" w:author="Aditya" w:date="2016-01-28T17:35:00Z">
        <w:r w:rsidR="0061048D">
          <w:rPr>
            <w:rFonts w:cs="Times New Roman"/>
            <w:szCs w:val="24"/>
          </w:rPr>
          <w:t>analysis of offloading</w:t>
        </w:r>
      </w:ins>
      <w:ins w:id="554" w:author="Aditya" w:date="2016-01-28T14:10:00Z">
        <w:r w:rsidR="00CC5903">
          <w:rPr>
            <w:rFonts w:cs="Times New Roman"/>
            <w:szCs w:val="24"/>
          </w:rPr>
          <w:t xml:space="preserve"> </w:t>
        </w:r>
      </w:ins>
      <w:ins w:id="555" w:author="Aditya" w:date="2016-01-28T14:08:00Z">
        <w:r w:rsidR="00CC5903">
          <w:rPr>
            <w:rFonts w:cs="Times New Roman"/>
            <w:szCs w:val="24"/>
          </w:rPr>
          <w:t xml:space="preserve">in </w:t>
        </w:r>
      </w:ins>
      <w:ins w:id="556" w:author="Aditya" w:date="2016-01-28T14:10:00Z">
        <w:r w:rsidR="00CC5903">
          <w:rPr>
            <w:rFonts w:cs="Times New Roman"/>
            <w:szCs w:val="24"/>
          </w:rPr>
          <w:t>[2].</w:t>
        </w:r>
      </w:ins>
      <w:ins w:id="557" w:author="Aditya" w:date="2016-01-28T14:09:00Z">
        <w:r w:rsidR="00CC5903">
          <w:rPr>
            <w:rFonts w:cs="Times New Roman"/>
            <w:szCs w:val="24"/>
          </w:rPr>
          <w:t xml:space="preserve"> </w:t>
        </w:r>
      </w:ins>
      <w:r w:rsidR="00C37ADE">
        <w:rPr>
          <w:rFonts w:cs="Times New Roman"/>
          <w:noProof/>
          <w:szCs w:val="24"/>
        </w:rPr>
        <w:drawing>
          <wp:anchor distT="0" distB="0" distL="114300" distR="114300" simplePos="0" relativeHeight="251723776" behindDoc="0" locked="0" layoutInCell="1" allowOverlap="1" wp14:anchorId="30A5A01F" wp14:editId="70C2311F">
            <wp:simplePos x="0" y="0"/>
            <wp:positionH relativeFrom="column">
              <wp:align>center</wp:align>
            </wp:positionH>
            <wp:positionV relativeFrom="paragraph">
              <wp:posOffset>1465580</wp:posOffset>
            </wp:positionV>
            <wp:extent cx="2487168" cy="1636776"/>
            <wp:effectExtent l="0" t="0" r="889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ffload_pic.png"/>
                    <pic:cNvPicPr/>
                  </pic:nvPicPr>
                  <pic:blipFill>
                    <a:blip r:embed="rId15">
                      <a:extLst>
                        <a:ext uri="{28A0092B-C50C-407E-A947-70E740481C1C}">
                          <a14:useLocalDpi xmlns:a14="http://schemas.microsoft.com/office/drawing/2010/main" val="0"/>
                        </a:ext>
                      </a:extLst>
                    </a:blip>
                    <a:stretch>
                      <a:fillRect/>
                    </a:stretch>
                  </pic:blipFill>
                  <pic:spPr>
                    <a:xfrm>
                      <a:off x="0" y="0"/>
                      <a:ext cx="2487168" cy="1636776"/>
                    </a:xfrm>
                    <a:prstGeom prst="rect">
                      <a:avLst/>
                    </a:prstGeom>
                  </pic:spPr>
                </pic:pic>
              </a:graphicData>
            </a:graphic>
            <wp14:sizeRelH relativeFrom="margin">
              <wp14:pctWidth>0</wp14:pctWidth>
            </wp14:sizeRelH>
            <wp14:sizeRelV relativeFrom="margin">
              <wp14:pctHeight>0</wp14:pctHeight>
            </wp14:sizeRelV>
          </wp:anchor>
        </w:drawing>
      </w:r>
      <w:r w:rsidR="00413DC5">
        <w:rPr>
          <w:noProof/>
        </w:rPr>
        <mc:AlternateContent>
          <mc:Choice Requires="wps">
            <w:drawing>
              <wp:anchor distT="0" distB="0" distL="114300" distR="114300" simplePos="0" relativeHeight="251725824" behindDoc="0" locked="0" layoutInCell="1" allowOverlap="1" wp14:anchorId="5E124C6C" wp14:editId="40454526">
                <wp:simplePos x="0" y="0"/>
                <wp:positionH relativeFrom="column">
                  <wp:align>center</wp:align>
                </wp:positionH>
                <wp:positionV relativeFrom="paragraph">
                  <wp:posOffset>3091180</wp:posOffset>
                </wp:positionV>
                <wp:extent cx="3995928" cy="420624"/>
                <wp:effectExtent l="0" t="0" r="5080" b="0"/>
                <wp:wrapTopAndBottom/>
                <wp:docPr id="20" name="Text Box 20"/>
                <wp:cNvGraphicFramePr/>
                <a:graphic xmlns:a="http://schemas.openxmlformats.org/drawingml/2006/main">
                  <a:graphicData uri="http://schemas.microsoft.com/office/word/2010/wordprocessingShape">
                    <wps:wsp>
                      <wps:cNvSpPr txBox="1"/>
                      <wps:spPr>
                        <a:xfrm>
                          <a:off x="0" y="0"/>
                          <a:ext cx="3995928" cy="420624"/>
                        </a:xfrm>
                        <a:prstGeom prst="rect">
                          <a:avLst/>
                        </a:prstGeom>
                        <a:solidFill>
                          <a:prstClr val="white"/>
                        </a:solidFill>
                        <a:ln>
                          <a:noFill/>
                        </a:ln>
                        <a:effectLst/>
                      </wps:spPr>
                      <wps:txbx>
                        <w:txbxContent>
                          <w:p w14:paraId="6B52D819" w14:textId="07E8024C" w:rsidR="0098679B" w:rsidRPr="00CE7149" w:rsidRDefault="0098679B" w:rsidP="000328D2">
                            <w:pPr>
                              <w:pStyle w:val="Heading4"/>
                              <w:rPr>
                                <w:rFonts w:eastAsiaTheme="minorHAnsi" w:cs="Times New Roman"/>
                                <w:noProof/>
                                <w:sz w:val="24"/>
                                <w:szCs w:val="24"/>
                              </w:rPr>
                            </w:pPr>
                            <w:bookmarkStart w:id="558" w:name="_Toc440377701"/>
                            <w:r>
                              <w:t>Figure 1.</w:t>
                            </w:r>
                            <w:ins w:id="559" w:author="Aditya" w:date="2016-01-28T21:40:00Z">
                              <w:r>
                                <w:t>2</w:t>
                              </w:r>
                            </w:ins>
                            <w:del w:id="560" w:author="Aditya" w:date="2016-01-28T21:40:00Z">
                              <w:r w:rsidDel="00634CEE">
                                <w:delText>3</w:delText>
                              </w:r>
                            </w:del>
                            <w:del w:id="561" w:author="Aditya" w:date="2016-01-29T12:54:00Z">
                              <w:r w:rsidDel="007E2553">
                                <w:delText xml:space="preserve"> </w:delText>
                              </w:r>
                            </w:del>
                            <w:r>
                              <w:t xml:space="preserve">: </w:t>
                            </w:r>
                            <w:r w:rsidRPr="004854C9">
                              <w:t>Offloading is beneficial when large amounts of computation C are needed with relatively s</w:t>
                            </w:r>
                            <w:r>
                              <w:t>mall amounts of communication D [2]</w:t>
                            </w:r>
                            <w:bookmarkEnd w:id="5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E124C6C" id="Text Box 20" o:spid="_x0000_s1028" type="#_x0000_t202" style="position:absolute;left:0;text-align:left;margin-left:0;margin-top:243.4pt;width:314.65pt;height:33.1pt;z-index:2517258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" stroked="f">
                <v:textbox style="mso-fit-shape-to-text:t" inset="0,0,0,0">
                  <w:txbxContent>
                    <w:p w14:paraId="6B52D819" w14:textId="07E8024C" w:rsidR="0098679B" w:rsidRPr="00CE7149" w:rsidRDefault="0098679B" w:rsidP="000328D2">
                      <w:pPr>
                        <w:pStyle w:val="Heading4"/>
                        <w:rPr>
                          <w:rFonts w:eastAsiaTheme="minorHAnsi" w:cs="Times New Roman"/>
                          <w:noProof/>
                          <w:sz w:val="24"/>
                          <w:szCs w:val="24"/>
                        </w:rPr>
                      </w:pPr>
                      <w:bookmarkStart w:id="562" w:name="_Toc440377701"/>
                      <w:r>
                        <w:t>Figure 1.</w:t>
                      </w:r>
                      <w:ins w:id="563" w:author="Aditya" w:date="2016-01-28T21:40:00Z">
                        <w:r>
                          <w:t>2</w:t>
                        </w:r>
                      </w:ins>
                      <w:del w:id="564" w:author="Aditya" w:date="2016-01-28T21:40:00Z">
                        <w:r w:rsidDel="00634CEE">
                          <w:delText>3</w:delText>
                        </w:r>
                      </w:del>
                      <w:del w:id="565" w:author="Aditya" w:date="2016-01-29T12:54:00Z">
                        <w:r w:rsidDel="007E2553">
                          <w:delText xml:space="preserve"> </w:delText>
                        </w:r>
                      </w:del>
                      <w:r>
                        <w:t xml:space="preserve">: </w:t>
                      </w:r>
                      <w:r w:rsidRPr="004854C9">
                        <w:t>Offloading is beneficial when large amounts of computation C are needed with relatively s</w:t>
                      </w:r>
                      <w:r>
                        <w:t>mall amounts of communication D [2]</w:t>
                      </w:r>
                      <w:bookmarkEnd w:id="562"/>
                    </w:p>
                  </w:txbxContent>
                </v:textbox>
                <w10:wrap type="topAndBottom"/>
              </v:shape>
            </w:pict>
          </mc:Fallback>
        </mc:AlternateContent>
      </w:r>
      <w:r w:rsidR="009713A0" w:rsidRPr="009713A0">
        <w:rPr>
          <w:rFonts w:cs="Times New Roman"/>
          <w:szCs w:val="24"/>
        </w:rPr>
        <w:t>Th</w:t>
      </w:r>
      <w:r w:rsidR="009713A0">
        <w:rPr>
          <w:rFonts w:cs="Times New Roman"/>
          <w:szCs w:val="24"/>
        </w:rPr>
        <w:t>e energy saved by computation offl</w:t>
      </w:r>
      <w:r w:rsidR="009713A0" w:rsidRPr="009713A0">
        <w:rPr>
          <w:rFonts w:cs="Times New Roman"/>
          <w:szCs w:val="24"/>
        </w:rPr>
        <w:t>oading depends on the amount of computation to be performed</w:t>
      </w:r>
      <w:r w:rsidR="009713A0">
        <w:rPr>
          <w:rFonts w:cs="Times New Roman"/>
          <w:szCs w:val="24"/>
        </w:rPr>
        <w:t xml:space="preserve"> </w:t>
      </w:r>
      <w:ins w:id="566" w:author="Aditya" w:date="2016-01-28T17:37:00Z">
        <w:r w:rsidR="0061048D">
          <w:rPr>
            <w:rFonts w:cs="Times New Roman"/>
            <w:szCs w:val="24"/>
          </w:rPr>
          <w:t>(</w:t>
        </w:r>
      </w:ins>
      <w:r w:rsidR="000C7BE4">
        <w:rPr>
          <w:rFonts w:cs="Times New Roman"/>
          <w:szCs w:val="24"/>
        </w:rPr>
        <w:t>C</w:t>
      </w:r>
      <w:ins w:id="567" w:author="Aditya" w:date="2016-01-28T17:38:00Z">
        <w:r w:rsidR="0061048D">
          <w:rPr>
            <w:rFonts w:cs="Times New Roman"/>
            <w:szCs w:val="24"/>
          </w:rPr>
          <w:t>)</w:t>
        </w:r>
      </w:ins>
      <w:r w:rsidR="000C7BE4">
        <w:rPr>
          <w:rFonts w:cs="Times New Roman"/>
          <w:szCs w:val="24"/>
        </w:rPr>
        <w:t xml:space="preserve">, </w:t>
      </w:r>
      <w:r w:rsidR="009713A0" w:rsidRPr="009713A0">
        <w:rPr>
          <w:rFonts w:cs="Times New Roman"/>
          <w:szCs w:val="24"/>
        </w:rPr>
        <w:t>the amount of</w:t>
      </w:r>
      <w:del w:id="568" w:author="Aditya" w:date="2016-01-28T17:37:00Z">
        <w:r w:rsidR="009713A0" w:rsidRPr="009713A0" w:rsidDel="0061048D">
          <w:rPr>
            <w:rFonts w:cs="Times New Roman"/>
            <w:szCs w:val="24"/>
          </w:rPr>
          <w:delText xml:space="preserve"> </w:delText>
        </w:r>
      </w:del>
      <w:ins w:id="569" w:author="Aditya" w:date="2016-01-28T17:37:00Z">
        <w:r w:rsidR="0061048D">
          <w:rPr>
            <w:rFonts w:cs="Times New Roman"/>
            <w:szCs w:val="24"/>
          </w:rPr>
          <w:t xml:space="preserve"> </w:t>
        </w:r>
      </w:ins>
      <w:r w:rsidR="009713A0" w:rsidRPr="009713A0">
        <w:rPr>
          <w:rFonts w:cs="Times New Roman"/>
          <w:szCs w:val="24"/>
        </w:rPr>
        <w:t xml:space="preserve">data to be transmitted </w:t>
      </w:r>
      <w:ins w:id="570" w:author="Aditya" w:date="2016-01-28T17:38:00Z">
        <w:r w:rsidR="0061048D">
          <w:rPr>
            <w:rFonts w:cs="Times New Roman"/>
            <w:szCs w:val="24"/>
          </w:rPr>
          <w:t>(</w:t>
        </w:r>
      </w:ins>
      <w:r w:rsidR="009713A0" w:rsidRPr="009713A0">
        <w:rPr>
          <w:rFonts w:cs="Times New Roman"/>
          <w:szCs w:val="24"/>
        </w:rPr>
        <w:t>D</w:t>
      </w:r>
      <w:ins w:id="571" w:author="Aditya" w:date="2016-01-28T17:38:00Z">
        <w:r w:rsidR="0061048D">
          <w:rPr>
            <w:rFonts w:cs="Times New Roman"/>
            <w:szCs w:val="24"/>
          </w:rPr>
          <w:t>)</w:t>
        </w:r>
      </w:ins>
      <w:r w:rsidR="000C7BE4">
        <w:rPr>
          <w:rFonts w:cs="Times New Roman"/>
          <w:szCs w:val="24"/>
        </w:rPr>
        <w:t xml:space="preserve"> and the wireless bandwidth</w:t>
      </w:r>
      <w:del w:id="572" w:author="Aditya" w:date="2016-01-28T17:23:00Z">
        <w:r w:rsidR="000C7BE4" w:rsidDel="00EC0B64">
          <w:rPr>
            <w:rFonts w:cs="Times New Roman"/>
            <w:szCs w:val="24"/>
          </w:rPr>
          <w:delText xml:space="preserve"> </w:delText>
        </w:r>
      </w:del>
      <w:ins w:id="573" w:author="Aditya" w:date="2016-01-28T17:23:00Z">
        <w:r>
          <w:rPr>
            <w:rFonts w:cs="Times New Roman"/>
            <w:szCs w:val="24"/>
          </w:rPr>
          <w:t xml:space="preserve"> </w:t>
        </w:r>
      </w:ins>
      <w:ins w:id="574" w:author="Aditya" w:date="2016-01-28T17:38:00Z">
        <w:r w:rsidR="0061048D">
          <w:rPr>
            <w:rFonts w:cs="Times New Roman"/>
            <w:szCs w:val="24"/>
          </w:rPr>
          <w:t>(</w:t>
        </w:r>
      </w:ins>
      <w:r w:rsidR="000C7BE4">
        <w:rPr>
          <w:rFonts w:cs="Times New Roman"/>
          <w:szCs w:val="24"/>
        </w:rPr>
        <w:t>B</w:t>
      </w:r>
      <w:ins w:id="575" w:author="Aditya" w:date="2016-01-28T17:38:00Z">
        <w:r w:rsidR="0061048D">
          <w:rPr>
            <w:rFonts w:cs="Times New Roman"/>
            <w:szCs w:val="24"/>
          </w:rPr>
          <w:t>)</w:t>
        </w:r>
      </w:ins>
      <w:r w:rsidR="009713A0" w:rsidRPr="009713A0">
        <w:rPr>
          <w:rFonts w:cs="Times New Roman"/>
          <w:szCs w:val="24"/>
        </w:rPr>
        <w:t xml:space="preserve">. </w:t>
      </w:r>
      <w:ins w:id="576" w:author="Aditya" w:date="2016-01-28T13:46:00Z">
        <w:r w:rsidR="00523408" w:rsidRPr="00523408">
          <w:rPr>
            <w:rFonts w:cs="Times New Roman"/>
            <w:szCs w:val="24"/>
          </w:rPr>
          <w:t>If (D/C) is low, then offloading can save energy</w:t>
        </w:r>
      </w:ins>
      <w:ins w:id="577" w:author="Aditya" w:date="2016-01-28T17:38:00Z">
        <w:r w:rsidR="0061048D">
          <w:rPr>
            <w:rFonts w:cs="Times New Roman"/>
            <w:szCs w:val="24"/>
          </w:rPr>
          <w:t xml:space="preserve">. </w:t>
        </w:r>
      </w:ins>
    </w:p>
    <w:p w14:paraId="793BAF34" w14:textId="77777777" w:rsidR="0061048D" w:rsidRDefault="0061048D" w:rsidP="009713A0">
      <w:pPr>
        <w:rPr>
          <w:ins w:id="578" w:author="Aditya" w:date="2016-01-28T17:39:00Z"/>
          <w:rFonts w:cs="Times New Roman"/>
          <w:szCs w:val="24"/>
        </w:rPr>
      </w:pPr>
    </w:p>
    <w:p w14:paraId="750A0F2D" w14:textId="57769FFC" w:rsidR="0061048D" w:rsidRDefault="0061048D" w:rsidP="009713A0">
      <w:pPr>
        <w:rPr>
          <w:ins w:id="579" w:author="Aditya" w:date="2016-01-28T17:38:00Z"/>
          <w:rFonts w:cs="Times New Roman"/>
          <w:szCs w:val="24"/>
        </w:rPr>
      </w:pPr>
      <w:ins w:id="580" w:author="Aditya" w:date="2016-01-28T17:38:00Z">
        <w:r>
          <w:rPr>
            <w:rFonts w:cs="Times New Roman"/>
            <w:szCs w:val="24"/>
          </w:rPr>
          <w:t xml:space="preserve">In </w:t>
        </w:r>
      </w:ins>
      <w:ins w:id="581" w:author="Aditya" w:date="2016-01-28T17:40:00Z">
        <w:r>
          <w:rPr>
            <w:rFonts w:cs="Times New Roman"/>
            <w:szCs w:val="24"/>
          </w:rPr>
          <w:t>simplified</w:t>
        </w:r>
      </w:ins>
      <w:ins w:id="582" w:author="Aditya" w:date="2016-01-28T17:38:00Z">
        <w:r>
          <w:rPr>
            <w:rFonts w:cs="Times New Roman"/>
            <w:szCs w:val="24"/>
          </w:rPr>
          <w:t xml:space="preserve"> </w:t>
        </w:r>
      </w:ins>
      <w:ins w:id="583" w:author="Aditya" w:date="2016-01-28T17:39:00Z">
        <w:r>
          <w:rPr>
            <w:rFonts w:cs="Times New Roman"/>
            <w:szCs w:val="24"/>
          </w:rPr>
          <w:t>words,</w:t>
        </w:r>
      </w:ins>
      <w:ins w:id="584" w:author="Aditya" w:date="2016-01-28T17:38:00Z">
        <w:r>
          <w:rPr>
            <w:rFonts w:cs="Times New Roman"/>
            <w:szCs w:val="24"/>
          </w:rPr>
          <w:t xml:space="preserve"> o</w:t>
        </w:r>
        <w:r w:rsidRPr="001774BB">
          <w:rPr>
            <w:rFonts w:cs="Times New Roman"/>
            <w:szCs w:val="24"/>
          </w:rPr>
          <w:t>ﬄoading is preferable only if a mobile operation requires high amounts of computational</w:t>
        </w:r>
        <w:r>
          <w:rPr>
            <w:rFonts w:cs="Times New Roman"/>
            <w:szCs w:val="24"/>
          </w:rPr>
          <w:t xml:space="preserve"> </w:t>
        </w:r>
        <w:r w:rsidRPr="001774BB">
          <w:rPr>
            <w:rFonts w:cs="Times New Roman"/>
            <w:szCs w:val="24"/>
          </w:rPr>
          <w:t xml:space="preserve">processing and </w:t>
        </w:r>
        <w:r>
          <w:rPr>
            <w:rFonts w:cs="Times New Roman"/>
            <w:szCs w:val="24"/>
          </w:rPr>
          <w:t xml:space="preserve">at </w:t>
        </w:r>
        <w:r w:rsidRPr="001774BB">
          <w:rPr>
            <w:rFonts w:cs="Times New Roman"/>
            <w:szCs w:val="24"/>
          </w:rPr>
          <w:t xml:space="preserve">the same time, low amounts of data need to </w:t>
        </w:r>
        <w:proofErr w:type="gramStart"/>
        <w:r w:rsidRPr="001774BB">
          <w:rPr>
            <w:rFonts w:cs="Times New Roman"/>
            <w:szCs w:val="24"/>
          </w:rPr>
          <w:t>be sent</w:t>
        </w:r>
        <w:proofErr w:type="gramEnd"/>
        <w:r w:rsidRPr="001774BB">
          <w:rPr>
            <w:rFonts w:cs="Times New Roman"/>
            <w:szCs w:val="24"/>
          </w:rPr>
          <w:t xml:space="preserve"> in the communication.</w:t>
        </w:r>
      </w:ins>
    </w:p>
    <w:p w14:paraId="00ACB0B0" w14:textId="1DF52C02" w:rsidR="009713A0" w:rsidDel="003E334C" w:rsidRDefault="009713A0" w:rsidP="009713A0">
      <w:pPr>
        <w:rPr>
          <w:del w:id="585" w:author="Aditya" w:date="2016-01-28T18:02:00Z"/>
          <w:rFonts w:cs="Times New Roman"/>
          <w:szCs w:val="24"/>
        </w:rPr>
      </w:pPr>
      <w:r w:rsidRPr="009713A0">
        <w:rPr>
          <w:rFonts w:cs="Times New Roman"/>
          <w:szCs w:val="24"/>
        </w:rPr>
        <w:t>Existing studies thus fo</w:t>
      </w:r>
      <w:r>
        <w:rPr>
          <w:rFonts w:cs="Times New Roman"/>
          <w:szCs w:val="24"/>
        </w:rPr>
        <w:t>cus on determining whether to offl</w:t>
      </w:r>
      <w:r w:rsidRPr="009713A0">
        <w:rPr>
          <w:rFonts w:cs="Times New Roman"/>
          <w:szCs w:val="24"/>
        </w:rPr>
        <w:t>oad computation</w:t>
      </w:r>
      <w:r>
        <w:rPr>
          <w:rFonts w:cs="Times New Roman"/>
          <w:szCs w:val="24"/>
        </w:rPr>
        <w:t xml:space="preserve"> </w:t>
      </w:r>
      <w:r w:rsidRPr="009713A0">
        <w:rPr>
          <w:rFonts w:cs="Times New Roman"/>
          <w:szCs w:val="24"/>
        </w:rPr>
        <w:t>by predicting the relationshi</w:t>
      </w:r>
      <w:r w:rsidR="00E937F2">
        <w:rPr>
          <w:rFonts w:cs="Times New Roman"/>
          <w:szCs w:val="24"/>
        </w:rPr>
        <w:t>ps among these three factors</w:t>
      </w:r>
      <w:r w:rsidRPr="009713A0">
        <w:rPr>
          <w:rFonts w:cs="Times New Roman"/>
          <w:szCs w:val="24"/>
        </w:rPr>
        <w:t xml:space="preserve">. </w:t>
      </w:r>
    </w:p>
    <w:p w14:paraId="7C02EE94" w14:textId="0EB5B606" w:rsidR="000A7BB5" w:rsidDel="00D40972" w:rsidRDefault="000A7BB5" w:rsidP="009713A0">
      <w:pPr>
        <w:rPr>
          <w:del w:id="586" w:author="Aditya" w:date="2016-01-28T17:46:00Z"/>
          <w:rFonts w:cs="Times New Roman"/>
          <w:szCs w:val="24"/>
        </w:rPr>
      </w:pPr>
    </w:p>
    <w:p w14:paraId="1787AF23" w14:textId="0245F7EB" w:rsidR="009713A0" w:rsidRDefault="009713A0" w:rsidP="009713A0">
      <w:pPr>
        <w:rPr>
          <w:rFonts w:cs="Times New Roman"/>
          <w:szCs w:val="24"/>
        </w:rPr>
      </w:pPr>
      <w:r w:rsidRPr="009713A0">
        <w:rPr>
          <w:rFonts w:cs="Times New Roman"/>
          <w:szCs w:val="24"/>
        </w:rPr>
        <w:t xml:space="preserve">Multiple </w:t>
      </w:r>
      <w:r>
        <w:rPr>
          <w:rFonts w:cs="Times New Roman"/>
          <w:szCs w:val="24"/>
        </w:rPr>
        <w:t>research works have proposed diffe</w:t>
      </w:r>
      <w:r w:rsidRPr="009713A0">
        <w:rPr>
          <w:rFonts w:cs="Times New Roman"/>
          <w:szCs w:val="24"/>
        </w:rPr>
        <w:t>rent strategies to empower mo</w:t>
      </w:r>
      <w:r>
        <w:rPr>
          <w:rFonts w:cs="Times New Roman"/>
          <w:szCs w:val="24"/>
        </w:rPr>
        <w:t xml:space="preserve">bile devices with </w:t>
      </w:r>
      <w:ins w:id="587" w:author="Aditya" w:date="2016-01-28T17:47:00Z">
        <w:r w:rsidR="00D40972">
          <w:rPr>
            <w:rFonts w:cs="Times New Roman"/>
            <w:szCs w:val="24"/>
          </w:rPr>
          <w:t>i</w:t>
        </w:r>
      </w:ins>
      <w:del w:id="588" w:author="Aditya" w:date="2016-01-28T17:47:00Z">
        <w:r w:rsidDel="00D40972">
          <w:rPr>
            <w:rFonts w:cs="Times New Roman"/>
            <w:szCs w:val="24"/>
          </w:rPr>
          <w:delText>I</w:delText>
        </w:r>
      </w:del>
      <w:r>
        <w:rPr>
          <w:rFonts w:cs="Times New Roman"/>
          <w:szCs w:val="24"/>
        </w:rPr>
        <w:t xml:space="preserve">ntelligent </w:t>
      </w:r>
      <w:ins w:id="589" w:author="Aditya" w:date="2016-01-28T18:02:00Z">
        <w:r w:rsidR="00501B30">
          <w:rPr>
            <w:rFonts w:cs="Times New Roman"/>
            <w:szCs w:val="24"/>
          </w:rPr>
          <w:t>o</w:t>
        </w:r>
      </w:ins>
      <w:del w:id="590" w:author="Aditya" w:date="2016-01-28T18:02:00Z">
        <w:r w:rsidDel="00501B30">
          <w:rPr>
            <w:rFonts w:cs="Times New Roman"/>
            <w:szCs w:val="24"/>
          </w:rPr>
          <w:delText>O</w:delText>
        </w:r>
      </w:del>
      <w:r>
        <w:rPr>
          <w:rFonts w:cs="Times New Roman"/>
          <w:szCs w:val="24"/>
        </w:rPr>
        <w:t xml:space="preserve">ffloading </w:t>
      </w:r>
      <w:ins w:id="591" w:author="Aditya" w:date="2016-01-28T18:02:00Z">
        <w:r w:rsidR="00501B30">
          <w:rPr>
            <w:rFonts w:cs="Times New Roman"/>
            <w:szCs w:val="24"/>
          </w:rPr>
          <w:t>s</w:t>
        </w:r>
      </w:ins>
      <w:del w:id="592" w:author="Aditya" w:date="2016-01-28T18:02:00Z">
        <w:r w:rsidDel="00501B30">
          <w:rPr>
            <w:rFonts w:cs="Times New Roman"/>
            <w:szCs w:val="24"/>
          </w:rPr>
          <w:delText>S</w:delText>
        </w:r>
      </w:del>
      <w:r>
        <w:rPr>
          <w:rFonts w:cs="Times New Roman"/>
          <w:szCs w:val="24"/>
        </w:rPr>
        <w:t xml:space="preserve">ystem. We </w:t>
      </w:r>
      <w:r w:rsidR="00E130B0">
        <w:rPr>
          <w:rFonts w:cs="Times New Roman"/>
          <w:szCs w:val="24"/>
        </w:rPr>
        <w:t>can see</w:t>
      </w:r>
      <w:r>
        <w:rPr>
          <w:rFonts w:cs="Times New Roman"/>
          <w:szCs w:val="24"/>
        </w:rPr>
        <w:t xml:space="preserve"> a </w:t>
      </w:r>
      <w:r w:rsidR="00E937F2">
        <w:rPr>
          <w:rFonts w:cs="Times New Roman"/>
          <w:szCs w:val="24"/>
        </w:rPr>
        <w:t>fundamental</w:t>
      </w:r>
      <w:r>
        <w:rPr>
          <w:rFonts w:cs="Times New Roman"/>
          <w:szCs w:val="24"/>
        </w:rPr>
        <w:t xml:space="preserve"> offl</w:t>
      </w:r>
      <w:r w:rsidRPr="009713A0">
        <w:rPr>
          <w:rFonts w:cs="Times New Roman"/>
          <w:szCs w:val="24"/>
        </w:rPr>
        <w:t xml:space="preserve">oading </w:t>
      </w:r>
      <w:r w:rsidR="00E937F2">
        <w:rPr>
          <w:rFonts w:cs="Times New Roman"/>
          <w:szCs w:val="24"/>
        </w:rPr>
        <w:t xml:space="preserve">architecture in the </w:t>
      </w:r>
      <w:del w:id="593" w:author="Aditya" w:date="2016-01-28T18:10:00Z">
        <w:r w:rsidR="00E937F2" w:rsidDel="00B87EDD">
          <w:rPr>
            <w:rFonts w:cs="Times New Roman"/>
            <w:szCs w:val="24"/>
          </w:rPr>
          <w:delText>F</w:delText>
        </w:r>
      </w:del>
      <w:del w:id="594" w:author="Aditya" w:date="2016-01-29T06:41:00Z">
        <w:r w:rsidR="00E937F2" w:rsidDel="002D5FC4">
          <w:rPr>
            <w:rFonts w:cs="Times New Roman"/>
            <w:szCs w:val="24"/>
          </w:rPr>
          <w:delText>ig</w:delText>
        </w:r>
        <w:r w:rsidR="00E130B0" w:rsidDel="002D5FC4">
          <w:rPr>
            <w:rFonts w:cs="Times New Roman"/>
            <w:szCs w:val="24"/>
          </w:rPr>
          <w:delText>ure</w:delText>
        </w:r>
      </w:del>
      <w:ins w:id="595" w:author="Aditya" w:date="2016-01-29T06:41:00Z">
        <w:r w:rsidR="002D5FC4">
          <w:rPr>
            <w:rFonts w:cs="Times New Roman"/>
            <w:szCs w:val="24"/>
          </w:rPr>
          <w:t>Figure</w:t>
        </w:r>
      </w:ins>
      <w:r w:rsidR="00E937F2">
        <w:rPr>
          <w:rFonts w:cs="Times New Roman"/>
          <w:szCs w:val="24"/>
        </w:rPr>
        <w:t xml:space="preserve"> 1.</w:t>
      </w:r>
      <w:ins w:id="596" w:author="Aditya" w:date="2016-01-28T21:40:00Z">
        <w:r w:rsidR="00634CEE">
          <w:rPr>
            <w:rFonts w:cs="Times New Roman"/>
            <w:szCs w:val="24"/>
          </w:rPr>
          <w:t>3</w:t>
        </w:r>
      </w:ins>
      <w:del w:id="597" w:author="Aditya" w:date="2016-01-28T21:40:00Z">
        <w:r w:rsidR="00E937F2" w:rsidDel="00634CEE">
          <w:rPr>
            <w:rFonts w:cs="Times New Roman"/>
            <w:szCs w:val="24"/>
          </w:rPr>
          <w:delText>2</w:delText>
        </w:r>
      </w:del>
      <w:r>
        <w:rPr>
          <w:rFonts w:cs="Times New Roman"/>
          <w:szCs w:val="24"/>
        </w:rPr>
        <w:t>. Offl</w:t>
      </w:r>
      <w:r w:rsidRPr="009713A0">
        <w:rPr>
          <w:rFonts w:cs="Times New Roman"/>
          <w:szCs w:val="24"/>
        </w:rPr>
        <w:t>oading relies on remote servers to execute code delegated</w:t>
      </w:r>
      <w:r>
        <w:rPr>
          <w:rFonts w:cs="Times New Roman"/>
          <w:szCs w:val="24"/>
        </w:rPr>
        <w:t xml:space="preserve"> </w:t>
      </w:r>
      <w:r w:rsidRPr="009713A0">
        <w:rPr>
          <w:rFonts w:cs="Times New Roman"/>
          <w:szCs w:val="24"/>
        </w:rPr>
        <w:t>by a mobile device.</w:t>
      </w:r>
    </w:p>
    <w:p w14:paraId="58051109" w14:textId="77777777" w:rsidR="00D40972" w:rsidRDefault="009713A0" w:rsidP="009713A0">
      <w:pPr>
        <w:rPr>
          <w:ins w:id="598" w:author="Aditya" w:date="2016-01-28T17:50:00Z"/>
          <w:rFonts w:cs="Times New Roman"/>
          <w:szCs w:val="24"/>
        </w:rPr>
      </w:pPr>
      <w:r w:rsidRPr="009713A0">
        <w:rPr>
          <w:rFonts w:cs="Times New Roman"/>
          <w:szCs w:val="24"/>
        </w:rPr>
        <w:t xml:space="preserve"> </w:t>
      </w:r>
    </w:p>
    <w:p w14:paraId="179172F6" w14:textId="63C8B4BB" w:rsidR="00D40972" w:rsidRDefault="00D40972" w:rsidP="009713A0">
      <w:pPr>
        <w:rPr>
          <w:ins w:id="599" w:author="Aditya" w:date="2016-01-28T17:50:00Z"/>
          <w:rFonts w:cs="Times New Roman"/>
          <w:szCs w:val="24"/>
        </w:rPr>
      </w:pPr>
      <w:ins w:id="600" w:author="Aditya" w:date="2016-01-28T17:50:00Z">
        <w:r>
          <w:rPr>
            <w:noProof/>
          </w:rPr>
          <w:lastRenderedPageBreak/>
          <mc:AlternateContent>
            <mc:Choice Requires="wps">
              <w:drawing>
                <wp:anchor distT="0" distB="0" distL="114300" distR="114300" simplePos="0" relativeHeight="251765760" behindDoc="0" locked="0" layoutInCell="1" allowOverlap="1" wp14:anchorId="0691259E" wp14:editId="5F5CF9CA">
                  <wp:simplePos x="0" y="0"/>
                  <wp:positionH relativeFrom="column">
                    <wp:posOffset>228600</wp:posOffset>
                  </wp:positionH>
                  <wp:positionV relativeFrom="paragraph">
                    <wp:posOffset>2890520</wp:posOffset>
                  </wp:positionV>
                  <wp:extent cx="5486400" cy="274320"/>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486400" cy="274320"/>
                          </a:xfrm>
                          <a:prstGeom prst="rect">
                            <a:avLst/>
                          </a:prstGeom>
                          <a:solidFill>
                            <a:prstClr val="white"/>
                          </a:solidFill>
                          <a:ln>
                            <a:noFill/>
                          </a:ln>
                          <a:effectLst/>
                        </wps:spPr>
                        <wps:txbx>
                          <w:txbxContent>
                            <w:p w14:paraId="4A1E68CB" w14:textId="00DE61B0" w:rsidR="0098679B" w:rsidRPr="005C2AF2" w:rsidRDefault="0098679B" w:rsidP="00D40972">
                              <w:pPr>
                                <w:pStyle w:val="Heading4"/>
                              </w:pPr>
                              <w:r w:rsidRPr="005C2AF2">
                                <w:t xml:space="preserve">Figure </w:t>
                              </w:r>
                              <w:r>
                                <w:t>1.</w:t>
                              </w:r>
                              <w:ins w:id="601" w:author="Aditya" w:date="2016-01-28T21:40:00Z">
                                <w:r>
                                  <w:t>3</w:t>
                                </w:r>
                              </w:ins>
                              <w:del w:id="602" w:author="Aditya" w:date="2016-01-28T21:40:00Z">
                                <w:r w:rsidDel="00634CEE">
                                  <w:delText>2</w:delText>
                                </w:r>
                              </w:del>
                              <w:del w:id="603" w:author="Aditya" w:date="2016-01-27T13:35:00Z">
                                <w:r w:rsidRPr="005C2AF2" w:rsidDel="00A00522">
                                  <w:delText xml:space="preserve"> </w:delText>
                                </w:r>
                              </w:del>
                              <w:r w:rsidRPr="005C2AF2">
                                <w:t>: Offloading System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691259E" id="Text Box 32" o:spid="_x0000_s1029" type="#_x0000_t202" style="position:absolute;left:0;text-align:left;margin-left:18pt;margin-top:227.6pt;width:6in;height:21.6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" stroked="f">
                  <v:textbox style="mso-fit-shape-to-text:t" inset="0,0,0,0">
                    <w:txbxContent>
                      <w:p w14:paraId="4A1E68CB" w14:textId="00DE61B0" w:rsidR="0098679B" w:rsidRPr="005C2AF2" w:rsidRDefault="0098679B" w:rsidP="00D40972">
                        <w:pPr>
                          <w:pStyle w:val="Heading4"/>
                        </w:pPr>
                        <w:r w:rsidRPr="005C2AF2">
                          <w:t xml:space="preserve">Figure </w:t>
                        </w:r>
                        <w:r>
                          <w:t>1.</w:t>
                        </w:r>
                        <w:ins w:id="604" w:author="Aditya" w:date="2016-01-28T21:40:00Z">
                          <w:r>
                            <w:t>3</w:t>
                          </w:r>
                        </w:ins>
                        <w:del w:id="605" w:author="Aditya" w:date="2016-01-28T21:40:00Z">
                          <w:r w:rsidDel="00634CEE">
                            <w:delText>2</w:delText>
                          </w:r>
                        </w:del>
                        <w:del w:id="606" w:author="Aditya" w:date="2016-01-27T13:35:00Z">
                          <w:r w:rsidRPr="005C2AF2" w:rsidDel="00A00522">
                            <w:delText xml:space="preserve"> </w:delText>
                          </w:r>
                        </w:del>
                        <w:r w:rsidRPr="005C2AF2">
                          <w:t>: Offloading System Model</w:t>
                        </w:r>
                      </w:p>
                    </w:txbxContent>
                  </v:textbox>
                  <w10:wrap type="topAndBottom"/>
                </v:shape>
              </w:pict>
            </mc:Fallback>
          </mc:AlternateContent>
        </w:r>
        <w:r>
          <w:rPr>
            <w:noProof/>
            <w:szCs w:val="24"/>
          </w:rPr>
          <w:drawing>
            <wp:anchor distT="0" distB="0" distL="114300" distR="114300" simplePos="0" relativeHeight="251764736" behindDoc="0" locked="0" layoutInCell="1" allowOverlap="1" wp14:anchorId="3C95E55E" wp14:editId="3C7A9D18">
              <wp:simplePos x="0" y="0"/>
              <wp:positionH relativeFrom="column">
                <wp:align>center</wp:align>
              </wp:positionH>
              <wp:positionV relativeFrom="paragraph">
                <wp:posOffset>19050</wp:posOffset>
              </wp:positionV>
              <wp:extent cx="5495544" cy="2836410"/>
              <wp:effectExtent l="19050" t="19050" r="10160" b="2159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ffloadingSystemModel.png"/>
                      <pic:cNvPicPr/>
                    </pic:nvPicPr>
                    <pic:blipFill>
                      <a:blip r:embed="rId14">
                        <a:extLst>
                          <a:ext uri="{28A0092B-C50C-407E-A947-70E740481C1C}">
                            <a14:useLocalDpi xmlns:a14="http://schemas.microsoft.com/office/drawing/2010/main" val="0"/>
                          </a:ext>
                        </a:extLst>
                      </a:blip>
                      <a:stretch>
                        <a:fillRect/>
                      </a:stretch>
                    </pic:blipFill>
                    <pic:spPr>
                      <a:xfrm>
                        <a:off x="0" y="0"/>
                        <a:ext cx="5495544" cy="28364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ins>
    </w:p>
    <w:p w14:paraId="0005BAA4" w14:textId="77777777" w:rsidR="00483D0B" w:rsidRDefault="009713A0" w:rsidP="009713A0">
      <w:pPr>
        <w:rPr>
          <w:ins w:id="607" w:author="Aditya" w:date="2016-01-28T18:38:00Z"/>
          <w:rFonts w:cs="Times New Roman"/>
          <w:szCs w:val="24"/>
        </w:rPr>
      </w:pPr>
      <w:r w:rsidRPr="009713A0">
        <w:rPr>
          <w:rFonts w:cs="Times New Roman"/>
          <w:szCs w:val="24"/>
        </w:rPr>
        <w:t xml:space="preserve">In the architecture that is presented </w:t>
      </w:r>
      <w:del w:id="608" w:author="Aditya" w:date="2016-01-28T18:33:00Z">
        <w:r w:rsidR="00E937F2" w:rsidDel="00483D0B">
          <w:rPr>
            <w:rFonts w:cs="Times New Roman"/>
            <w:szCs w:val="24"/>
          </w:rPr>
          <w:delText>by authors of</w:delText>
        </w:r>
      </w:del>
      <w:ins w:id="609" w:author="Aditya" w:date="2016-01-28T18:33:00Z">
        <w:r w:rsidR="00483D0B">
          <w:rPr>
            <w:rFonts w:cs="Times New Roman"/>
            <w:szCs w:val="24"/>
          </w:rPr>
          <w:t>in</w:t>
        </w:r>
      </w:ins>
      <w:r w:rsidR="00E937F2">
        <w:rPr>
          <w:rFonts w:cs="Times New Roman"/>
          <w:szCs w:val="24"/>
        </w:rPr>
        <w:t xml:space="preserve"> the paper </w:t>
      </w:r>
      <w:r w:rsidR="006D1A38">
        <w:rPr>
          <w:rFonts w:cs="Times New Roman"/>
          <w:szCs w:val="24"/>
        </w:rPr>
        <w:t>‘</w:t>
      </w:r>
      <w:r w:rsidR="00E937F2" w:rsidRPr="00C5056C">
        <w:t xml:space="preserve">Mobile code </w:t>
      </w:r>
      <w:r w:rsidR="00E937F2">
        <w:t>offloading</w:t>
      </w:r>
      <w:r w:rsidR="00E937F2" w:rsidRPr="00C5056C">
        <w:t>: from concept to practice and</w:t>
      </w:r>
      <w:r w:rsidR="00E937F2">
        <w:t xml:space="preserve"> beyond</w:t>
      </w:r>
      <w:r w:rsidR="006D1A38">
        <w:rPr>
          <w:rFonts w:cs="Times New Roman"/>
          <w:szCs w:val="24"/>
        </w:rPr>
        <w:t>’</w:t>
      </w:r>
      <w:r w:rsidR="00E937F2">
        <w:rPr>
          <w:rFonts w:cs="Times New Roman"/>
          <w:szCs w:val="24"/>
        </w:rPr>
        <w:t xml:space="preserve"> </w:t>
      </w:r>
      <w:r w:rsidRPr="009713A0">
        <w:rPr>
          <w:rFonts w:cs="Times New Roman"/>
          <w:szCs w:val="24"/>
        </w:rPr>
        <w:t>[3]</w:t>
      </w:r>
      <w:r w:rsidR="00E937F2">
        <w:rPr>
          <w:rFonts w:cs="Times New Roman"/>
          <w:szCs w:val="24"/>
        </w:rPr>
        <w:t>,</w:t>
      </w:r>
      <w:r w:rsidRPr="009713A0">
        <w:rPr>
          <w:rFonts w:cs="Times New Roman"/>
          <w:szCs w:val="24"/>
        </w:rPr>
        <w:t xml:space="preserve"> the client is composed of </w:t>
      </w:r>
      <w:r>
        <w:rPr>
          <w:rFonts w:cs="Times New Roman"/>
          <w:szCs w:val="24"/>
        </w:rPr>
        <w:t xml:space="preserve">a </w:t>
      </w:r>
      <w:r w:rsidRPr="009713A0">
        <w:rPr>
          <w:rFonts w:cs="Times New Roman"/>
          <w:i/>
          <w:szCs w:val="24"/>
        </w:rPr>
        <w:t>code profiler</w:t>
      </w:r>
      <w:r>
        <w:rPr>
          <w:rFonts w:cs="Times New Roman"/>
          <w:szCs w:val="24"/>
        </w:rPr>
        <w:t xml:space="preserve">, </w:t>
      </w:r>
      <w:r w:rsidRPr="009713A0">
        <w:rPr>
          <w:rFonts w:cs="Times New Roman"/>
          <w:i/>
          <w:szCs w:val="24"/>
        </w:rPr>
        <w:t>system profilers</w:t>
      </w:r>
      <w:r w:rsidRPr="009713A0">
        <w:rPr>
          <w:rFonts w:cs="Times New Roman"/>
          <w:szCs w:val="24"/>
        </w:rPr>
        <w:t xml:space="preserve">, and </w:t>
      </w:r>
      <w:r w:rsidRPr="009713A0">
        <w:rPr>
          <w:rFonts w:cs="Times New Roman"/>
          <w:i/>
          <w:szCs w:val="24"/>
        </w:rPr>
        <w:t>a decision engine</w:t>
      </w:r>
      <w:r>
        <w:rPr>
          <w:rFonts w:cs="Times New Roman"/>
          <w:szCs w:val="24"/>
        </w:rPr>
        <w:t xml:space="preserve">. </w:t>
      </w:r>
      <w:r w:rsidRPr="009713A0">
        <w:rPr>
          <w:rFonts w:cs="Times New Roman"/>
          <w:szCs w:val="24"/>
        </w:rPr>
        <w:t>The server contains the surrogate platform to invoke and execute code.</w:t>
      </w:r>
    </w:p>
    <w:p w14:paraId="05B836F8" w14:textId="77777777" w:rsidR="00483D0B" w:rsidRPr="009713A0" w:rsidRDefault="00483D0B" w:rsidP="00483D0B">
      <w:pPr>
        <w:rPr>
          <w:moveTo w:id="610" w:author="Aditya" w:date="2016-01-28T18:38:00Z"/>
          <w:rFonts w:cs="Times New Roman"/>
          <w:szCs w:val="24"/>
        </w:rPr>
      </w:pPr>
      <w:moveToRangeStart w:id="611" w:author="Aditya" w:date="2016-01-28T18:38:00Z" w:name="move441769633"/>
      <w:moveTo w:id="612" w:author="Aditya" w:date="2016-01-28T18:38:00Z">
        <w:r w:rsidRPr="009713A0">
          <w:rPr>
            <w:rFonts w:cs="Times New Roman"/>
            <w:i/>
            <w:szCs w:val="24"/>
          </w:rPr>
          <w:t>System profilers</w:t>
        </w:r>
        <w:r w:rsidRPr="009713A0">
          <w:rPr>
            <w:rFonts w:cs="Times New Roman"/>
            <w:szCs w:val="24"/>
          </w:rPr>
          <w:t xml:space="preserve"> monitor multiple parameters of the smartphone, such as available bandwidth, data size to transmit, and</w:t>
        </w:r>
        <w:r>
          <w:rPr>
            <w:rFonts w:cs="Times New Roman"/>
            <w:szCs w:val="24"/>
          </w:rPr>
          <w:t xml:space="preserve"> </w:t>
        </w:r>
        <w:r w:rsidRPr="009713A0">
          <w:rPr>
            <w:rFonts w:cs="Times New Roman"/>
            <w:szCs w:val="24"/>
          </w:rPr>
          <w:t xml:space="preserve">energy to execute the code. We look to these parameters to know </w:t>
        </w:r>
        <w:r w:rsidRPr="009713A0">
          <w:rPr>
            <w:rFonts w:cs="Times New Roman"/>
            <w:i/>
            <w:szCs w:val="24"/>
          </w:rPr>
          <w:t>when to offload</w:t>
        </w:r>
        <w:r w:rsidRPr="009713A0">
          <w:rPr>
            <w:rFonts w:cs="Times New Roman"/>
            <w:szCs w:val="24"/>
          </w:rPr>
          <w:t xml:space="preserve"> to the cloud.</w:t>
        </w:r>
      </w:moveTo>
    </w:p>
    <w:moveToRangeEnd w:id="611"/>
    <w:p w14:paraId="4B568B09" w14:textId="07217D5F" w:rsidR="009713A0" w:rsidDel="00483D0B" w:rsidRDefault="009713A0" w:rsidP="009713A0">
      <w:pPr>
        <w:rPr>
          <w:del w:id="613" w:author="Aditya" w:date="2016-01-28T18:38:00Z"/>
          <w:rFonts w:cs="Times New Roman"/>
          <w:szCs w:val="24"/>
        </w:rPr>
      </w:pPr>
      <w:del w:id="614" w:author="Aditya" w:date="2016-01-28T18:37:00Z">
        <w:r w:rsidRPr="009713A0" w:rsidDel="00483D0B">
          <w:rPr>
            <w:rFonts w:cs="Times New Roman"/>
            <w:szCs w:val="24"/>
          </w:rPr>
          <w:delText xml:space="preserve"> </w:delText>
        </w:r>
      </w:del>
    </w:p>
    <w:p w14:paraId="5220B062" w14:textId="3DB21799" w:rsidR="009713A0" w:rsidRDefault="009713A0" w:rsidP="009713A0">
      <w:pPr>
        <w:rPr>
          <w:rFonts w:cs="Times New Roman"/>
          <w:szCs w:val="24"/>
        </w:rPr>
      </w:pPr>
      <w:r w:rsidRPr="00483D0B">
        <w:rPr>
          <w:rFonts w:cs="Times New Roman"/>
          <w:i/>
          <w:szCs w:val="24"/>
          <w:rPrChange w:id="615" w:author="Aditya" w:date="2016-01-28T18:35:00Z">
            <w:rPr>
              <w:rFonts w:cs="Times New Roman"/>
              <w:szCs w:val="24"/>
            </w:rPr>
          </w:rPrChange>
        </w:rPr>
        <w:t>The code profiler</w:t>
      </w:r>
      <w:r w:rsidRPr="009713A0">
        <w:rPr>
          <w:rFonts w:cs="Times New Roman"/>
          <w:szCs w:val="24"/>
        </w:rPr>
        <w:t xml:space="preserve"> determines </w:t>
      </w:r>
      <w:r w:rsidRPr="00483D0B">
        <w:rPr>
          <w:rFonts w:cs="Times New Roman"/>
          <w:i/>
          <w:szCs w:val="24"/>
          <w:rPrChange w:id="616" w:author="Aditya" w:date="2016-01-28T18:38:00Z">
            <w:rPr>
              <w:rFonts w:cs="Times New Roman"/>
              <w:szCs w:val="24"/>
            </w:rPr>
          </w:rPrChange>
        </w:rPr>
        <w:t>what to offload</w:t>
      </w:r>
      <w:r w:rsidRPr="009713A0">
        <w:rPr>
          <w:rFonts w:cs="Times New Roman"/>
          <w:szCs w:val="24"/>
        </w:rPr>
        <w:t xml:space="preserve"> (portions of code: Method, Thread, or Class). Code partitioning requires</w:t>
      </w:r>
      <w:r>
        <w:rPr>
          <w:rFonts w:cs="Times New Roman"/>
          <w:szCs w:val="24"/>
        </w:rPr>
        <w:t xml:space="preserve"> </w:t>
      </w:r>
      <w:r w:rsidRPr="009713A0">
        <w:rPr>
          <w:rFonts w:cs="Times New Roman"/>
          <w:szCs w:val="24"/>
        </w:rPr>
        <w:t>th</w:t>
      </w:r>
      <w:r>
        <w:rPr>
          <w:rFonts w:cs="Times New Roman"/>
          <w:szCs w:val="24"/>
        </w:rPr>
        <w:t xml:space="preserve">e selection of the code to </w:t>
      </w:r>
      <w:proofErr w:type="gramStart"/>
      <w:r>
        <w:rPr>
          <w:rFonts w:cs="Times New Roman"/>
          <w:szCs w:val="24"/>
        </w:rPr>
        <w:t>be offl</w:t>
      </w:r>
      <w:r w:rsidRPr="009713A0">
        <w:rPr>
          <w:rFonts w:cs="Times New Roman"/>
          <w:szCs w:val="24"/>
        </w:rPr>
        <w:t>oaded</w:t>
      </w:r>
      <w:proofErr w:type="gramEnd"/>
      <w:r w:rsidRPr="009713A0">
        <w:rPr>
          <w:rFonts w:cs="Times New Roman"/>
          <w:szCs w:val="24"/>
        </w:rPr>
        <w:t>. Cod</w:t>
      </w:r>
      <w:r>
        <w:rPr>
          <w:rFonts w:cs="Times New Roman"/>
          <w:szCs w:val="24"/>
        </w:rPr>
        <w:t>e can be partitioned through differ</w:t>
      </w:r>
      <w:r w:rsidR="0051339E">
        <w:rPr>
          <w:rFonts w:cs="Times New Roman"/>
          <w:szCs w:val="24"/>
        </w:rPr>
        <w:t>ent strategies</w:t>
      </w:r>
      <w:r w:rsidRPr="009713A0">
        <w:rPr>
          <w:rFonts w:cs="Times New Roman"/>
          <w:szCs w:val="24"/>
        </w:rPr>
        <w:t xml:space="preserve"> for instance, in </w:t>
      </w:r>
      <w:r w:rsidR="006D1A38">
        <w:rPr>
          <w:rFonts w:cs="Times New Roman"/>
          <w:szCs w:val="24"/>
        </w:rPr>
        <w:t xml:space="preserve">the paper presented by </w:t>
      </w:r>
      <w:proofErr w:type="spellStart"/>
      <w:r w:rsidR="006D1A38">
        <w:t>Cuervo</w:t>
      </w:r>
      <w:proofErr w:type="spellEnd"/>
      <w:r w:rsidR="006D1A38" w:rsidRPr="009713A0">
        <w:rPr>
          <w:rFonts w:cs="Times New Roman"/>
          <w:szCs w:val="24"/>
        </w:rPr>
        <w:t xml:space="preserve"> </w:t>
      </w:r>
      <w:r w:rsidR="006D1A38">
        <w:rPr>
          <w:rFonts w:cs="Times New Roman"/>
          <w:szCs w:val="24"/>
        </w:rPr>
        <w:t xml:space="preserve">et al. </w:t>
      </w:r>
      <w:r w:rsidRPr="009713A0">
        <w:rPr>
          <w:rFonts w:cs="Times New Roman"/>
          <w:szCs w:val="24"/>
        </w:rPr>
        <w:t>[4]</w:t>
      </w:r>
      <w:proofErr w:type="gramStart"/>
      <w:ins w:id="617" w:author="Aditya" w:date="2016-01-28T18:36:00Z">
        <w:r w:rsidR="00483D0B">
          <w:rPr>
            <w:rFonts w:cs="Times New Roman"/>
            <w:szCs w:val="24"/>
          </w:rPr>
          <w:t>,</w:t>
        </w:r>
      </w:ins>
      <w:proofErr w:type="gramEnd"/>
      <w:del w:id="618" w:author="Aditya" w:date="2016-01-28T18:36:00Z">
        <w:r w:rsidR="006D1A38" w:rsidDel="00483D0B">
          <w:rPr>
            <w:rFonts w:cs="Times New Roman"/>
            <w:szCs w:val="24"/>
          </w:rPr>
          <w:delText>,</w:delText>
        </w:r>
      </w:del>
      <w:r w:rsidRPr="009713A0">
        <w:rPr>
          <w:rFonts w:cs="Times New Roman"/>
          <w:szCs w:val="24"/>
        </w:rPr>
        <w:t xml:space="preserve"> </w:t>
      </w:r>
      <w:r w:rsidR="006D1A38">
        <w:rPr>
          <w:rFonts w:cs="Times New Roman"/>
          <w:szCs w:val="24"/>
        </w:rPr>
        <w:t xml:space="preserve">the </w:t>
      </w:r>
      <w:r w:rsidRPr="009713A0">
        <w:rPr>
          <w:rFonts w:cs="Times New Roman"/>
          <w:szCs w:val="24"/>
        </w:rPr>
        <w:t>static annotations are used by a software developer to select the code that should be o</w:t>
      </w:r>
      <w:r>
        <w:rPr>
          <w:rFonts w:cs="Times New Roman"/>
          <w:szCs w:val="24"/>
        </w:rPr>
        <w:t>ffl</w:t>
      </w:r>
      <w:r w:rsidRPr="009713A0">
        <w:rPr>
          <w:rFonts w:cs="Times New Roman"/>
          <w:szCs w:val="24"/>
        </w:rPr>
        <w:t xml:space="preserve">oaded. In </w:t>
      </w:r>
      <w:r w:rsidR="006D1A38">
        <w:rPr>
          <w:rFonts w:cs="Times New Roman"/>
          <w:szCs w:val="24"/>
        </w:rPr>
        <w:t>the paper ‘</w:t>
      </w:r>
      <w:proofErr w:type="spellStart"/>
      <w:r w:rsidR="006D1A38" w:rsidRPr="00C5056C">
        <w:t>Clonecloud</w:t>
      </w:r>
      <w:proofErr w:type="spellEnd"/>
      <w:r w:rsidR="006D1A38" w:rsidRPr="00C5056C">
        <w:t>: elastic execution between mobile device and</w:t>
      </w:r>
      <w:r w:rsidR="006D1A38">
        <w:t xml:space="preserve"> cloud</w:t>
      </w:r>
      <w:r w:rsidR="006D1A38">
        <w:rPr>
          <w:rFonts w:cs="Times New Roman"/>
          <w:szCs w:val="24"/>
        </w:rPr>
        <w:t xml:space="preserve">’ </w:t>
      </w:r>
      <w:r w:rsidRPr="009713A0">
        <w:rPr>
          <w:rFonts w:cs="Times New Roman"/>
          <w:szCs w:val="24"/>
        </w:rPr>
        <w:t>[5]</w:t>
      </w:r>
      <w:r w:rsidR="004A4706">
        <w:rPr>
          <w:rFonts w:cs="Times New Roman"/>
          <w:szCs w:val="24"/>
        </w:rPr>
        <w:t>,</w:t>
      </w:r>
      <w:r w:rsidRPr="009713A0">
        <w:rPr>
          <w:rFonts w:cs="Times New Roman"/>
          <w:szCs w:val="24"/>
        </w:rPr>
        <w:t xml:space="preserve"> </w:t>
      </w:r>
      <w:r w:rsidR="006D1A38" w:rsidRPr="00C5056C">
        <w:t>Chun</w:t>
      </w:r>
      <w:r w:rsidR="006D1A38" w:rsidRPr="009713A0">
        <w:rPr>
          <w:rFonts w:cs="Times New Roman"/>
          <w:szCs w:val="24"/>
        </w:rPr>
        <w:t xml:space="preserve"> </w:t>
      </w:r>
      <w:r w:rsidR="006D1A38">
        <w:rPr>
          <w:rFonts w:cs="Times New Roman"/>
          <w:szCs w:val="24"/>
        </w:rPr>
        <w:t xml:space="preserve">et al. </w:t>
      </w:r>
      <w:r w:rsidRPr="009713A0">
        <w:rPr>
          <w:rFonts w:cs="Times New Roman"/>
          <w:szCs w:val="24"/>
        </w:rPr>
        <w:t>have presented</w:t>
      </w:r>
      <w:r>
        <w:rPr>
          <w:rFonts w:cs="Times New Roman"/>
          <w:szCs w:val="24"/>
        </w:rPr>
        <w:t xml:space="preserve"> </w:t>
      </w:r>
      <w:r w:rsidRPr="009713A0">
        <w:rPr>
          <w:rFonts w:cs="Times New Roman"/>
          <w:szCs w:val="24"/>
        </w:rPr>
        <w:lastRenderedPageBreak/>
        <w:t xml:space="preserve">an automated </w:t>
      </w:r>
      <w:r w:rsidR="005800BD" w:rsidRPr="009713A0">
        <w:rPr>
          <w:rFonts w:cs="Times New Roman"/>
          <w:szCs w:val="24"/>
        </w:rPr>
        <w:t>mechanism, which</w:t>
      </w:r>
      <w:r w:rsidRPr="009713A0">
        <w:rPr>
          <w:rFonts w:cs="Times New Roman"/>
          <w:szCs w:val="24"/>
        </w:rPr>
        <w:t xml:space="preserve"> analyzes the code during runtime. Automated mechanisms are preferable over static ones</w:t>
      </w:r>
      <w:r>
        <w:rPr>
          <w:rFonts w:cs="Times New Roman"/>
          <w:szCs w:val="24"/>
        </w:rPr>
        <w:t xml:space="preserve"> </w:t>
      </w:r>
      <w:r w:rsidRPr="009713A0">
        <w:rPr>
          <w:rFonts w:cs="Times New Roman"/>
          <w:szCs w:val="24"/>
        </w:rPr>
        <w:t>as they can adap</w:t>
      </w:r>
      <w:r>
        <w:rPr>
          <w:rFonts w:cs="Times New Roman"/>
          <w:szCs w:val="24"/>
        </w:rPr>
        <w:t xml:space="preserve">t the code to </w:t>
      </w:r>
      <w:proofErr w:type="gramStart"/>
      <w:r>
        <w:rPr>
          <w:rFonts w:cs="Times New Roman"/>
          <w:szCs w:val="24"/>
        </w:rPr>
        <w:t>be executed</w:t>
      </w:r>
      <w:proofErr w:type="gramEnd"/>
      <w:r>
        <w:rPr>
          <w:rFonts w:cs="Times New Roman"/>
          <w:szCs w:val="24"/>
        </w:rPr>
        <w:t xml:space="preserve"> in diff</w:t>
      </w:r>
      <w:r w:rsidRPr="009713A0">
        <w:rPr>
          <w:rFonts w:cs="Times New Roman"/>
          <w:szCs w:val="24"/>
        </w:rPr>
        <w:t xml:space="preserve">erent devices. </w:t>
      </w:r>
    </w:p>
    <w:p w14:paraId="4B1B90D1" w14:textId="038AD478" w:rsidR="009713A0" w:rsidRPr="009713A0" w:rsidDel="00483D0B" w:rsidRDefault="009713A0" w:rsidP="009713A0">
      <w:pPr>
        <w:rPr>
          <w:moveFrom w:id="619" w:author="Aditya" w:date="2016-01-28T18:38:00Z"/>
          <w:rFonts w:cs="Times New Roman"/>
          <w:szCs w:val="24"/>
        </w:rPr>
      </w:pPr>
      <w:moveFromRangeStart w:id="620" w:author="Aditya" w:date="2016-01-28T18:38:00Z" w:name="move441769633"/>
      <w:moveFrom w:id="621" w:author="Aditya" w:date="2016-01-28T18:38:00Z">
        <w:r w:rsidRPr="009713A0" w:rsidDel="00483D0B">
          <w:rPr>
            <w:rFonts w:cs="Times New Roman"/>
            <w:i/>
            <w:szCs w:val="24"/>
          </w:rPr>
          <w:t>System profilers</w:t>
        </w:r>
        <w:r w:rsidRPr="009713A0" w:rsidDel="00483D0B">
          <w:rPr>
            <w:rFonts w:cs="Times New Roman"/>
            <w:szCs w:val="24"/>
          </w:rPr>
          <w:t xml:space="preserve"> monitor multiple parameters of the smartphone, such as available bandwidth, data size to transmit, and</w:t>
        </w:r>
        <w:r w:rsidDel="00483D0B">
          <w:rPr>
            <w:rFonts w:cs="Times New Roman"/>
            <w:szCs w:val="24"/>
          </w:rPr>
          <w:t xml:space="preserve"> </w:t>
        </w:r>
        <w:r w:rsidRPr="009713A0" w:rsidDel="00483D0B">
          <w:rPr>
            <w:rFonts w:cs="Times New Roman"/>
            <w:szCs w:val="24"/>
          </w:rPr>
          <w:t xml:space="preserve">energy to execute the code. We look to these parameters to know </w:t>
        </w:r>
        <w:r w:rsidRPr="009713A0" w:rsidDel="00483D0B">
          <w:rPr>
            <w:rFonts w:cs="Times New Roman"/>
            <w:i/>
            <w:szCs w:val="24"/>
          </w:rPr>
          <w:t>when to offload</w:t>
        </w:r>
        <w:r w:rsidRPr="009713A0" w:rsidDel="00483D0B">
          <w:rPr>
            <w:rFonts w:cs="Times New Roman"/>
            <w:szCs w:val="24"/>
          </w:rPr>
          <w:t xml:space="preserve"> to the cloud.</w:t>
        </w:r>
      </w:moveFrom>
    </w:p>
    <w:moveFromRangeEnd w:id="620"/>
    <w:p w14:paraId="7B8F8D5F" w14:textId="77777777" w:rsidR="008B0910" w:rsidRDefault="009713A0" w:rsidP="009713A0">
      <w:pPr>
        <w:rPr>
          <w:ins w:id="622" w:author="Aditya" w:date="2016-01-28T18:39:00Z"/>
          <w:rFonts w:cs="Times New Roman"/>
          <w:szCs w:val="24"/>
        </w:rPr>
      </w:pPr>
      <w:r w:rsidRPr="009713A0">
        <w:rPr>
          <w:rFonts w:cs="Times New Roman"/>
          <w:i/>
          <w:szCs w:val="24"/>
        </w:rPr>
        <w:t>The decision engine</w:t>
      </w:r>
      <w:r w:rsidRPr="009713A0">
        <w:rPr>
          <w:rFonts w:cs="Times New Roman"/>
          <w:szCs w:val="24"/>
        </w:rPr>
        <w:t xml:space="preserve"> analyzes the para</w:t>
      </w:r>
      <w:r>
        <w:rPr>
          <w:rFonts w:cs="Times New Roman"/>
          <w:szCs w:val="24"/>
        </w:rPr>
        <w:t>meters from System and code profi</w:t>
      </w:r>
      <w:r w:rsidRPr="009713A0">
        <w:rPr>
          <w:rFonts w:cs="Times New Roman"/>
          <w:szCs w:val="24"/>
        </w:rPr>
        <w:t>lers and applies certain logic over them to deduce</w:t>
      </w:r>
      <w:r>
        <w:rPr>
          <w:rFonts w:cs="Times New Roman"/>
          <w:szCs w:val="24"/>
        </w:rPr>
        <w:t xml:space="preserve"> </w:t>
      </w:r>
      <w:r w:rsidRPr="00483D0B">
        <w:rPr>
          <w:rFonts w:cs="Times New Roman"/>
          <w:i/>
          <w:szCs w:val="24"/>
          <w:rPrChange w:id="623" w:author="Aditya" w:date="2016-01-28T18:38:00Z">
            <w:rPr>
              <w:rFonts w:cs="Times New Roman"/>
              <w:szCs w:val="24"/>
            </w:rPr>
          </w:rPrChange>
        </w:rPr>
        <w:t>when to offload</w:t>
      </w:r>
      <w:r w:rsidRPr="009713A0">
        <w:rPr>
          <w:rFonts w:cs="Times New Roman"/>
          <w:szCs w:val="24"/>
        </w:rPr>
        <w:t>. If the engine conc</w:t>
      </w:r>
      <w:r>
        <w:rPr>
          <w:rFonts w:cs="Times New Roman"/>
          <w:szCs w:val="24"/>
        </w:rPr>
        <w:t>ludes a positive outcome, the offl</w:t>
      </w:r>
      <w:r w:rsidRPr="009713A0">
        <w:rPr>
          <w:rFonts w:cs="Times New Roman"/>
          <w:szCs w:val="24"/>
        </w:rPr>
        <w:t>oading system is activated, which sends the required data</w:t>
      </w:r>
      <w:r>
        <w:rPr>
          <w:rFonts w:cs="Times New Roman"/>
          <w:szCs w:val="24"/>
        </w:rPr>
        <w:t xml:space="preserve"> </w:t>
      </w:r>
      <w:r w:rsidRPr="009713A0">
        <w:rPr>
          <w:rFonts w:cs="Times New Roman"/>
          <w:szCs w:val="24"/>
        </w:rPr>
        <w:t xml:space="preserve">and the code is invoked remotely on the cloud; otherwise, the processing is performed locally. </w:t>
      </w:r>
    </w:p>
    <w:p w14:paraId="2AD35E9C" w14:textId="77777777" w:rsidR="00483D0B" w:rsidRPr="004B34A7" w:rsidRDefault="00483D0B" w:rsidP="009713A0">
      <w:pPr>
        <w:rPr>
          <w:rFonts w:cs="Times New Roman"/>
          <w:szCs w:val="24"/>
        </w:rPr>
      </w:pPr>
    </w:p>
    <w:p w14:paraId="4D2F617C" w14:textId="129B8DAD" w:rsidR="00BD6923" w:rsidRDefault="00BD6923" w:rsidP="008E5BE2">
      <w:pPr>
        <w:pStyle w:val="Heading3"/>
      </w:pPr>
      <w:bookmarkStart w:id="624" w:name="_Toc441811457"/>
      <w:r>
        <w:t>1.2</w:t>
      </w:r>
      <w:r w:rsidR="00DD3405" w:rsidRPr="005A546E">
        <w:t xml:space="preserve"> </w:t>
      </w:r>
      <w:r>
        <w:t xml:space="preserve">Challenges in </w:t>
      </w:r>
      <w:del w:id="625" w:author="Aditya" w:date="2016-01-22T13:54:00Z">
        <w:r w:rsidDel="001B535C">
          <w:delText xml:space="preserve">Code </w:delText>
        </w:r>
      </w:del>
      <w:ins w:id="626" w:author="Aditya" w:date="2016-01-22T13:55:00Z">
        <w:r w:rsidR="001B535C">
          <w:t>computation</w:t>
        </w:r>
      </w:ins>
      <w:ins w:id="627" w:author="Aditya" w:date="2016-01-22T13:54:00Z">
        <w:r w:rsidR="001B535C">
          <w:t xml:space="preserve"> </w:t>
        </w:r>
      </w:ins>
      <w:del w:id="628" w:author="Aditya" w:date="2016-01-22T13:55:00Z">
        <w:r w:rsidDel="001B535C">
          <w:delText>O</w:delText>
        </w:r>
      </w:del>
      <w:ins w:id="629" w:author="Aditya" w:date="2016-01-22T13:55:00Z">
        <w:r w:rsidR="001B535C">
          <w:t>o</w:t>
        </w:r>
      </w:ins>
      <w:r>
        <w:t>ffloading</w:t>
      </w:r>
      <w:bookmarkEnd w:id="624"/>
    </w:p>
    <w:p w14:paraId="2DBBA226" w14:textId="22DC3A52" w:rsidR="00BD6923" w:rsidRPr="00BD6923" w:rsidRDefault="00BD6923" w:rsidP="00BD6923">
      <w:r w:rsidRPr="00BD6923">
        <w:t xml:space="preserve">The </w:t>
      </w:r>
      <w:r w:rsidR="005800BD">
        <w:t>offloading</w:t>
      </w:r>
      <w:r w:rsidRPr="00BD6923">
        <w:t xml:space="preserve"> technique is far from </w:t>
      </w:r>
      <w:proofErr w:type="gramStart"/>
      <w:r w:rsidRPr="00BD6923">
        <w:t>being adopted</w:t>
      </w:r>
      <w:proofErr w:type="gramEnd"/>
      <w:r w:rsidRPr="00BD6923">
        <w:t xml:space="preserve"> in the design of current mobile architectures; this is because utilization</w:t>
      </w:r>
      <w:r>
        <w:t xml:space="preserve"> </w:t>
      </w:r>
      <w:r w:rsidRPr="00BD6923">
        <w:t xml:space="preserve">of code </w:t>
      </w:r>
      <w:r w:rsidR="005800BD">
        <w:t>offloading</w:t>
      </w:r>
      <w:r w:rsidRPr="00BD6923">
        <w:t xml:space="preserve"> in real scenarios proves to be mostly negative [6], which means that the device spends more energy in the</w:t>
      </w:r>
      <w:r>
        <w:t xml:space="preserve"> </w:t>
      </w:r>
      <w:ins w:id="630" w:author="Aditya" w:date="2016-01-28T18:39:00Z">
        <w:r w:rsidR="00483D0B">
          <w:t>o</w:t>
        </w:r>
      </w:ins>
      <w:del w:id="631" w:author="Aditya" w:date="2016-01-28T18:39:00Z">
        <w:r w:rsidDel="00483D0B">
          <w:delText>O</w:delText>
        </w:r>
      </w:del>
      <w:r>
        <w:t>ffloading</w:t>
      </w:r>
      <w:r w:rsidRPr="00BD6923">
        <w:t xml:space="preserve"> process than the actual energy that is saved. In this </w:t>
      </w:r>
      <w:r w:rsidR="005800BD" w:rsidRPr="00BD6923">
        <w:t>section,</w:t>
      </w:r>
      <w:r w:rsidRPr="00BD6923">
        <w:t xml:space="preserve"> we highlight the challenges and obstacles in deploying</w:t>
      </w:r>
      <w:r>
        <w:t xml:space="preserve"> </w:t>
      </w:r>
      <w:r w:rsidRPr="00BD6923">
        <w:t xml:space="preserve">code </w:t>
      </w:r>
      <w:ins w:id="632" w:author="Aditya" w:date="2016-01-28T18:39:00Z">
        <w:r w:rsidR="00483D0B">
          <w:t>o</w:t>
        </w:r>
      </w:ins>
      <w:del w:id="633" w:author="Aditya" w:date="2016-01-28T18:39:00Z">
        <w:r w:rsidDel="00483D0B">
          <w:delText>O</w:delText>
        </w:r>
      </w:del>
      <w:r>
        <w:t>ffloading</w:t>
      </w:r>
      <w:r w:rsidRPr="00BD6923">
        <w:t>.</w:t>
      </w:r>
    </w:p>
    <w:p w14:paraId="124845F4" w14:textId="6CD026DA" w:rsidR="00BD6923" w:rsidRPr="009C4FC8" w:rsidRDefault="00BD6923" w:rsidP="00BD6923">
      <w:r w:rsidRPr="00BD6923">
        <w:t xml:space="preserve">We found out that </w:t>
      </w:r>
      <w:ins w:id="634" w:author="Aditya" w:date="2016-01-28T18:39:00Z">
        <w:r w:rsidR="00483D0B">
          <w:t>n</w:t>
        </w:r>
      </w:ins>
      <w:del w:id="635" w:author="Aditya" w:date="2016-01-28T18:39:00Z">
        <w:r w:rsidRPr="00BD6923" w:rsidDel="00483D0B">
          <w:delText>N</w:delText>
        </w:r>
      </w:del>
      <w:r w:rsidRPr="00BD6923">
        <w:t xml:space="preserve">etwork </w:t>
      </w:r>
      <w:ins w:id="636" w:author="Aditya" w:date="2016-01-28T18:39:00Z">
        <w:r w:rsidR="00483D0B">
          <w:t>i</w:t>
        </w:r>
      </w:ins>
      <w:del w:id="637" w:author="Aditya" w:date="2016-01-28T18:39:00Z">
        <w:r w:rsidRPr="00BD6923" w:rsidDel="00483D0B">
          <w:delText>I</w:delText>
        </w:r>
      </w:del>
      <w:r w:rsidRPr="00BD6923">
        <w:t xml:space="preserve">nconsistency is </w:t>
      </w:r>
      <w:r w:rsidR="00413DC5">
        <w:t xml:space="preserve">one of the </w:t>
      </w:r>
      <w:r w:rsidRPr="00BD6923">
        <w:t>major concern</w:t>
      </w:r>
      <w:ins w:id="638" w:author="Aditya" w:date="2016-01-28T18:41:00Z">
        <w:r w:rsidR="00483D0B">
          <w:t>s</w:t>
        </w:r>
      </w:ins>
      <w:r w:rsidRPr="00BD6923">
        <w:t xml:space="preserve"> while we want to </w:t>
      </w:r>
      <w:r w:rsidR="00413DC5">
        <w:t xml:space="preserve">make a correct offloading decision to </w:t>
      </w:r>
      <w:r>
        <w:t>offload</w:t>
      </w:r>
      <w:r w:rsidRPr="00BD6923">
        <w:t xml:space="preserve"> the processing on cloud. </w:t>
      </w:r>
      <w:r w:rsidR="004A4706">
        <w:t xml:space="preserve">In Chapter </w:t>
      </w:r>
      <w:r w:rsidR="0051339E">
        <w:t>5,</w:t>
      </w:r>
      <w:r w:rsidR="004A4706">
        <w:t xml:space="preserve"> we have discussed more about this problem of </w:t>
      </w:r>
      <w:ins w:id="639" w:author="Aditya" w:date="2016-01-28T18:42:00Z">
        <w:r w:rsidR="00483D0B">
          <w:t>n</w:t>
        </w:r>
      </w:ins>
      <w:del w:id="640" w:author="Aditya" w:date="2016-01-28T18:42:00Z">
        <w:r w:rsidRPr="009C4FC8" w:rsidDel="00483D0B">
          <w:delText>N</w:delText>
        </w:r>
      </w:del>
      <w:r w:rsidRPr="009C4FC8">
        <w:t xml:space="preserve">etwork </w:t>
      </w:r>
      <w:del w:id="641" w:author="Aditya" w:date="2016-01-28T18:42:00Z">
        <w:r w:rsidRPr="009C4FC8" w:rsidDel="00483D0B">
          <w:delText>I</w:delText>
        </w:r>
      </w:del>
      <w:ins w:id="642" w:author="Aditya" w:date="2016-01-28T18:42:00Z">
        <w:r w:rsidR="00483D0B">
          <w:t>i</w:t>
        </w:r>
      </w:ins>
      <w:r w:rsidRPr="009C4FC8">
        <w:t>nconsistency</w:t>
      </w:r>
      <w:r w:rsidR="004A4706">
        <w:t>.</w:t>
      </w:r>
    </w:p>
    <w:p w14:paraId="79B05351" w14:textId="3723D4B7" w:rsidR="00BD6923" w:rsidRPr="00BD6923" w:rsidRDefault="00BD6923" w:rsidP="00BD6923">
      <w:r w:rsidRPr="00BD6923">
        <w:t xml:space="preserve">It is very </w:t>
      </w:r>
      <w:r>
        <w:t>difficult</w:t>
      </w:r>
      <w:r w:rsidRPr="00BD6923">
        <w:t xml:space="preserve"> to evaluate runtime properties of code, the code will have non-deterministic behavior during runtime, it</w:t>
      </w:r>
      <w:r>
        <w:t xml:space="preserve"> </w:t>
      </w:r>
      <w:r w:rsidRPr="00BD6923">
        <w:t xml:space="preserve">is </w:t>
      </w:r>
      <w:r>
        <w:t>difficult</w:t>
      </w:r>
      <w:r w:rsidRPr="00BD6923">
        <w:t xml:space="preserve"> to estimate the running cost of a piece of code considered for </w:t>
      </w:r>
      <w:ins w:id="643" w:author="Aditya" w:date="2016-01-28T18:42:00Z">
        <w:r w:rsidR="00483D0B">
          <w:t>o</w:t>
        </w:r>
      </w:ins>
      <w:del w:id="644" w:author="Aditya" w:date="2016-01-28T18:42:00Z">
        <w:r w:rsidDel="00483D0B">
          <w:delText>O</w:delText>
        </w:r>
      </w:del>
      <w:r>
        <w:t>ffloading</w:t>
      </w:r>
      <w:r w:rsidRPr="00BD6923">
        <w:t xml:space="preserve"> [3]. The code in consideration of </w:t>
      </w:r>
      <w:ins w:id="645" w:author="Aditya" w:date="2016-01-28T18:42:00Z">
        <w:r w:rsidR="00483D0B">
          <w:t>o</w:t>
        </w:r>
      </w:ins>
      <w:del w:id="646" w:author="Aditya" w:date="2016-01-28T18:42:00Z">
        <w:r w:rsidR="005800BD" w:rsidDel="00483D0B">
          <w:delText>O</w:delText>
        </w:r>
      </w:del>
      <w:r w:rsidR="005800BD">
        <w:t>ffloading</w:t>
      </w:r>
      <w:r>
        <w:t xml:space="preserve"> </w:t>
      </w:r>
      <w:r w:rsidRPr="00BD6923">
        <w:t>might become intensive based on factors such as the user input, type of application, execution environment, available memory,</w:t>
      </w:r>
      <w:r>
        <w:t xml:space="preserve"> </w:t>
      </w:r>
      <w:r w:rsidRPr="00BD6923">
        <w:t>etc. [6].</w:t>
      </w:r>
    </w:p>
    <w:p w14:paraId="7C7934AC" w14:textId="545ACD3A" w:rsidR="00BD6923" w:rsidRPr="00BD6923" w:rsidRDefault="00BD6923" w:rsidP="00BD6923">
      <w:r w:rsidRPr="00BD6923">
        <w:lastRenderedPageBreak/>
        <w:t>Code partitioning is one of the mechanisms considered by researchers. Code partitioning relies on the expertise of the</w:t>
      </w:r>
      <w:r>
        <w:t xml:space="preserve"> </w:t>
      </w:r>
      <w:r w:rsidRPr="00BD6923">
        <w:t xml:space="preserve">software </w:t>
      </w:r>
      <w:r w:rsidR="005800BD" w:rsidRPr="00BD6923">
        <w:t>developer;</w:t>
      </w:r>
      <w:r w:rsidRPr="00BD6923">
        <w:t xml:space="preserve"> the main idea is to annotate portions of code statically. These annotations can cause poor </w:t>
      </w:r>
      <w:r w:rsidR="00875D99">
        <w:t>flexibility</w:t>
      </w:r>
      <w:r w:rsidRPr="00BD6923">
        <w:t xml:space="preserve"> to</w:t>
      </w:r>
      <w:r>
        <w:t xml:space="preserve"> </w:t>
      </w:r>
      <w:r w:rsidRPr="00BD6923">
        <w:t xml:space="preserve">execute the app in </w:t>
      </w:r>
      <w:r w:rsidR="004153F1">
        <w:t>different</w:t>
      </w:r>
      <w:r w:rsidRPr="00BD6923">
        <w:t xml:space="preserve"> mobile </w:t>
      </w:r>
      <w:del w:id="647" w:author="Aditya" w:date="2016-01-28T18:43:00Z">
        <w:r w:rsidRPr="00BD6923" w:rsidDel="00483D0B">
          <w:delText>devices,</w:delText>
        </w:r>
      </w:del>
      <w:ins w:id="648" w:author="Aditya" w:date="2016-01-28T18:43:00Z">
        <w:r w:rsidR="00483D0B" w:rsidRPr="00BD6923">
          <w:t>devices;</w:t>
        </w:r>
      </w:ins>
      <w:r w:rsidRPr="00BD6923">
        <w:t xml:space="preserve"> it can cause unnecessary code </w:t>
      </w:r>
      <w:ins w:id="649" w:author="Aditya" w:date="2016-01-28T18:42:00Z">
        <w:r w:rsidR="00483D0B">
          <w:t>o</w:t>
        </w:r>
      </w:ins>
      <w:del w:id="650" w:author="Aditya" w:date="2016-01-28T18:42:00Z">
        <w:r w:rsidDel="00483D0B">
          <w:delText>O</w:delText>
        </w:r>
      </w:del>
      <w:r>
        <w:t>ffloading</w:t>
      </w:r>
      <w:r w:rsidRPr="00BD6923">
        <w:t xml:space="preserve"> that drains energy</w:t>
      </w:r>
      <w:r w:rsidR="004153F1">
        <w:t xml:space="preserve">. Automated strategies </w:t>
      </w:r>
      <w:proofErr w:type="gramStart"/>
      <w:r w:rsidRPr="00BD6923">
        <w:t>are shown</w:t>
      </w:r>
      <w:proofErr w:type="gramEnd"/>
      <w:r w:rsidRPr="00BD6923">
        <w:t xml:space="preserve"> to be </w:t>
      </w:r>
      <w:r w:rsidR="00726EEF">
        <w:t>ineffective</w:t>
      </w:r>
      <w:r w:rsidRPr="00BD6923">
        <w:t xml:space="preserve">, and need a major low-level </w:t>
      </w:r>
      <w:r w:rsidR="00726EEF">
        <w:t>modification</w:t>
      </w:r>
      <w:r w:rsidRPr="00BD6923">
        <w:t xml:space="preserve"> in the core system of the</w:t>
      </w:r>
      <w:r w:rsidR="004153F1">
        <w:t xml:space="preserve"> mobile platform, which lead to </w:t>
      </w:r>
      <w:r w:rsidRPr="00BD6923">
        <w:t>privacy issues [3].</w:t>
      </w:r>
    </w:p>
    <w:p w14:paraId="50E69A34" w14:textId="57CBD429" w:rsidR="00BD6923" w:rsidRDefault="00BD6923" w:rsidP="00BD6923">
      <w:pPr>
        <w:rPr>
          <w:ins w:id="651" w:author="Aditya" w:date="2016-01-28T14:00:00Z"/>
        </w:rPr>
      </w:pPr>
      <w:r w:rsidRPr="00BD6923">
        <w:t xml:space="preserve">The </w:t>
      </w:r>
      <w:ins w:id="652" w:author="Aditya" w:date="2016-01-28T18:43:00Z">
        <w:r w:rsidR="00483D0B">
          <w:t>o</w:t>
        </w:r>
      </w:ins>
      <w:del w:id="653" w:author="Aditya" w:date="2016-01-28T18:43:00Z">
        <w:r w:rsidDel="00483D0B">
          <w:delText>O</w:delText>
        </w:r>
      </w:del>
      <w:r>
        <w:t>ffloading</w:t>
      </w:r>
      <w:r w:rsidRPr="00BD6923">
        <w:t xml:space="preserve"> </w:t>
      </w:r>
      <w:ins w:id="654" w:author="Aditya" w:date="2016-01-28T18:43:00Z">
        <w:r w:rsidR="00483D0B">
          <w:t>d</w:t>
        </w:r>
      </w:ins>
      <w:del w:id="655" w:author="Aditya" w:date="2016-01-28T18:43:00Z">
        <w:r w:rsidRPr="00BD6923" w:rsidDel="00483D0B">
          <w:delText>D</w:delText>
        </w:r>
      </w:del>
      <w:r w:rsidRPr="00BD6923">
        <w:t>ecision engine in the mobile device should consider not only the potential energy savings, but also the</w:t>
      </w:r>
      <w:r w:rsidR="004153F1">
        <w:t xml:space="preserve"> </w:t>
      </w:r>
      <w:r w:rsidRPr="00BD6923">
        <w:t xml:space="preserve">response time of the request. It </w:t>
      </w:r>
      <w:proofErr w:type="gramStart"/>
      <w:r w:rsidRPr="00BD6923">
        <w:t>can also be argued</w:t>
      </w:r>
      <w:proofErr w:type="gramEnd"/>
      <w:r w:rsidRPr="00BD6923">
        <w:t xml:space="preserve"> that, as the computational capabilities of the latest smartphones are</w:t>
      </w:r>
      <w:r w:rsidR="004153F1">
        <w:t xml:space="preserve"> </w:t>
      </w:r>
      <w:r w:rsidRPr="00BD6923">
        <w:t xml:space="preserve">comparable to some servers running in the cloud, in such case why to </w:t>
      </w:r>
      <w:r>
        <w:t>offload</w:t>
      </w:r>
      <w:r w:rsidR="004153F1">
        <w:t xml:space="preserve">. </w:t>
      </w:r>
      <w:r w:rsidRPr="00BD6923">
        <w:t xml:space="preserve">In this </w:t>
      </w:r>
      <w:r w:rsidR="005800BD" w:rsidRPr="00BD6923">
        <w:t>work,</w:t>
      </w:r>
      <w:r w:rsidRPr="00BD6923">
        <w:t xml:space="preserve"> we have </w:t>
      </w:r>
      <w:r w:rsidR="004A4706">
        <w:t>a</w:t>
      </w:r>
      <w:r w:rsidRPr="00BD6923">
        <w:t>ddress</w:t>
      </w:r>
      <w:r w:rsidR="004A4706">
        <w:t>ed</w:t>
      </w:r>
      <w:r w:rsidRPr="00BD6923">
        <w:t xml:space="preserve"> some of these challenges by using Reinforcement </w:t>
      </w:r>
      <w:r w:rsidR="005800BD" w:rsidRPr="00BD6923">
        <w:t>L</w:t>
      </w:r>
      <w:r w:rsidR="005800BD">
        <w:t>earning (</w:t>
      </w:r>
      <w:r w:rsidR="00044DBD">
        <w:t xml:space="preserve">RL) </w:t>
      </w:r>
      <w:ins w:id="656" w:author="Aditya" w:date="2016-01-28T18:44:00Z">
        <w:r w:rsidR="00A42F60">
          <w:t>d</w:t>
        </w:r>
      </w:ins>
      <w:del w:id="657" w:author="Aditya" w:date="2016-01-28T18:44:00Z">
        <w:r w:rsidR="00044DBD" w:rsidDel="00A42F60">
          <w:delText>D</w:delText>
        </w:r>
      </w:del>
      <w:r w:rsidR="00044DBD">
        <w:t xml:space="preserve">ecision </w:t>
      </w:r>
      <w:ins w:id="658" w:author="Aditya" w:date="2016-01-28T18:44:00Z">
        <w:r w:rsidR="00A42F60">
          <w:t>e</w:t>
        </w:r>
      </w:ins>
      <w:del w:id="659" w:author="Aditya" w:date="2016-01-28T18:44:00Z">
        <w:r w:rsidR="00044DBD" w:rsidDel="00A42F60">
          <w:delText>E</w:delText>
        </w:r>
      </w:del>
      <w:r w:rsidR="00044DBD">
        <w:t xml:space="preserve">ngine for </w:t>
      </w:r>
      <w:ins w:id="660" w:author="Aditya" w:date="2016-01-28T18:43:00Z">
        <w:r w:rsidR="00A42F60">
          <w:t>o</w:t>
        </w:r>
      </w:ins>
      <w:del w:id="661" w:author="Aditya" w:date="2016-01-28T18:43:00Z">
        <w:r w:rsidDel="00A42F60">
          <w:delText>O</w:delText>
        </w:r>
      </w:del>
      <w:r>
        <w:t>ffloading</w:t>
      </w:r>
      <w:r w:rsidRPr="00BD6923">
        <w:t xml:space="preserve"> </w:t>
      </w:r>
      <w:ins w:id="662" w:author="Aditya" w:date="2016-01-28T18:44:00Z">
        <w:r w:rsidR="00A42F60">
          <w:t>p</w:t>
        </w:r>
      </w:ins>
      <w:del w:id="663" w:author="Aditya" w:date="2016-01-28T18:44:00Z">
        <w:r w:rsidRPr="00BD6923" w:rsidDel="00A42F60">
          <w:delText>P</w:delText>
        </w:r>
      </w:del>
      <w:r w:rsidRPr="00BD6923">
        <w:t>rocess.</w:t>
      </w:r>
    </w:p>
    <w:p w14:paraId="7263A4D8" w14:textId="77777777" w:rsidR="00A13130" w:rsidRDefault="00A13130" w:rsidP="00BD6923"/>
    <w:p w14:paraId="39B69023" w14:textId="77777777" w:rsidR="004153F1" w:rsidRPr="00D857F4" w:rsidRDefault="004153F1" w:rsidP="008E5BE2">
      <w:pPr>
        <w:pStyle w:val="Heading3"/>
      </w:pPr>
      <w:bookmarkStart w:id="664" w:name="_Toc441811458"/>
      <w:r w:rsidRPr="00D857F4">
        <w:t>1.3 Contributions</w:t>
      </w:r>
      <w:bookmarkEnd w:id="664"/>
    </w:p>
    <w:p w14:paraId="2BC460FD" w14:textId="6D681849" w:rsidR="0030736C" w:rsidRDefault="0030736C" w:rsidP="0030736C">
      <w:pPr>
        <w:pStyle w:val="ListParagraph"/>
        <w:numPr>
          <w:ilvl w:val="0"/>
          <w:numId w:val="13"/>
        </w:numPr>
      </w:pPr>
      <w:r>
        <w:t xml:space="preserve">In this </w:t>
      </w:r>
      <w:r w:rsidR="0051339E">
        <w:t>t</w:t>
      </w:r>
      <w:r w:rsidR="005800BD">
        <w:t>hesis,</w:t>
      </w:r>
      <w:r>
        <w:t xml:space="preserve"> </w:t>
      </w:r>
      <w:commentRangeStart w:id="665"/>
      <w:commentRangeStart w:id="666"/>
      <w:r>
        <w:t>w</w:t>
      </w:r>
      <w:r w:rsidRPr="004153F1">
        <w:t xml:space="preserve">e </w:t>
      </w:r>
      <w:del w:id="667" w:author="Aditya" w:date="2016-01-22T13:56:00Z">
        <w:r w:rsidR="00E130B0" w:rsidDel="001B535C">
          <w:delText xml:space="preserve">have </w:delText>
        </w:r>
      </w:del>
      <w:r w:rsidR="00E130B0">
        <w:t>investigat</w:t>
      </w:r>
      <w:ins w:id="668" w:author="Aditya" w:date="2016-01-22T13:56:00Z">
        <w:r w:rsidR="001B535C">
          <w:t>e</w:t>
        </w:r>
      </w:ins>
      <w:del w:id="669" w:author="Aditya" w:date="2016-01-22T13:56:00Z">
        <w:r w:rsidR="00E130B0" w:rsidDel="001B535C">
          <w:delText>ed</w:delText>
        </w:r>
      </w:del>
      <w:commentRangeEnd w:id="665"/>
      <w:r w:rsidR="00636C6A">
        <w:rPr>
          <w:rStyle w:val="CommentReference"/>
        </w:rPr>
        <w:commentReference w:id="665"/>
      </w:r>
      <w:commentRangeEnd w:id="666"/>
      <w:r w:rsidR="00B61A74">
        <w:rPr>
          <w:rStyle w:val="CommentReference"/>
        </w:rPr>
        <w:commentReference w:id="666"/>
      </w:r>
      <w:r w:rsidRPr="004153F1">
        <w:t xml:space="preserve"> the viability of </w:t>
      </w:r>
      <w:r>
        <w:t>offloading</w:t>
      </w:r>
      <w:r w:rsidRPr="004153F1">
        <w:t xml:space="preserve"> solutions</w:t>
      </w:r>
      <w:r>
        <w:t xml:space="preserve"> in </w:t>
      </w:r>
      <w:del w:id="670" w:author="Aditya" w:date="2016-01-22T13:57:00Z">
        <w:r w:rsidDel="001B535C">
          <w:delText>great detail</w:delText>
        </w:r>
      </w:del>
      <w:ins w:id="671" w:author="Aditya" w:date="2016-01-22T13:57:00Z">
        <w:r w:rsidR="001B535C">
          <w:t>detail</w:t>
        </w:r>
      </w:ins>
      <w:del w:id="672" w:author="Aditya" w:date="2016-01-22T13:56:00Z">
        <w:r w:rsidDel="001B535C">
          <w:delText>s</w:delText>
        </w:r>
      </w:del>
      <w:r w:rsidRPr="004153F1">
        <w:t xml:space="preserve"> with the help of benchmark applic</w:t>
      </w:r>
      <w:r>
        <w:t xml:space="preserve">ations to </w:t>
      </w:r>
      <w:r w:rsidR="0028373F">
        <w:t>know</w:t>
      </w:r>
      <w:r>
        <w:t xml:space="preserve"> right kind of </w:t>
      </w:r>
      <w:r w:rsidR="005800BD" w:rsidRPr="004153F1">
        <w:t>applications that</w:t>
      </w:r>
      <w:r w:rsidRPr="004153F1">
        <w:t xml:space="preserve"> may </w:t>
      </w:r>
      <w:r>
        <w:t>benefit</w:t>
      </w:r>
      <w:r w:rsidRPr="004153F1">
        <w:t xml:space="preserve"> from </w:t>
      </w:r>
      <w:r>
        <w:t>effective</w:t>
      </w:r>
      <w:r w:rsidRPr="004153F1">
        <w:t xml:space="preserve"> </w:t>
      </w:r>
      <w:r>
        <w:t>offloading</w:t>
      </w:r>
      <w:r w:rsidRPr="004153F1">
        <w:t xml:space="preserve"> </w:t>
      </w:r>
      <w:proofErr w:type="gramStart"/>
      <w:ins w:id="673" w:author="Aditya" w:date="2016-01-29T17:47:00Z">
        <w:r w:rsidR="00B61A74">
          <w:t>a</w:t>
        </w:r>
      </w:ins>
      <w:proofErr w:type="gramEnd"/>
      <w:del w:id="674" w:author="Aditya" w:date="2016-01-29T17:47:00Z">
        <w:r w:rsidRPr="004153F1" w:rsidDel="00B61A74">
          <w:delText>A</w:delText>
        </w:r>
      </w:del>
      <w:r w:rsidRPr="004153F1">
        <w:t>rchitecture. During the evaluation, we run these applications</w:t>
      </w:r>
      <w:r>
        <w:t xml:space="preserve"> using</w:t>
      </w:r>
      <w:r w:rsidRPr="004153F1">
        <w:t xml:space="preserve"> </w:t>
      </w:r>
      <w:r>
        <w:t>all available</w:t>
      </w:r>
      <w:r w:rsidRPr="004153F1">
        <w:t xml:space="preserve"> networks </w:t>
      </w:r>
      <w:r>
        <w:t xml:space="preserve">(3G, 4G, </w:t>
      </w:r>
      <w:r w:rsidR="005800BD">
        <w:t>and Wi</w:t>
      </w:r>
      <w:r>
        <w:t>-Fi</w:t>
      </w:r>
      <w:r w:rsidRPr="004153F1">
        <w:t>).</w:t>
      </w:r>
    </w:p>
    <w:p w14:paraId="27C98E52" w14:textId="764C2457" w:rsidR="004153F1" w:rsidRDefault="004153F1" w:rsidP="004153F1">
      <w:pPr>
        <w:pStyle w:val="ListParagraph"/>
        <w:numPr>
          <w:ilvl w:val="0"/>
          <w:numId w:val="13"/>
        </w:numPr>
      </w:pPr>
      <w:r w:rsidRPr="004153F1">
        <w:t xml:space="preserve">In this work, we present a novel adaptive </w:t>
      </w:r>
      <w:r w:rsidR="00EE3228">
        <w:t>offloading</w:t>
      </w:r>
      <w:r w:rsidRPr="004153F1">
        <w:t xml:space="preserve"> technique </w:t>
      </w:r>
      <w:del w:id="675" w:author="Aditya" w:date="2016-01-28T18:47:00Z">
        <w:r w:rsidRPr="004153F1" w:rsidDel="00A42F60">
          <w:delText xml:space="preserve">called </w:delText>
        </w:r>
      </w:del>
      <w:del w:id="676" w:author="Aditya" w:date="2016-01-28T18:44:00Z">
        <w:r w:rsidRPr="004153F1" w:rsidDel="00A42F60">
          <w:delText>R</w:delText>
        </w:r>
      </w:del>
      <w:del w:id="677" w:author="Aditya" w:date="2016-01-28T18:47:00Z">
        <w:r w:rsidRPr="004153F1" w:rsidDel="00A42F60">
          <w:delText xml:space="preserve">eward </w:delText>
        </w:r>
      </w:del>
      <w:del w:id="678" w:author="Aditya" w:date="2016-01-28T18:45:00Z">
        <w:r w:rsidRPr="004153F1" w:rsidDel="00A42F60">
          <w:delText>B</w:delText>
        </w:r>
      </w:del>
      <w:del w:id="679" w:author="Aditya" w:date="2016-01-28T18:47:00Z">
        <w:r w:rsidRPr="004153F1" w:rsidDel="00A42F60">
          <w:delText xml:space="preserve">ased </w:delText>
        </w:r>
      </w:del>
      <w:del w:id="680" w:author="Aditya" w:date="2016-01-28T18:45:00Z">
        <w:r w:rsidR="00EE3228" w:rsidDel="00A42F60">
          <w:delText>O</w:delText>
        </w:r>
      </w:del>
      <w:del w:id="681" w:author="Aditya" w:date="2016-01-28T18:47:00Z">
        <w:r w:rsidR="00EE3228" w:rsidDel="00A42F60">
          <w:delText>ffloading</w:delText>
        </w:r>
        <w:r w:rsidRPr="004153F1" w:rsidDel="00A42F60">
          <w:delText xml:space="preserve"> </w:delText>
        </w:r>
      </w:del>
      <w:del w:id="682" w:author="Aditya" w:date="2016-01-28T18:45:00Z">
        <w:r w:rsidRPr="004153F1" w:rsidDel="00A42F60">
          <w:delText>S</w:delText>
        </w:r>
      </w:del>
      <w:del w:id="683" w:author="Aditya" w:date="2016-01-28T18:47:00Z">
        <w:r w:rsidRPr="004153F1" w:rsidDel="00A42F60">
          <w:delText xml:space="preserve">ystem </w:delText>
        </w:r>
      </w:del>
      <w:r w:rsidRPr="004153F1">
        <w:t>that uses</w:t>
      </w:r>
      <w:r>
        <w:t xml:space="preserve"> </w:t>
      </w:r>
      <w:r w:rsidRPr="004153F1">
        <w:t xml:space="preserve">Reinforcement Learning (RL) and Fuzzy Logic to deduce right </w:t>
      </w:r>
      <w:r w:rsidR="00EE3228">
        <w:t>offloading</w:t>
      </w:r>
      <w:r w:rsidRPr="004153F1">
        <w:t xml:space="preserve"> decision. The decision </w:t>
      </w:r>
      <w:proofErr w:type="gramStart"/>
      <w:r w:rsidRPr="004153F1">
        <w:t>is taken</w:t>
      </w:r>
      <w:proofErr w:type="gramEnd"/>
      <w:r w:rsidRPr="004153F1">
        <w:t xml:space="preserve"> so that</w:t>
      </w:r>
      <w:r>
        <w:t xml:space="preserve"> </w:t>
      </w:r>
      <w:r w:rsidR="00EE3228">
        <w:t>offloading</w:t>
      </w:r>
      <w:r w:rsidRPr="004153F1">
        <w:t xml:space="preserve"> is guaranteed to optimize both the response time and energy consumption. This method </w:t>
      </w:r>
      <w:proofErr w:type="gramStart"/>
      <w:r w:rsidRPr="004153F1">
        <w:t xml:space="preserve">is </w:t>
      </w:r>
      <w:r w:rsidR="00EE3228">
        <w:t>classified</w:t>
      </w:r>
      <w:proofErr w:type="gramEnd"/>
      <w:r w:rsidRPr="004153F1">
        <w:t xml:space="preserve"> as</w:t>
      </w:r>
      <w:r>
        <w:t xml:space="preserve"> </w:t>
      </w:r>
      <w:del w:id="684" w:author="Aditya" w:date="2016-01-28T18:47:00Z">
        <w:r w:rsidRPr="004153F1" w:rsidDel="00A42F60">
          <w:delText>an</w:delText>
        </w:r>
      </w:del>
      <w:ins w:id="685" w:author="Aditya" w:date="2016-01-29T17:47:00Z">
        <w:r w:rsidR="00B61A74" w:rsidRPr="004153F1">
          <w:t>a</w:t>
        </w:r>
      </w:ins>
      <w:r w:rsidRPr="004153F1">
        <w:t xml:space="preserve"> </w:t>
      </w:r>
      <w:ins w:id="686" w:author="Aditya" w:date="2016-01-29T17:47:00Z">
        <w:r w:rsidR="00B61A74">
          <w:t>u</w:t>
        </w:r>
      </w:ins>
      <w:del w:id="687" w:author="Aditya" w:date="2016-01-29T17:47:00Z">
        <w:r w:rsidRPr="004153F1" w:rsidDel="00B61A74">
          <w:delText>'</w:delText>
        </w:r>
      </w:del>
      <w:del w:id="688" w:author="Aditya" w:date="2016-01-28T18:47:00Z">
        <w:r w:rsidRPr="004153F1" w:rsidDel="00A42F60">
          <w:delText>U</w:delText>
        </w:r>
      </w:del>
      <w:r w:rsidRPr="004153F1">
        <w:t xml:space="preserve">nsupervised </w:t>
      </w:r>
      <w:ins w:id="689" w:author="Aditya" w:date="2016-01-28T18:49:00Z">
        <w:r w:rsidR="00B61A74">
          <w:t>l</w:t>
        </w:r>
      </w:ins>
      <w:del w:id="690" w:author="Aditya" w:date="2016-01-28T18:49:00Z">
        <w:r w:rsidRPr="004153F1" w:rsidDel="00A42F60">
          <w:delText>l</w:delText>
        </w:r>
      </w:del>
      <w:r w:rsidRPr="004153F1">
        <w:t>earning</w:t>
      </w:r>
      <w:del w:id="691" w:author="Aditya" w:date="2016-01-29T17:47:00Z">
        <w:r w:rsidRPr="004153F1" w:rsidDel="00B61A74">
          <w:delText>'</w:delText>
        </w:r>
      </w:del>
      <w:r w:rsidRPr="004153F1">
        <w:t xml:space="preserve"> method. We have also </w:t>
      </w:r>
      <w:r w:rsidRPr="004153F1">
        <w:lastRenderedPageBreak/>
        <w:t xml:space="preserve">used Neural Network to test our </w:t>
      </w:r>
      <w:ins w:id="692" w:author="Aditya" w:date="2016-01-28T18:48:00Z">
        <w:r w:rsidR="00A42F60">
          <w:t>r</w:t>
        </w:r>
      </w:ins>
      <w:del w:id="693" w:author="Aditya" w:date="2016-01-28T18:48:00Z">
        <w:r w:rsidRPr="004153F1" w:rsidDel="00A42F60">
          <w:delText>R</w:delText>
        </w:r>
      </w:del>
      <w:r w:rsidRPr="004153F1">
        <w:t xml:space="preserve">eward based </w:t>
      </w:r>
      <w:ins w:id="694" w:author="Aditya" w:date="2016-01-28T18:48:00Z">
        <w:r w:rsidR="00A42F60">
          <w:t>m</w:t>
        </w:r>
      </w:ins>
      <w:del w:id="695" w:author="Aditya" w:date="2016-01-28T18:48:00Z">
        <w:r w:rsidRPr="004153F1" w:rsidDel="00A42F60">
          <w:delText>M</w:delText>
        </w:r>
      </w:del>
      <w:r w:rsidRPr="004153F1">
        <w:t xml:space="preserve">achine </w:t>
      </w:r>
      <w:ins w:id="696" w:author="Aditya" w:date="2016-01-28T18:48:00Z">
        <w:r w:rsidR="00A42F60">
          <w:t>l</w:t>
        </w:r>
      </w:ins>
      <w:del w:id="697" w:author="Aditya" w:date="2016-01-28T18:48:00Z">
        <w:r w:rsidRPr="004153F1" w:rsidDel="00A42F60">
          <w:delText>L</w:delText>
        </w:r>
      </w:del>
      <w:r w:rsidRPr="004153F1">
        <w:t>earning</w:t>
      </w:r>
      <w:r>
        <w:t xml:space="preserve"> </w:t>
      </w:r>
      <w:r w:rsidRPr="004153F1">
        <w:t xml:space="preserve">mechanism in </w:t>
      </w:r>
      <w:del w:id="698" w:author="Aditya" w:date="2016-01-28T18:49:00Z">
        <w:r w:rsidRPr="004153F1" w:rsidDel="00A42F60">
          <w:delText>a</w:delText>
        </w:r>
      </w:del>
      <w:ins w:id="699" w:author="Aditya" w:date="2016-01-28T18:49:00Z">
        <w:r w:rsidR="00A42F60" w:rsidRPr="004153F1">
          <w:t>an</w:t>
        </w:r>
      </w:ins>
      <w:r w:rsidRPr="004153F1">
        <w:t xml:space="preserve"> </w:t>
      </w:r>
      <w:ins w:id="700" w:author="Aditya" w:date="2016-01-28T18:48:00Z">
        <w:r w:rsidR="00A42F60">
          <w:t>s</w:t>
        </w:r>
      </w:ins>
      <w:del w:id="701" w:author="Aditya" w:date="2016-01-28T18:48:00Z">
        <w:r w:rsidRPr="004153F1" w:rsidDel="00A42F60">
          <w:delText>S</w:delText>
        </w:r>
      </w:del>
      <w:r w:rsidRPr="004153F1">
        <w:t>imulated environment.</w:t>
      </w:r>
    </w:p>
    <w:p w14:paraId="7A65B368" w14:textId="07E4C94E" w:rsidR="004153F1" w:rsidDel="00F56AA1" w:rsidRDefault="005800BD" w:rsidP="004153F1">
      <w:pPr>
        <w:pStyle w:val="ListParagraph"/>
        <w:numPr>
          <w:ilvl w:val="0"/>
          <w:numId w:val="13"/>
        </w:numPr>
        <w:rPr>
          <w:del w:id="702" w:author="Aditya" w:date="2016-01-28T21:12:00Z"/>
        </w:rPr>
      </w:pPr>
      <w:r w:rsidRPr="004153F1">
        <w:t>Further,</w:t>
      </w:r>
      <w:r w:rsidR="004153F1" w:rsidRPr="004153F1">
        <w:t xml:space="preserve"> we used </w:t>
      </w:r>
      <w:del w:id="703" w:author="Aditya" w:date="2016-01-28T21:07:00Z">
        <w:r w:rsidR="004153F1" w:rsidRPr="004153F1" w:rsidDel="00BA3B2F">
          <w:delText>'S</w:delText>
        </w:r>
      </w:del>
      <w:ins w:id="704" w:author="Aditya" w:date="2016-01-28T21:07:00Z">
        <w:r w:rsidR="00BA3B2F">
          <w:t>s</w:t>
        </w:r>
      </w:ins>
      <w:r w:rsidR="004153F1" w:rsidRPr="004153F1">
        <w:t xml:space="preserve">upervised </w:t>
      </w:r>
      <w:ins w:id="705" w:author="Aditya" w:date="2016-01-28T21:07:00Z">
        <w:r w:rsidR="00BA3B2F">
          <w:t>l</w:t>
        </w:r>
      </w:ins>
      <w:del w:id="706" w:author="Aditya" w:date="2016-01-28T18:49:00Z">
        <w:r w:rsidR="004153F1" w:rsidRPr="004153F1" w:rsidDel="00A42F60">
          <w:delText>l</w:delText>
        </w:r>
      </w:del>
      <w:r w:rsidR="004153F1" w:rsidRPr="004153F1">
        <w:t>earning</w:t>
      </w:r>
      <w:del w:id="707" w:author="Aditya" w:date="2016-01-28T21:07:00Z">
        <w:r w:rsidR="004153F1" w:rsidRPr="004153F1" w:rsidDel="00BA3B2F">
          <w:delText>'</w:delText>
        </w:r>
      </w:del>
      <w:r w:rsidR="004153F1" w:rsidRPr="004153F1">
        <w:t xml:space="preserve"> methods such as Linear Discriminant Analysis</w:t>
      </w:r>
      <w:r w:rsidR="004153F1">
        <w:t xml:space="preserve"> </w:t>
      </w:r>
      <w:r w:rsidR="004153F1" w:rsidRPr="004153F1">
        <w:t xml:space="preserve">to create the </w:t>
      </w:r>
      <w:r w:rsidR="00EE3228">
        <w:t>offloading</w:t>
      </w:r>
      <w:r w:rsidR="004153F1" w:rsidRPr="004153F1">
        <w:t xml:space="preserve"> decision engines.</w:t>
      </w:r>
      <w:ins w:id="708" w:author="Aditya" w:date="2016-01-28T21:12:00Z">
        <w:r w:rsidR="00F56AA1">
          <w:t xml:space="preserve"> </w:t>
        </w:r>
      </w:ins>
      <w:ins w:id="709" w:author="Aditya" w:date="2016-01-28T21:13:00Z">
        <w:r w:rsidR="00F56AA1">
          <w:t xml:space="preserve">Finally </w:t>
        </w:r>
      </w:ins>
    </w:p>
    <w:p w14:paraId="2AA091E5" w14:textId="2DA0635A" w:rsidR="004153F1" w:rsidRDefault="004153F1">
      <w:pPr>
        <w:pStyle w:val="ListParagraph"/>
        <w:numPr>
          <w:ilvl w:val="0"/>
          <w:numId w:val="13"/>
        </w:numPr>
      </w:pPr>
      <w:del w:id="710" w:author="Aditya" w:date="2016-01-28T21:13:00Z">
        <w:r w:rsidDel="00F56AA1">
          <w:delText>W</w:delText>
        </w:r>
      </w:del>
      <w:ins w:id="711" w:author="Aditya" w:date="2016-01-28T21:13:00Z">
        <w:r w:rsidR="00F56AA1">
          <w:t>w</w:t>
        </w:r>
      </w:ins>
      <w:r>
        <w:t xml:space="preserve">e </w:t>
      </w:r>
      <w:del w:id="712" w:author="Aditya" w:date="2016-01-28T21:13:00Z">
        <w:r w:rsidDel="00F56AA1">
          <w:delText xml:space="preserve">have </w:delText>
        </w:r>
      </w:del>
      <w:r>
        <w:t>compare</w:t>
      </w:r>
      <w:del w:id="713" w:author="Aditya" w:date="2016-01-28T21:13:00Z">
        <w:r w:rsidDel="00F56AA1">
          <w:delText>d</w:delText>
        </w:r>
      </w:del>
      <w:r>
        <w:t xml:space="preserve"> our proposed techniques with prior work in the offloading domain that propose to empower </w:t>
      </w:r>
      <w:ins w:id="714" w:author="Aditya" w:date="2016-01-28T18:49:00Z">
        <w:r w:rsidR="00A42F60">
          <w:t>d</w:t>
        </w:r>
      </w:ins>
      <w:del w:id="715" w:author="Aditya" w:date="2016-01-28T18:49:00Z">
        <w:r w:rsidDel="00A42F60">
          <w:delText>D</w:delText>
        </w:r>
      </w:del>
      <w:r>
        <w:t xml:space="preserve">ecision </w:t>
      </w:r>
      <w:ins w:id="716" w:author="Aditya" w:date="2016-01-28T18:49:00Z">
        <w:r w:rsidR="00A42F60">
          <w:t>e</w:t>
        </w:r>
      </w:ins>
      <w:del w:id="717" w:author="Aditya" w:date="2016-01-28T18:49:00Z">
        <w:r w:rsidDel="00A42F60">
          <w:delText>E</w:delText>
        </w:r>
      </w:del>
      <w:r>
        <w:t xml:space="preserve">ngines with offloading logic for instance </w:t>
      </w:r>
      <w:ins w:id="718" w:author="Aditya" w:date="2016-01-28T18:49:00Z">
        <w:r w:rsidR="00A42F60">
          <w:t>d</w:t>
        </w:r>
      </w:ins>
      <w:del w:id="719" w:author="Aditya" w:date="2016-01-28T18:49:00Z">
        <w:r w:rsidDel="00A42F60">
          <w:delText>D</w:delText>
        </w:r>
      </w:del>
      <w:r>
        <w:t xml:space="preserve">ecision </w:t>
      </w:r>
      <w:ins w:id="720" w:author="Aditya" w:date="2016-01-28T18:49:00Z">
        <w:r w:rsidR="00A42F60">
          <w:t>e</w:t>
        </w:r>
      </w:ins>
      <w:del w:id="721" w:author="Aditya" w:date="2016-01-28T18:49:00Z">
        <w:r w:rsidDel="00A42F60">
          <w:delText>E</w:delText>
        </w:r>
      </w:del>
      <w:r>
        <w:t xml:space="preserve">ngine with </w:t>
      </w:r>
      <w:del w:id="722" w:author="Aditya" w:date="2016-01-28T21:14:00Z">
        <w:r w:rsidDel="00F56AA1">
          <w:delText xml:space="preserve">Fuzzy Logic Engine, </w:delText>
        </w:r>
      </w:del>
      <w:r w:rsidR="00F2434B">
        <w:t>SVR</w:t>
      </w:r>
      <w:ins w:id="723" w:author="Aditya" w:date="2016-01-28T21:14:00Z">
        <w:r w:rsidR="00F56AA1">
          <w:t>, Fuzzy Logic</w:t>
        </w:r>
      </w:ins>
      <w:r w:rsidR="00F2434B" w:rsidRPr="00F2434B">
        <w:t xml:space="preserve"> </w:t>
      </w:r>
      <w:r>
        <w:t>and other supervised</w:t>
      </w:r>
      <w:r w:rsidR="004A4706">
        <w:t xml:space="preserve"> </w:t>
      </w:r>
      <w:ins w:id="724" w:author="Aditya" w:date="2016-01-28T18:50:00Z">
        <w:r w:rsidR="00A42F60">
          <w:t>l</w:t>
        </w:r>
      </w:ins>
      <w:del w:id="725" w:author="Aditya" w:date="2016-01-28T18:50:00Z">
        <w:r w:rsidDel="00A42F60">
          <w:delText>L</w:delText>
        </w:r>
      </w:del>
      <w:r>
        <w:t>earning techniques.</w:t>
      </w:r>
    </w:p>
    <w:p w14:paraId="6D09D46E" w14:textId="77777777" w:rsidR="004153F1" w:rsidRPr="00BD6923" w:rsidRDefault="004153F1" w:rsidP="004153F1">
      <w:pPr>
        <w:pStyle w:val="ListParagraph"/>
      </w:pPr>
    </w:p>
    <w:p w14:paraId="2D2782CA" w14:textId="77777777" w:rsidR="00BD6923" w:rsidRPr="00BD6923" w:rsidRDefault="00933251" w:rsidP="008E5BE2">
      <w:pPr>
        <w:pStyle w:val="Heading3"/>
      </w:pPr>
      <w:bookmarkStart w:id="726" w:name="_Toc441811459"/>
      <w:r>
        <w:t xml:space="preserve">1.4 </w:t>
      </w:r>
      <w:r w:rsidR="00BD6923">
        <w:t>Outline</w:t>
      </w:r>
      <w:bookmarkEnd w:id="726"/>
    </w:p>
    <w:p w14:paraId="5FD1388D" w14:textId="7989B26C" w:rsidR="004F22A0" w:rsidRDefault="00F81F63" w:rsidP="00F81F63">
      <w:pPr>
        <w:rPr>
          <w:rFonts w:cs="Times New Roman"/>
        </w:rPr>
      </w:pPr>
      <w:r w:rsidRPr="0058616F">
        <w:rPr>
          <w:rFonts w:cs="Times New Roman"/>
          <w:szCs w:val="24"/>
        </w:rPr>
        <w:t xml:space="preserve">The rest of the thesis </w:t>
      </w:r>
      <w:proofErr w:type="gramStart"/>
      <w:r w:rsidRPr="0058616F">
        <w:rPr>
          <w:rFonts w:cs="Times New Roman"/>
          <w:szCs w:val="24"/>
        </w:rPr>
        <w:t>is organized</w:t>
      </w:r>
      <w:proofErr w:type="gramEnd"/>
      <w:r w:rsidRPr="0058616F">
        <w:rPr>
          <w:rFonts w:cs="Times New Roman"/>
          <w:szCs w:val="24"/>
        </w:rPr>
        <w:t xml:space="preserve"> as</w:t>
      </w:r>
      <w:r w:rsidR="00E130B0">
        <w:rPr>
          <w:rFonts w:cs="Times New Roman"/>
          <w:szCs w:val="24"/>
        </w:rPr>
        <w:t xml:space="preserve"> follows. </w:t>
      </w:r>
      <w:r w:rsidRPr="0058616F">
        <w:rPr>
          <w:rFonts w:cs="Times New Roman"/>
          <w:szCs w:val="24"/>
        </w:rPr>
        <w:t>Chapte</w:t>
      </w:r>
      <w:r w:rsidR="00FA79E8" w:rsidRPr="0058616F">
        <w:rPr>
          <w:rFonts w:cs="Times New Roman"/>
          <w:szCs w:val="24"/>
        </w:rPr>
        <w:t>r 2</w:t>
      </w:r>
      <w:r w:rsidR="00835A7E" w:rsidRPr="0058616F">
        <w:rPr>
          <w:rFonts w:cs="Times New Roman"/>
          <w:szCs w:val="24"/>
        </w:rPr>
        <w:t xml:space="preserve"> </w:t>
      </w:r>
      <w:r w:rsidR="00E130B0">
        <w:rPr>
          <w:rFonts w:cs="Times New Roman"/>
          <w:szCs w:val="24"/>
        </w:rPr>
        <w:t>gives</w:t>
      </w:r>
      <w:r w:rsidR="00FA6875">
        <w:rPr>
          <w:rFonts w:cs="Times New Roman"/>
          <w:szCs w:val="24"/>
        </w:rPr>
        <w:t xml:space="preserve"> a detailed</w:t>
      </w:r>
      <w:r w:rsidR="00835A7E" w:rsidRPr="0058616F">
        <w:rPr>
          <w:rFonts w:cs="Times New Roman"/>
          <w:szCs w:val="24"/>
        </w:rPr>
        <w:t xml:space="preserve"> overview</w:t>
      </w:r>
      <w:r w:rsidRPr="0058616F">
        <w:rPr>
          <w:rFonts w:cs="Times New Roman"/>
          <w:szCs w:val="24"/>
        </w:rPr>
        <w:t xml:space="preserve"> of</w:t>
      </w:r>
      <w:r w:rsidRPr="0058616F">
        <w:rPr>
          <w:rFonts w:cs="Times New Roman"/>
        </w:rPr>
        <w:t xml:space="preserve"> </w:t>
      </w:r>
      <w:r w:rsidR="0058616F" w:rsidRPr="0058616F">
        <w:rPr>
          <w:rFonts w:cs="Times New Roman"/>
        </w:rPr>
        <w:t xml:space="preserve">prior works in </w:t>
      </w:r>
      <w:ins w:id="727" w:author="Aditya" w:date="2016-01-28T21:00:00Z">
        <w:r w:rsidR="00BA3B2F">
          <w:rPr>
            <w:rFonts w:cs="Times New Roman"/>
          </w:rPr>
          <w:t xml:space="preserve">energy saving </w:t>
        </w:r>
      </w:ins>
      <w:del w:id="728" w:author="Aditya" w:date="2016-01-28T20:58:00Z">
        <w:r w:rsidR="00FA6875" w:rsidDel="00BA3B2F">
          <w:rPr>
            <w:rFonts w:cs="Times New Roman"/>
          </w:rPr>
          <w:delText>S</w:delText>
        </w:r>
      </w:del>
      <w:del w:id="729" w:author="Aditya" w:date="2016-01-28T21:01:00Z">
        <w:r w:rsidR="00FA6875" w:rsidDel="00BA3B2F">
          <w:rPr>
            <w:rFonts w:cs="Times New Roman"/>
          </w:rPr>
          <w:delText>martphone</w:delText>
        </w:r>
      </w:del>
      <w:ins w:id="730" w:author="Aditya" w:date="2016-01-28T21:00:00Z">
        <w:r w:rsidR="00BA3B2F">
          <w:rPr>
            <w:rFonts w:cs="Times New Roman"/>
          </w:rPr>
          <w:t xml:space="preserve">and </w:t>
        </w:r>
      </w:ins>
      <w:del w:id="731" w:author="Aditya" w:date="2016-01-28T21:00:00Z">
        <w:r w:rsidR="00FA6875" w:rsidDel="00BA3B2F">
          <w:rPr>
            <w:rFonts w:cs="Times New Roman"/>
          </w:rPr>
          <w:delText xml:space="preserve"> </w:delText>
        </w:r>
      </w:del>
      <w:r w:rsidR="0058616F" w:rsidRPr="0058616F">
        <w:rPr>
          <w:rFonts w:cs="Times New Roman"/>
        </w:rPr>
        <w:t xml:space="preserve">offloading </w:t>
      </w:r>
      <w:ins w:id="732" w:author="Aditya" w:date="2016-01-28T21:01:00Z">
        <w:r w:rsidR="00BA3B2F">
          <w:rPr>
            <w:rFonts w:cs="Times New Roman"/>
          </w:rPr>
          <w:t>in smartphones</w:t>
        </w:r>
      </w:ins>
      <w:del w:id="733" w:author="Aditya" w:date="2016-01-28T21:01:00Z">
        <w:r w:rsidR="0058616F" w:rsidRPr="0058616F" w:rsidDel="00BA3B2F">
          <w:rPr>
            <w:rFonts w:cs="Times New Roman"/>
          </w:rPr>
          <w:delText>domain</w:delText>
        </w:r>
      </w:del>
      <w:r w:rsidR="004A4706">
        <w:rPr>
          <w:rFonts w:cs="Times New Roman"/>
        </w:rPr>
        <w:t xml:space="preserve">. </w:t>
      </w:r>
      <w:r w:rsidR="00E130B0">
        <w:rPr>
          <w:rFonts w:cs="Times New Roman"/>
        </w:rPr>
        <w:t xml:space="preserve">In </w:t>
      </w:r>
      <w:r w:rsidR="00FA79E8" w:rsidRPr="0058616F">
        <w:rPr>
          <w:rFonts w:cs="Times New Roman"/>
        </w:rPr>
        <w:t xml:space="preserve">Chapter </w:t>
      </w:r>
      <w:del w:id="734" w:author="Aditya" w:date="2016-01-28T21:02:00Z">
        <w:r w:rsidR="0051339E" w:rsidRPr="0058616F" w:rsidDel="00BA3B2F">
          <w:rPr>
            <w:rFonts w:cs="Times New Roman"/>
          </w:rPr>
          <w:delText>3</w:delText>
        </w:r>
      </w:del>
      <w:ins w:id="735" w:author="Aditya" w:date="2016-01-28T21:02:00Z">
        <w:r w:rsidR="00BA3B2F" w:rsidRPr="0058616F">
          <w:rPr>
            <w:rFonts w:cs="Times New Roman"/>
          </w:rPr>
          <w:t>3,</w:t>
        </w:r>
        <w:r w:rsidR="00BA3B2F">
          <w:rPr>
            <w:rFonts w:cs="Times New Roman"/>
          </w:rPr>
          <w:t xml:space="preserve"> </w:t>
        </w:r>
        <w:r w:rsidR="00BA3B2F">
          <w:t>we describe</w:t>
        </w:r>
      </w:ins>
      <w:del w:id="736" w:author="Aditya" w:date="2016-01-28T21:02:00Z">
        <w:r w:rsidR="0051339E" w:rsidRPr="0058616F" w:rsidDel="00BA3B2F">
          <w:rPr>
            <w:rFonts w:cs="Times New Roman"/>
          </w:rPr>
          <w:delText>,</w:delText>
        </w:r>
      </w:del>
      <w:r w:rsidRPr="0058616F">
        <w:rPr>
          <w:rFonts w:cs="Times New Roman"/>
        </w:rPr>
        <w:t xml:space="preserve"> </w:t>
      </w:r>
      <w:r w:rsidR="00E130B0">
        <w:rPr>
          <w:rFonts w:cs="Times New Roman"/>
        </w:rPr>
        <w:t xml:space="preserve">the </w:t>
      </w:r>
      <w:ins w:id="737" w:author="Aditya" w:date="2016-01-28T21:01:00Z">
        <w:r w:rsidR="00BA3B2F">
          <w:t>m</w:t>
        </w:r>
      </w:ins>
      <w:del w:id="738" w:author="Aditya" w:date="2016-01-28T21:01:00Z">
        <w:r w:rsidR="0058616F" w:rsidRPr="0058616F" w:rsidDel="00BA3B2F">
          <w:delText>M</w:delText>
        </w:r>
      </w:del>
      <w:r w:rsidR="0058616F" w:rsidRPr="0058616F">
        <w:t xml:space="preserve">achine </w:t>
      </w:r>
      <w:del w:id="739" w:author="Aditya" w:date="2016-01-28T21:01:00Z">
        <w:r w:rsidR="0058616F" w:rsidRPr="0058616F" w:rsidDel="00BA3B2F">
          <w:delText>L</w:delText>
        </w:r>
      </w:del>
      <w:ins w:id="740" w:author="Aditya" w:date="2016-01-28T21:01:00Z">
        <w:r w:rsidR="00BA3B2F">
          <w:t>l</w:t>
        </w:r>
      </w:ins>
      <w:r w:rsidR="0058616F" w:rsidRPr="0058616F">
        <w:t xml:space="preserve">earning </w:t>
      </w:r>
      <w:ins w:id="741" w:author="Aditya" w:date="2016-01-28T21:01:00Z">
        <w:r w:rsidR="00BA3B2F">
          <w:t>t</w:t>
        </w:r>
      </w:ins>
      <w:del w:id="742" w:author="Aditya" w:date="2016-01-28T21:01:00Z">
        <w:r w:rsidR="0058616F" w:rsidRPr="0058616F" w:rsidDel="00BA3B2F">
          <w:delText>T</w:delText>
        </w:r>
      </w:del>
      <w:r w:rsidR="0058616F" w:rsidRPr="0058616F">
        <w:t>echniques used in this thesis to create an offloading decision engine</w:t>
      </w:r>
      <w:del w:id="743" w:author="Aditya" w:date="2016-01-28T21:02:00Z">
        <w:r w:rsidR="00E130B0" w:rsidDel="00BA3B2F">
          <w:delText xml:space="preserve"> are </w:delText>
        </w:r>
        <w:r w:rsidR="0051339E" w:rsidDel="00BA3B2F">
          <w:delText>described</w:delText>
        </w:r>
      </w:del>
      <w:r w:rsidRPr="0058616F">
        <w:rPr>
          <w:rFonts w:cs="Times New Roman"/>
        </w:rPr>
        <w:t>.</w:t>
      </w:r>
      <w:del w:id="744" w:author="Aditya" w:date="2016-01-28T18:50:00Z">
        <w:r w:rsidRPr="0058616F" w:rsidDel="00A42F60">
          <w:rPr>
            <w:rFonts w:cs="Times New Roman"/>
          </w:rPr>
          <w:delText xml:space="preserve"> </w:delText>
        </w:r>
      </w:del>
      <w:r w:rsidRPr="0058616F">
        <w:rPr>
          <w:rFonts w:cs="Times New Roman"/>
        </w:rPr>
        <w:t xml:space="preserve"> </w:t>
      </w:r>
      <w:r w:rsidR="0058616F" w:rsidRPr="0058616F">
        <w:rPr>
          <w:rFonts w:cs="Times New Roman"/>
        </w:rPr>
        <w:t xml:space="preserve">In </w:t>
      </w:r>
      <w:r w:rsidR="00FA79E8" w:rsidRPr="0058616F">
        <w:rPr>
          <w:rFonts w:cs="Times New Roman"/>
          <w:szCs w:val="24"/>
        </w:rPr>
        <w:t xml:space="preserve">Chapter </w:t>
      </w:r>
      <w:r w:rsidR="005800BD" w:rsidRPr="0058616F">
        <w:rPr>
          <w:rFonts w:cs="Times New Roman"/>
          <w:szCs w:val="24"/>
        </w:rPr>
        <w:t>4,</w:t>
      </w:r>
      <w:r w:rsidR="00FA79E8" w:rsidRPr="0058616F">
        <w:rPr>
          <w:rFonts w:cs="Times New Roman"/>
          <w:szCs w:val="24"/>
        </w:rPr>
        <w:t xml:space="preserve"> </w:t>
      </w:r>
      <w:r w:rsidR="0058616F" w:rsidRPr="0058616F">
        <w:rPr>
          <w:rFonts w:cs="Times New Roman"/>
          <w:szCs w:val="24"/>
        </w:rPr>
        <w:t xml:space="preserve">we </w:t>
      </w:r>
      <w:r w:rsidR="004A4706">
        <w:rPr>
          <w:rFonts w:cs="Times New Roman"/>
          <w:szCs w:val="24"/>
        </w:rPr>
        <w:t>present</w:t>
      </w:r>
      <w:r w:rsidR="0058616F" w:rsidRPr="0058616F">
        <w:rPr>
          <w:rFonts w:cs="Times New Roman"/>
          <w:szCs w:val="24"/>
        </w:rPr>
        <w:t xml:space="preserve"> </w:t>
      </w:r>
      <w:r w:rsidR="004A4706">
        <w:rPr>
          <w:rFonts w:cs="Times New Roman"/>
          <w:szCs w:val="24"/>
        </w:rPr>
        <w:t xml:space="preserve">a comprehensive real-time </w:t>
      </w:r>
      <w:r w:rsidR="005800BD" w:rsidRPr="0058616F">
        <w:rPr>
          <w:rFonts w:cs="Times New Roman"/>
          <w:szCs w:val="24"/>
        </w:rPr>
        <w:t>application</w:t>
      </w:r>
      <w:r w:rsidR="004A4706">
        <w:rPr>
          <w:rFonts w:cs="Times New Roman"/>
          <w:szCs w:val="24"/>
        </w:rPr>
        <w:t xml:space="preserve"> </w:t>
      </w:r>
      <w:r w:rsidR="005800BD" w:rsidRPr="0058616F">
        <w:rPr>
          <w:rFonts w:cs="Times New Roman"/>
          <w:szCs w:val="24"/>
        </w:rPr>
        <w:t>oriented</w:t>
      </w:r>
      <w:r w:rsidR="0058616F" w:rsidRPr="0058616F">
        <w:rPr>
          <w:rFonts w:cs="Times New Roman"/>
          <w:szCs w:val="24"/>
        </w:rPr>
        <w:t xml:space="preserve"> study of offloading using available networks such as 3G</w:t>
      </w:r>
      <w:del w:id="745" w:author="Aditya" w:date="2016-01-28T21:04:00Z">
        <w:r w:rsidR="0058616F" w:rsidRPr="0058616F" w:rsidDel="00BA3B2F">
          <w:rPr>
            <w:rFonts w:cs="Times New Roman"/>
            <w:szCs w:val="24"/>
          </w:rPr>
          <w:delText>.</w:delText>
        </w:r>
      </w:del>
      <w:ins w:id="746" w:author="Aditya" w:date="2016-01-28T21:04:00Z">
        <w:r w:rsidR="00BA3B2F">
          <w:rPr>
            <w:rFonts w:cs="Times New Roman"/>
            <w:szCs w:val="24"/>
          </w:rPr>
          <w:t>,</w:t>
        </w:r>
      </w:ins>
      <w:r w:rsidR="0058616F" w:rsidRPr="0058616F">
        <w:rPr>
          <w:rFonts w:cs="Times New Roman"/>
          <w:szCs w:val="24"/>
        </w:rPr>
        <w:t xml:space="preserve"> 4G and Wi-Fi</w:t>
      </w:r>
      <w:r w:rsidR="004A4706">
        <w:rPr>
          <w:rFonts w:cs="Times New Roman"/>
          <w:szCs w:val="24"/>
        </w:rPr>
        <w:t xml:space="preserve">. </w:t>
      </w:r>
      <w:r w:rsidR="0051339E">
        <w:rPr>
          <w:rFonts w:cs="Times New Roman"/>
          <w:szCs w:val="24"/>
        </w:rPr>
        <w:t>Further,</w:t>
      </w:r>
      <w:r w:rsidR="00E130B0">
        <w:rPr>
          <w:rFonts w:cs="Times New Roman"/>
          <w:szCs w:val="24"/>
        </w:rPr>
        <w:t xml:space="preserve"> </w:t>
      </w:r>
      <w:r w:rsidR="004A4706">
        <w:rPr>
          <w:rFonts w:cs="Times New Roman"/>
          <w:szCs w:val="24"/>
        </w:rPr>
        <w:t>we have selected some of the popular applications for our experimentations on a smartphone and presented our findings based on the results.</w:t>
      </w:r>
      <w:r w:rsidR="00FA79E8" w:rsidRPr="0058616F">
        <w:rPr>
          <w:rFonts w:cs="Times New Roman"/>
          <w:szCs w:val="24"/>
        </w:rPr>
        <w:t xml:space="preserve"> </w:t>
      </w:r>
      <w:r w:rsidR="00C77DBE">
        <w:rPr>
          <w:rFonts w:cs="Times New Roman"/>
          <w:szCs w:val="24"/>
        </w:rPr>
        <w:t xml:space="preserve">In </w:t>
      </w:r>
      <w:r w:rsidRPr="007C5055">
        <w:rPr>
          <w:rFonts w:cs="Times New Roman"/>
        </w:rPr>
        <w:t xml:space="preserve">Chapter </w:t>
      </w:r>
      <w:r w:rsidR="005800BD" w:rsidRPr="007C5055">
        <w:rPr>
          <w:rFonts w:cs="Times New Roman"/>
        </w:rPr>
        <w:t>5,</w:t>
      </w:r>
      <w:r w:rsidRPr="007C5055">
        <w:rPr>
          <w:rFonts w:cs="Times New Roman"/>
        </w:rPr>
        <w:t xml:space="preserve"> </w:t>
      </w:r>
      <w:r w:rsidR="007C5055" w:rsidRPr="007C5055">
        <w:rPr>
          <w:rFonts w:cs="Times New Roman"/>
        </w:rPr>
        <w:t xml:space="preserve">we </w:t>
      </w:r>
      <w:del w:id="747" w:author="Aditya" w:date="2016-01-28T21:06:00Z">
        <w:r w:rsidR="007C5055" w:rsidRPr="007C5055" w:rsidDel="00BA3B2F">
          <w:rPr>
            <w:rFonts w:cs="Times New Roman"/>
          </w:rPr>
          <w:delText xml:space="preserve">have </w:delText>
        </w:r>
      </w:del>
      <w:r w:rsidR="00C77DBE">
        <w:rPr>
          <w:rFonts w:cs="Times New Roman"/>
        </w:rPr>
        <w:t>propose</w:t>
      </w:r>
      <w:del w:id="748" w:author="Aditya" w:date="2016-01-28T21:06:00Z">
        <w:r w:rsidR="00C77DBE" w:rsidDel="00BA3B2F">
          <w:rPr>
            <w:rFonts w:cs="Times New Roman"/>
          </w:rPr>
          <w:delText>d</w:delText>
        </w:r>
      </w:del>
      <w:r w:rsidR="00C77DBE">
        <w:rPr>
          <w:rFonts w:cs="Times New Roman"/>
        </w:rPr>
        <w:t xml:space="preserve"> </w:t>
      </w:r>
      <w:del w:id="749" w:author="Aditya" w:date="2016-01-28T21:06:00Z">
        <w:r w:rsidR="004F22A0" w:rsidDel="00BA3B2F">
          <w:rPr>
            <w:rFonts w:cs="Times New Roman"/>
          </w:rPr>
          <w:delText xml:space="preserve">different </w:delText>
        </w:r>
      </w:del>
      <w:ins w:id="750" w:author="Aditya" w:date="2016-01-28T21:06:00Z">
        <w:r w:rsidR="00BA3B2F">
          <w:rPr>
            <w:rFonts w:cs="Times New Roman"/>
          </w:rPr>
          <w:t xml:space="preserve">our </w:t>
        </w:r>
      </w:ins>
      <w:r w:rsidR="00C77DBE">
        <w:rPr>
          <w:rFonts w:cs="Times New Roman"/>
        </w:rPr>
        <w:t>methods based on machine learning techniques such as Reinfor</w:t>
      </w:r>
      <w:r w:rsidR="004F22A0">
        <w:rPr>
          <w:rFonts w:cs="Times New Roman"/>
        </w:rPr>
        <w:t>cement Learning and Fuzzy Logic; and</w:t>
      </w:r>
      <w:r w:rsidR="00C77DBE">
        <w:rPr>
          <w:rFonts w:cs="Times New Roman"/>
        </w:rPr>
        <w:t xml:space="preserve"> we </w:t>
      </w:r>
      <w:r w:rsidR="004F22A0">
        <w:rPr>
          <w:rFonts w:cs="Times New Roman"/>
        </w:rPr>
        <w:t>suggest</w:t>
      </w:r>
      <w:r w:rsidR="00C77DBE">
        <w:rPr>
          <w:rFonts w:cs="Times New Roman"/>
        </w:rPr>
        <w:t xml:space="preserve"> the need of </w:t>
      </w:r>
      <w:ins w:id="751" w:author="Aditya" w:date="2016-01-28T21:06:00Z">
        <w:r w:rsidR="00BA3B2F">
          <w:rPr>
            <w:rFonts w:cs="Times New Roman"/>
          </w:rPr>
          <w:t>s</w:t>
        </w:r>
      </w:ins>
      <w:del w:id="752" w:author="Aditya" w:date="2016-01-28T21:06:00Z">
        <w:r w:rsidR="0058616F" w:rsidRPr="007C5055" w:rsidDel="00BA3B2F">
          <w:rPr>
            <w:rFonts w:cs="Times New Roman"/>
          </w:rPr>
          <w:delText>S</w:delText>
        </w:r>
      </w:del>
      <w:r w:rsidR="0058616F" w:rsidRPr="007C5055">
        <w:rPr>
          <w:rFonts w:cs="Times New Roman"/>
        </w:rPr>
        <w:t xml:space="preserve">mart </w:t>
      </w:r>
      <w:ins w:id="753" w:author="Aditya" w:date="2016-01-28T21:06:00Z">
        <w:r w:rsidR="00BA3B2F">
          <w:rPr>
            <w:rFonts w:cs="Times New Roman"/>
          </w:rPr>
          <w:t>o</w:t>
        </w:r>
      </w:ins>
      <w:del w:id="754" w:author="Aditya" w:date="2016-01-28T21:06:00Z">
        <w:r w:rsidR="0058616F" w:rsidRPr="007C5055" w:rsidDel="00BA3B2F">
          <w:rPr>
            <w:rFonts w:cs="Times New Roman"/>
          </w:rPr>
          <w:delText>O</w:delText>
        </w:r>
      </w:del>
      <w:r w:rsidR="0058616F" w:rsidRPr="007C5055">
        <w:rPr>
          <w:rFonts w:cs="Times New Roman"/>
        </w:rPr>
        <w:t xml:space="preserve">ffloading </w:t>
      </w:r>
      <w:ins w:id="755" w:author="Aditya" w:date="2016-01-28T21:06:00Z">
        <w:r w:rsidR="00BA3B2F">
          <w:rPr>
            <w:rFonts w:cs="Times New Roman"/>
          </w:rPr>
          <w:t>d</w:t>
        </w:r>
      </w:ins>
      <w:del w:id="756" w:author="Aditya" w:date="2016-01-28T21:06:00Z">
        <w:r w:rsidR="0058616F" w:rsidRPr="007C5055" w:rsidDel="00BA3B2F">
          <w:rPr>
            <w:rFonts w:cs="Times New Roman"/>
          </w:rPr>
          <w:delText>D</w:delText>
        </w:r>
      </w:del>
      <w:r w:rsidR="0058616F" w:rsidRPr="007C5055">
        <w:rPr>
          <w:rFonts w:cs="Times New Roman"/>
        </w:rPr>
        <w:t xml:space="preserve">ecision </w:t>
      </w:r>
      <w:r w:rsidR="00C77DBE">
        <w:rPr>
          <w:rFonts w:cs="Times New Roman"/>
        </w:rPr>
        <w:t>mechanisms to c</w:t>
      </w:r>
      <w:r w:rsidR="0058616F" w:rsidRPr="007C5055">
        <w:rPr>
          <w:rFonts w:cs="Times New Roman"/>
        </w:rPr>
        <w:t xml:space="preserve">hoose between </w:t>
      </w:r>
      <w:r w:rsidR="00C77DBE">
        <w:rPr>
          <w:rFonts w:cs="Times New Roman"/>
        </w:rPr>
        <w:t>a</w:t>
      </w:r>
      <w:r w:rsidR="005800BD" w:rsidRPr="007C5055">
        <w:rPr>
          <w:rFonts w:cs="Times New Roman"/>
        </w:rPr>
        <w:t>vailable</w:t>
      </w:r>
      <w:r w:rsidR="0058616F" w:rsidRPr="007C5055">
        <w:rPr>
          <w:rFonts w:cs="Times New Roman"/>
        </w:rPr>
        <w:t xml:space="preserve"> networks and </w:t>
      </w:r>
      <w:r w:rsidR="00C77DBE">
        <w:rPr>
          <w:rFonts w:cs="Times New Roman"/>
        </w:rPr>
        <w:t>counter network i</w:t>
      </w:r>
      <w:r w:rsidR="0058616F" w:rsidRPr="007C5055">
        <w:rPr>
          <w:rFonts w:cs="Times New Roman"/>
        </w:rPr>
        <w:t>nconsistency</w:t>
      </w:r>
      <w:r w:rsidR="007C5055" w:rsidRPr="007C5055">
        <w:rPr>
          <w:rFonts w:cs="Times New Roman"/>
        </w:rPr>
        <w:t>.</w:t>
      </w:r>
      <w:r w:rsidR="00C77DBE">
        <w:rPr>
          <w:rFonts w:cs="Times New Roman"/>
        </w:rPr>
        <w:t xml:space="preserve"> In the final sections of this </w:t>
      </w:r>
      <w:r w:rsidR="0051339E">
        <w:rPr>
          <w:rFonts w:cs="Times New Roman"/>
        </w:rPr>
        <w:t>chapter,</w:t>
      </w:r>
      <w:r w:rsidR="00C77DBE">
        <w:rPr>
          <w:rFonts w:cs="Times New Roman"/>
        </w:rPr>
        <w:t xml:space="preserve"> we have compared our results with important prior works.</w:t>
      </w:r>
      <w:r w:rsidR="007C5055" w:rsidRPr="007C5055">
        <w:rPr>
          <w:rFonts w:cs="Times New Roman"/>
        </w:rPr>
        <w:t xml:space="preserve">  </w:t>
      </w:r>
    </w:p>
    <w:p w14:paraId="787369C3" w14:textId="77777777" w:rsidR="002E0C09" w:rsidRDefault="007C5055" w:rsidP="00F81F63">
      <w:pPr>
        <w:rPr>
          <w:rFonts w:cs="Times New Roman"/>
          <w:color w:val="FF0000"/>
        </w:rPr>
      </w:pPr>
      <w:r w:rsidRPr="007C5055">
        <w:rPr>
          <w:rFonts w:cs="Times New Roman"/>
        </w:rPr>
        <w:t>Chapter 6</w:t>
      </w:r>
      <w:r w:rsidR="005F5EF4" w:rsidRPr="007C5055">
        <w:rPr>
          <w:rFonts w:cs="Times New Roman"/>
        </w:rPr>
        <w:t xml:space="preserve"> concludes the thesis with a summary and future work.  The appendix offers the source code of </w:t>
      </w:r>
      <w:r w:rsidR="00CE0FDD" w:rsidRPr="007C5055">
        <w:rPr>
          <w:rFonts w:cs="Times New Roman"/>
        </w:rPr>
        <w:t>the strategies presented</w:t>
      </w:r>
      <w:r>
        <w:rPr>
          <w:rFonts w:cs="Times New Roman"/>
        </w:rPr>
        <w:t xml:space="preserve"> in our thesis</w:t>
      </w:r>
      <w:r w:rsidR="00CE0FDD" w:rsidRPr="007C5055">
        <w:rPr>
          <w:rFonts w:cs="Times New Roman"/>
        </w:rPr>
        <w:t>.</w:t>
      </w:r>
    </w:p>
    <w:p w14:paraId="7EAD574C" w14:textId="77777777" w:rsidR="00217974" w:rsidRDefault="00217974" w:rsidP="00F81F63">
      <w:pPr>
        <w:rPr>
          <w:rFonts w:cs="Times New Roman"/>
          <w:color w:val="FF0000"/>
        </w:rPr>
      </w:pPr>
    </w:p>
    <w:p w14:paraId="5AFAE962" w14:textId="77777777" w:rsidR="0084133E" w:rsidDel="0064172A" w:rsidRDefault="0084133E">
      <w:pPr>
        <w:jc w:val="center"/>
        <w:rPr>
          <w:del w:id="757" w:author="Aditya" w:date="2016-01-28T21:15:00Z"/>
          <w:rFonts w:cs="Times New Roman"/>
          <w:color w:val="FF0000"/>
        </w:rPr>
        <w:pPrChange w:id="758" w:author="Aditya" w:date="2016-01-28T21:15:00Z">
          <w:pPr/>
        </w:pPrChange>
      </w:pPr>
    </w:p>
    <w:p w14:paraId="66D8284B" w14:textId="12DD73BB" w:rsidR="0084133E" w:rsidRPr="00E42F75" w:rsidDel="0064172A" w:rsidRDefault="0084133E">
      <w:pPr>
        <w:jc w:val="center"/>
        <w:rPr>
          <w:del w:id="759" w:author="Aditya" w:date="2016-01-28T21:15:00Z"/>
          <w:rFonts w:cs="Times New Roman"/>
          <w:color w:val="FF0000"/>
        </w:rPr>
        <w:sectPr w:rsidR="0084133E" w:rsidRPr="00E42F75" w:rsidDel="0064172A" w:rsidSect="00393239">
          <w:type w:val="continuous"/>
          <w:pgSz w:w="12240" w:h="15840" w:code="1"/>
          <w:pgMar w:top="1440" w:right="1440" w:bottom="1440" w:left="1440" w:header="720" w:footer="720" w:gutter="0"/>
          <w:pgNumType w:start="1"/>
          <w:cols w:space="720"/>
          <w:docGrid w:linePitch="360"/>
        </w:sectPr>
        <w:pPrChange w:id="760" w:author="Aditya" w:date="2016-01-28T21:15:00Z">
          <w:pPr/>
        </w:pPrChange>
      </w:pPr>
    </w:p>
    <w:p w14:paraId="0D8EC155" w14:textId="0BB6B4D0" w:rsidR="00597C37" w:rsidDel="0064172A" w:rsidRDefault="00597C37">
      <w:pPr>
        <w:pStyle w:val="ChapterHeading"/>
        <w:rPr>
          <w:del w:id="761" w:author="Aditya" w:date="2016-01-28T21:14:00Z"/>
        </w:rPr>
        <w:pPrChange w:id="762" w:author="Aditya" w:date="2016-01-28T21:15:00Z">
          <w:pPr/>
        </w:pPrChange>
      </w:pPr>
    </w:p>
    <w:p w14:paraId="389B8590" w14:textId="56B27FCB" w:rsidR="001B6BFF" w:rsidRPr="001B6BFF" w:rsidRDefault="001B6BFF">
      <w:pPr>
        <w:pStyle w:val="ChapterHeading"/>
      </w:pPr>
      <w:bookmarkStart w:id="763" w:name="_Toc441811460"/>
      <w:commentRangeStart w:id="764"/>
      <w:r w:rsidRPr="001B6BFF">
        <w:lastRenderedPageBreak/>
        <w:t xml:space="preserve">CHAPTER 2 </w:t>
      </w:r>
      <w:r w:rsidRPr="001B6BFF">
        <w:br/>
        <w:t>LITERATURE REVIEW</w:t>
      </w:r>
      <w:commentRangeEnd w:id="764"/>
      <w:r w:rsidR="005651C6">
        <w:rPr>
          <w:rStyle w:val="CommentReference"/>
          <w:rFonts w:eastAsiaTheme="minorHAnsi" w:cstheme="minorBidi"/>
          <w:bCs w:val="0"/>
          <w:color w:val="auto"/>
        </w:rPr>
        <w:commentReference w:id="764"/>
      </w:r>
      <w:bookmarkEnd w:id="763"/>
    </w:p>
    <w:p w14:paraId="415FBB2E" w14:textId="77777777" w:rsidR="0084133E" w:rsidRDefault="0084133E" w:rsidP="00044DBD"/>
    <w:p w14:paraId="6883C9CE" w14:textId="77777777" w:rsidR="002F4FAE" w:rsidRDefault="005D4E60" w:rsidP="00115968">
      <w:pPr>
        <w:rPr>
          <w:ins w:id="765" w:author="Aditya" w:date="2016-02-01T19:11:00Z"/>
        </w:rPr>
        <w:pPrChange w:id="766" w:author="Aditya" w:date="2016-02-01T08:43:00Z">
          <w:pPr/>
        </w:pPrChange>
      </w:pPr>
      <w:ins w:id="767" w:author="Aditya" w:date="2016-01-31T15:05:00Z">
        <w:r w:rsidRPr="005D4E60">
          <w:t xml:space="preserve">Low-power design </w:t>
        </w:r>
      </w:ins>
      <w:ins w:id="768" w:author="Aditya" w:date="2016-02-01T19:08:00Z">
        <w:r w:rsidR="002F4FAE">
          <w:t>for the compact and ubiquitous devices</w:t>
        </w:r>
        <w:r w:rsidR="002F4FAE">
          <w:t xml:space="preserve"> </w:t>
        </w:r>
      </w:ins>
      <w:ins w:id="769" w:author="Aditya" w:date="2016-02-01T09:05:00Z">
        <w:r w:rsidR="0003479A">
          <w:t>is</w:t>
        </w:r>
      </w:ins>
      <w:ins w:id="770" w:author="Aditya" w:date="2016-01-31T15:05:00Z">
        <w:r w:rsidRPr="005D4E60">
          <w:t xml:space="preserve"> an active research topic. </w:t>
        </w:r>
      </w:ins>
      <w:ins w:id="771" w:author="Aditya" w:date="2016-02-01T11:03:00Z">
        <w:r w:rsidR="00115968">
          <w:t xml:space="preserve">A large amount of work </w:t>
        </w:r>
        <w:proofErr w:type="gramStart"/>
        <w:r w:rsidR="00115968">
          <w:t>has been done</w:t>
        </w:r>
        <w:proofErr w:type="gramEnd"/>
        <w:r w:rsidR="00115968">
          <w:t xml:space="preserve"> in the area of energy optimization for mobile devices</w:t>
        </w:r>
      </w:ins>
      <w:ins w:id="772" w:author="Aditya" w:date="2016-02-01T11:04:00Z">
        <w:r w:rsidR="00115968">
          <w:t xml:space="preserve">. </w:t>
        </w:r>
      </w:ins>
      <w:ins w:id="773" w:author="Aditya" w:date="2016-02-01T18:46:00Z">
        <w:r w:rsidR="00902CB0">
          <w:t xml:space="preserve">To </w:t>
        </w:r>
      </w:ins>
      <w:ins w:id="774" w:author="Aditya" w:date="2016-02-01T18:47:00Z">
        <w:r w:rsidR="00902CB0">
          <w:t>gain deeper insights</w:t>
        </w:r>
      </w:ins>
      <w:ins w:id="775" w:author="Aditya" w:date="2016-02-01T18:46:00Z">
        <w:r w:rsidR="00902CB0">
          <w:t xml:space="preserve"> </w:t>
        </w:r>
      </w:ins>
      <w:ins w:id="776" w:author="Aditya" w:date="2016-02-01T19:09:00Z">
        <w:r w:rsidR="002F4FAE">
          <w:t xml:space="preserve">of the </w:t>
        </w:r>
        <w:r w:rsidR="002F4FAE">
          <w:t>research</w:t>
        </w:r>
        <w:r w:rsidR="002F4FAE">
          <w:t xml:space="preserve"> work</w:t>
        </w:r>
      </w:ins>
      <w:ins w:id="777" w:author="Aditya" w:date="2016-02-01T18:48:00Z">
        <w:r w:rsidR="00902CB0">
          <w:t>,</w:t>
        </w:r>
      </w:ins>
      <w:ins w:id="778" w:author="Aditya" w:date="2016-02-01T18:47:00Z">
        <w:r w:rsidR="00902CB0">
          <w:t xml:space="preserve"> </w:t>
        </w:r>
      </w:ins>
      <w:ins w:id="779" w:author="Aditya" w:date="2016-02-01T18:46:00Z">
        <w:r w:rsidR="00902CB0">
          <w:t>w</w:t>
        </w:r>
      </w:ins>
      <w:ins w:id="780" w:author="Aditya" w:date="2016-02-01T18:45:00Z">
        <w:r w:rsidR="00902CB0">
          <w:t xml:space="preserve">e </w:t>
        </w:r>
      </w:ins>
      <w:ins w:id="781" w:author="Aditya" w:date="2016-02-01T18:47:00Z">
        <w:r w:rsidR="00902CB0">
          <w:t>c</w:t>
        </w:r>
      </w:ins>
      <w:ins w:id="782" w:author="Aditya" w:date="2016-02-01T18:45:00Z">
        <w:r w:rsidR="00902CB0">
          <w:t xml:space="preserve">ategorize the important literatures in </w:t>
        </w:r>
      </w:ins>
      <w:ins w:id="783" w:author="Aditya" w:date="2016-02-01T18:46:00Z">
        <w:r w:rsidR="00902CB0">
          <w:t>this area into</w:t>
        </w:r>
      </w:ins>
      <w:ins w:id="784" w:author="Aditya" w:date="2016-02-01T11:04:00Z">
        <w:r w:rsidR="00115968" w:rsidRPr="00115968">
          <w:t xml:space="preserve"> the following: </w:t>
        </w:r>
      </w:ins>
      <w:ins w:id="785" w:author="Aditya" w:date="2016-02-01T11:07:00Z">
        <w:r w:rsidR="00115968">
          <w:t xml:space="preserve">(1) </w:t>
        </w:r>
      </w:ins>
      <w:ins w:id="786" w:author="Aditya" w:date="2016-02-01T18:44:00Z">
        <w:r w:rsidR="00902CB0">
          <w:t>Work on studying power consumption in smartphones</w:t>
        </w:r>
      </w:ins>
      <w:ins w:id="787" w:author="Aditya" w:date="2016-02-01T11:07:00Z">
        <w:r w:rsidR="009C09F7">
          <w:t>, (2</w:t>
        </w:r>
        <w:r w:rsidR="00115968">
          <w:t xml:space="preserve">) work on </w:t>
        </w:r>
        <w:r w:rsidR="00115968">
          <w:t>energy optimization of wireless interfaces for data trans</w:t>
        </w:r>
        <w:r w:rsidR="009C09F7">
          <w:t>fers and location sensing, (3</w:t>
        </w:r>
        <w:r w:rsidR="00115968">
          <w:t xml:space="preserve">) </w:t>
        </w:r>
        <w:r w:rsidR="00115968">
          <w:t>usage of machine learning techniques in mobile devices</w:t>
        </w:r>
        <w:r w:rsidR="00115968">
          <w:t xml:space="preserve">, </w:t>
        </w:r>
      </w:ins>
      <w:ins w:id="788" w:author="Aditya" w:date="2016-02-01T11:08:00Z">
        <w:r w:rsidR="009C09F7">
          <w:t>(4</w:t>
        </w:r>
        <w:r w:rsidR="00115968">
          <w:t xml:space="preserve">) </w:t>
        </w:r>
        <w:r w:rsidR="00115968" w:rsidRPr="00115968">
          <w:t xml:space="preserve">Eliminate computation </w:t>
        </w:r>
        <w:r w:rsidR="00115968">
          <w:t>by offloading it to Cloud.</w:t>
        </w:r>
      </w:ins>
      <w:ins w:id="789" w:author="Aditya" w:date="2016-02-01T14:22:00Z">
        <w:r w:rsidR="00515BF6">
          <w:t xml:space="preserve"> </w:t>
        </w:r>
      </w:ins>
    </w:p>
    <w:p w14:paraId="72EAD788" w14:textId="166BCF18" w:rsidR="00B772FD" w:rsidRDefault="008439FE" w:rsidP="00115968">
      <w:pPr>
        <w:rPr>
          <w:ins w:id="790" w:author="Aditya" w:date="2016-02-01T18:44:00Z"/>
        </w:rPr>
        <w:pPrChange w:id="791" w:author="Aditya" w:date="2016-02-01T08:43:00Z">
          <w:pPr/>
        </w:pPrChange>
      </w:pPr>
      <w:ins w:id="792" w:author="Aditya" w:date="2016-02-01T10:37:00Z">
        <w:r>
          <w:t xml:space="preserve">In this </w:t>
        </w:r>
      </w:ins>
      <w:ins w:id="793" w:author="Aditya" w:date="2016-02-01T19:10:00Z">
        <w:r w:rsidR="002F4FAE">
          <w:t>thesis,</w:t>
        </w:r>
      </w:ins>
      <w:ins w:id="794" w:author="Aditya" w:date="2016-02-01T10:37:00Z">
        <w:r>
          <w:t xml:space="preserve"> w</w:t>
        </w:r>
        <w:r w:rsidRPr="001F2EB5">
          <w:t xml:space="preserve">e focus on </w:t>
        </w:r>
      </w:ins>
      <w:ins w:id="795" w:author="Aditya" w:date="2016-02-01T19:12:00Z">
        <w:r w:rsidR="002F4FAE">
          <w:t>offloading</w:t>
        </w:r>
        <w:r w:rsidR="002F4FAE" w:rsidRPr="001F2EB5">
          <w:t xml:space="preserve"> </w:t>
        </w:r>
        <w:r w:rsidR="002F4FAE">
          <w:t>the c</w:t>
        </w:r>
      </w:ins>
      <w:ins w:id="796" w:author="Aditya" w:date="2016-02-01T19:13:00Z">
        <w:r w:rsidR="002F4FAE">
          <w:t xml:space="preserve">omputation on cloud, which is </w:t>
        </w:r>
      </w:ins>
      <w:ins w:id="797" w:author="Aditya" w:date="2016-02-01T10:37:00Z">
        <w:r w:rsidRPr="001F2EB5">
          <w:t xml:space="preserve">the last approach for energy </w:t>
        </w:r>
      </w:ins>
      <w:ins w:id="798" w:author="Aditya" w:date="2016-02-01T19:12:00Z">
        <w:r w:rsidR="002F4FAE" w:rsidRPr="001F2EB5">
          <w:t>conservation</w:t>
        </w:r>
        <w:r w:rsidR="002F4FAE">
          <w:t xml:space="preserve"> mentioned above</w:t>
        </w:r>
      </w:ins>
      <w:ins w:id="799" w:author="Aditya" w:date="2016-02-01T10:37:00Z">
        <w:r w:rsidRPr="001F2EB5">
          <w:t>.</w:t>
        </w:r>
        <w:r>
          <w:t xml:space="preserve"> </w:t>
        </w:r>
      </w:ins>
    </w:p>
    <w:p w14:paraId="1E2AE174" w14:textId="77777777" w:rsidR="00902CB0" w:rsidRDefault="00902CB0" w:rsidP="00115968">
      <w:pPr>
        <w:rPr>
          <w:ins w:id="800" w:author="Aditya" w:date="2016-02-01T10:27:00Z"/>
        </w:rPr>
        <w:pPrChange w:id="801" w:author="Aditya" w:date="2016-02-01T08:43:00Z">
          <w:pPr/>
        </w:pPrChange>
      </w:pPr>
    </w:p>
    <w:p w14:paraId="2E2D0A91" w14:textId="775C2847" w:rsidR="001F2EB5" w:rsidRDefault="00F410A4" w:rsidP="00F410A4">
      <w:pPr>
        <w:pStyle w:val="Heading3"/>
        <w:rPr>
          <w:ins w:id="802" w:author="Aditya" w:date="2016-02-01T18:10:00Z"/>
        </w:rPr>
        <w:pPrChange w:id="803" w:author="Aditya" w:date="2016-02-01T18:01:00Z">
          <w:pPr/>
        </w:pPrChange>
      </w:pPr>
      <w:ins w:id="804" w:author="Aditya" w:date="2016-02-01T17:59:00Z">
        <w:r>
          <w:t xml:space="preserve">2.1 </w:t>
        </w:r>
      </w:ins>
      <w:ins w:id="805" w:author="Aditya" w:date="2016-02-01T18:00:00Z">
        <w:r>
          <w:t xml:space="preserve">Work on </w:t>
        </w:r>
      </w:ins>
      <w:ins w:id="806" w:author="Aditya" w:date="2016-02-01T18:09:00Z">
        <w:r w:rsidR="00CE2516">
          <w:t xml:space="preserve">studying </w:t>
        </w:r>
      </w:ins>
      <w:ins w:id="807" w:author="Aditya" w:date="2016-02-01T18:04:00Z">
        <w:r w:rsidR="00CE2516">
          <w:t>p</w:t>
        </w:r>
      </w:ins>
      <w:ins w:id="808" w:author="Aditya" w:date="2016-02-01T18:00:00Z">
        <w:r w:rsidR="00CE2516">
          <w:t>ower c</w:t>
        </w:r>
        <w:r>
          <w:t>onsumption</w:t>
        </w:r>
        <w:r w:rsidR="00CE2516">
          <w:t xml:space="preserve"> in s</w:t>
        </w:r>
        <w:r>
          <w:t>martphones</w:t>
        </w:r>
      </w:ins>
      <w:ins w:id="809" w:author="Aditya" w:date="2016-02-01T17:59:00Z">
        <w:r>
          <w:t xml:space="preserve"> </w:t>
        </w:r>
      </w:ins>
    </w:p>
    <w:p w14:paraId="25821572" w14:textId="27B27D3D" w:rsidR="00CE2516" w:rsidRPr="00CE2516" w:rsidRDefault="00CE2516" w:rsidP="00CF426D">
      <w:pPr>
        <w:rPr>
          <w:ins w:id="810" w:author="Aditya" w:date="2016-02-01T09:11:00Z"/>
          <w:rPrChange w:id="811" w:author="Aditya" w:date="2016-02-01T18:10:00Z">
            <w:rPr>
              <w:ins w:id="812" w:author="Aditya" w:date="2016-02-01T09:11:00Z"/>
            </w:rPr>
          </w:rPrChange>
        </w:rPr>
        <w:pPrChange w:id="813" w:author="Aditya" w:date="2016-02-01T18:10:00Z">
          <w:pPr/>
        </w:pPrChange>
      </w:pPr>
      <w:ins w:id="814" w:author="Aditya" w:date="2016-02-01T18:10:00Z">
        <w:r>
          <w:t xml:space="preserve">It is important </w:t>
        </w:r>
        <w:r>
          <w:t xml:space="preserve">to understand what </w:t>
        </w:r>
      </w:ins>
      <w:ins w:id="815" w:author="Aditya" w:date="2016-02-01T18:11:00Z">
        <w:r>
          <w:t>the energy hungry parts of a mobile device are</w:t>
        </w:r>
      </w:ins>
      <w:ins w:id="816" w:author="Aditya" w:date="2016-02-01T18:10:00Z">
        <w:r>
          <w:t xml:space="preserve"> and use those </w:t>
        </w:r>
        <w:r>
          <w:t>findings for the design of future mobile</w:t>
        </w:r>
        <w:r>
          <w:t xml:space="preserve"> </w:t>
        </w:r>
        <w:r>
          <w:t>protocols and applications.</w:t>
        </w:r>
      </w:ins>
      <w:ins w:id="817" w:author="Aditya" w:date="2016-02-01T18:11:00Z">
        <w:r>
          <w:t xml:space="preserve"> In the survey </w:t>
        </w:r>
        <w:r w:rsidR="002B41B1">
          <w:t xml:space="preserve">presented by </w:t>
        </w:r>
        <w:proofErr w:type="spellStart"/>
        <w:r w:rsidR="002B41B1" w:rsidRPr="002B41B1">
          <w:t>Perrucci</w:t>
        </w:r>
        <w:proofErr w:type="spellEnd"/>
        <w:r w:rsidR="002B41B1">
          <w:t xml:space="preserve"> </w:t>
        </w:r>
        <w:proofErr w:type="gramStart"/>
        <w:r w:rsidR="002B41B1">
          <w:t>et</w:t>
        </w:r>
      </w:ins>
      <w:proofErr w:type="gramEnd"/>
      <w:ins w:id="818" w:author="Aditya" w:date="2016-02-01T18:12:00Z">
        <w:r w:rsidR="002B41B1">
          <w:t>.</w:t>
        </w:r>
      </w:ins>
      <w:ins w:id="819" w:author="Aditya" w:date="2016-02-01T18:11:00Z">
        <w:r w:rsidR="002B41B1">
          <w:t xml:space="preserve"> </w:t>
        </w:r>
      </w:ins>
      <w:ins w:id="820" w:author="Aditya" w:date="2016-02-01T18:13:00Z">
        <w:r w:rsidR="002B41B1">
          <w:t>a</w:t>
        </w:r>
      </w:ins>
      <w:ins w:id="821" w:author="Aditya" w:date="2016-02-01T18:12:00Z">
        <w:r w:rsidR="002B41B1">
          <w:t xml:space="preserve">l </w:t>
        </w:r>
      </w:ins>
      <w:ins w:id="822" w:author="Aditya" w:date="2016-02-01T18:13:00Z">
        <w:r w:rsidR="002B41B1">
          <w:t xml:space="preserve">in </w:t>
        </w:r>
      </w:ins>
      <w:ins w:id="823" w:author="Aditya" w:date="2016-02-01T18:14:00Z">
        <w:r w:rsidR="002B41B1">
          <w:t xml:space="preserve">[25] </w:t>
        </w:r>
        <w:r w:rsidR="002B41B1">
          <w:t>the energy consuming e</w:t>
        </w:r>
        <w:r w:rsidR="002B41B1">
          <w:t xml:space="preserve">ntities of a mobile device such </w:t>
        </w:r>
        <w:r w:rsidR="002B41B1">
          <w:t>as wireless air interfaces, dis</w:t>
        </w:r>
        <w:r w:rsidR="002B41B1">
          <w:t xml:space="preserve">play, mp3 player and others are </w:t>
        </w:r>
        <w:r w:rsidR="002B41B1">
          <w:t>measured and compared.</w:t>
        </w:r>
      </w:ins>
      <w:ins w:id="824" w:author="Aditya" w:date="2016-02-01T18:16:00Z">
        <w:r w:rsidR="002B41B1">
          <w:t xml:space="preserve"> In [26]</w:t>
        </w:r>
      </w:ins>
      <w:ins w:id="825" w:author="Aditya" w:date="2016-02-01T18:17:00Z">
        <w:r w:rsidR="002B41B1">
          <w:t xml:space="preserve"> authors </w:t>
        </w:r>
        <w:r w:rsidR="002B41B1">
          <w:t xml:space="preserve">develop a power model of the </w:t>
        </w:r>
      </w:ins>
      <w:ins w:id="826" w:author="Aditya" w:date="2016-02-01T18:18:00Z">
        <w:r w:rsidR="002B41B1">
          <w:t>d</w:t>
        </w:r>
      </w:ins>
      <w:ins w:id="827" w:author="Aditya" w:date="2016-02-01T18:17:00Z">
        <w:r w:rsidR="002B41B1">
          <w:t>evice</w:t>
        </w:r>
      </w:ins>
      <w:ins w:id="828" w:author="Aditya" w:date="2016-02-01T18:18:00Z">
        <w:r w:rsidR="002B41B1">
          <w:t xml:space="preserve"> </w:t>
        </w:r>
      </w:ins>
      <w:ins w:id="829" w:author="Aditya" w:date="2016-02-01T18:17:00Z">
        <w:r w:rsidR="002B41B1">
          <w:t xml:space="preserve">and </w:t>
        </w:r>
      </w:ins>
      <w:ins w:id="830" w:author="Aditya" w:date="2016-02-01T18:18:00Z">
        <w:r w:rsidR="002B41B1">
          <w:t>analyze</w:t>
        </w:r>
      </w:ins>
      <w:ins w:id="831" w:author="Aditya" w:date="2016-02-01T18:17:00Z">
        <w:r w:rsidR="002B41B1">
          <w:t xml:space="preserve"> the energy usage and battery lifetime under</w:t>
        </w:r>
      </w:ins>
      <w:ins w:id="832" w:author="Aditya" w:date="2016-02-01T18:18:00Z">
        <w:r w:rsidR="002B41B1">
          <w:t xml:space="preserve"> </w:t>
        </w:r>
      </w:ins>
      <w:ins w:id="833" w:author="Aditya" w:date="2016-02-01T18:17:00Z">
        <w:r w:rsidR="002B41B1">
          <w:t xml:space="preserve">a number of usage patterns. </w:t>
        </w:r>
      </w:ins>
      <w:ins w:id="834" w:author="Aditya" w:date="2016-02-01T18:19:00Z">
        <w:r w:rsidR="002B41B1">
          <w:t>They</w:t>
        </w:r>
      </w:ins>
      <w:ins w:id="835" w:author="Aditya" w:date="2016-02-01T18:17:00Z">
        <w:r w:rsidR="002B41B1">
          <w:t xml:space="preserve"> also </w:t>
        </w:r>
      </w:ins>
      <w:ins w:id="836" w:author="Aditya" w:date="2016-02-01T18:19:00Z">
        <w:r w:rsidR="002B41B1">
          <w:t>analyze</w:t>
        </w:r>
      </w:ins>
      <w:ins w:id="837" w:author="Aditya" w:date="2016-02-01T18:17:00Z">
        <w:r w:rsidR="002B41B1">
          <w:t xml:space="preserve"> the energy</w:t>
        </w:r>
      </w:ins>
      <w:ins w:id="838" w:author="Aditya" w:date="2016-02-01T18:18:00Z">
        <w:r w:rsidR="002B41B1">
          <w:t xml:space="preserve"> </w:t>
        </w:r>
      </w:ins>
      <w:ins w:id="839" w:author="Aditya" w:date="2016-02-01T18:17:00Z">
        <w:r w:rsidR="002B41B1">
          <w:t>impact of dynamic volta</w:t>
        </w:r>
        <w:r w:rsidR="002B41B1">
          <w:t>ge and frequency scaling of the</w:t>
        </w:r>
      </w:ins>
      <w:ins w:id="840" w:author="Aditya" w:date="2016-02-01T18:18:00Z">
        <w:r w:rsidR="002B41B1">
          <w:t xml:space="preserve"> </w:t>
        </w:r>
      </w:ins>
      <w:ins w:id="841" w:author="Aditya" w:date="2016-02-01T18:17:00Z">
        <w:r w:rsidR="002B41B1">
          <w:t>device’s application processor.</w:t>
        </w:r>
      </w:ins>
      <w:ins w:id="842" w:author="Aditya" w:date="2016-02-01T18:34:00Z">
        <w:r w:rsidR="00CF426D">
          <w:t xml:space="preserve"> </w:t>
        </w:r>
      </w:ins>
      <w:ins w:id="843" w:author="Aditya" w:date="2016-02-01T18:35:00Z">
        <w:r w:rsidR="00CF426D">
          <w:t xml:space="preserve">Authors in </w:t>
        </w:r>
      </w:ins>
      <w:ins w:id="844" w:author="Aditya" w:date="2016-02-01T18:34:00Z">
        <w:r w:rsidR="00CF426D">
          <w:t>[2</w:t>
        </w:r>
      </w:ins>
      <w:ins w:id="845" w:author="Aditya" w:date="2016-02-01T18:35:00Z">
        <w:r w:rsidR="00CF426D">
          <w:t xml:space="preserve">7], [28] </w:t>
        </w:r>
      </w:ins>
      <w:ins w:id="846" w:author="Aditya" w:date="2016-02-01T21:16:00Z">
        <w:r w:rsidR="00F155B2">
          <w:t xml:space="preserve">presented a </w:t>
        </w:r>
      </w:ins>
      <w:ins w:id="847" w:author="Aditya" w:date="2016-02-01T18:35:00Z">
        <w:r w:rsidR="00F155B2">
          <w:t>study of</w:t>
        </w:r>
        <w:r w:rsidR="00CF426D">
          <w:t xml:space="preserve"> the energy consumption </w:t>
        </w:r>
        <w:r w:rsidR="00CF426D">
          <w:t>of video streaming over Wi-Fi access</w:t>
        </w:r>
      </w:ins>
      <w:ins w:id="848" w:author="Aditya" w:date="2016-02-01T18:36:00Z">
        <w:r w:rsidR="00CF426D">
          <w:t xml:space="preserve">. </w:t>
        </w:r>
        <w:r w:rsidR="00CF426D">
          <w:t>Many papers have also stud</w:t>
        </w:r>
        <w:r w:rsidR="00CF426D">
          <w:t>ied the energy efficiency of 3G</w:t>
        </w:r>
      </w:ins>
      <w:ins w:id="849" w:author="Aditya" w:date="2016-02-01T18:37:00Z">
        <w:r w:rsidR="00CF426D">
          <w:t xml:space="preserve"> </w:t>
        </w:r>
      </w:ins>
      <w:ins w:id="850" w:author="Aditya" w:date="2016-02-01T18:36:00Z">
        <w:r w:rsidR="00CF426D">
          <w:t>communication. Xiao et al.</w:t>
        </w:r>
        <w:r w:rsidR="00CF426D">
          <w:t xml:space="preserve"> were one of the first to study</w:t>
        </w:r>
      </w:ins>
      <w:ins w:id="851" w:author="Aditya" w:date="2016-02-01T18:37:00Z">
        <w:r w:rsidR="00CF426D">
          <w:t xml:space="preserve"> </w:t>
        </w:r>
      </w:ins>
      <w:ins w:id="852" w:author="Aditya" w:date="2016-02-01T18:36:00Z">
        <w:r w:rsidR="00CF426D">
          <w:t xml:space="preserve">the energy consumption </w:t>
        </w:r>
        <w:r w:rsidR="00CF426D">
          <w:lastRenderedPageBreak/>
          <w:t>of YouTube streaming over both</w:t>
        </w:r>
      </w:ins>
      <w:ins w:id="853" w:author="Aditya" w:date="2016-02-01T18:37:00Z">
        <w:r w:rsidR="00CF426D">
          <w:t xml:space="preserve"> </w:t>
        </w:r>
      </w:ins>
      <w:ins w:id="854" w:author="Aditya" w:date="2016-02-01T18:36:00Z">
        <w:r w:rsidR="00CF426D">
          <w:t>Wi-Fi and 3G [</w:t>
        </w:r>
      </w:ins>
      <w:ins w:id="855" w:author="Aditya" w:date="2016-02-01T18:43:00Z">
        <w:r w:rsidR="00902CB0">
          <w:t>29</w:t>
        </w:r>
      </w:ins>
      <w:ins w:id="856" w:author="Aditya" w:date="2016-02-01T18:36:00Z">
        <w:r w:rsidR="00CF426D">
          <w:t xml:space="preserve">]. </w:t>
        </w:r>
      </w:ins>
      <w:ins w:id="857" w:author="Aditya" w:date="2016-02-01T21:17:00Z">
        <w:r w:rsidR="00F155B2">
          <w:t xml:space="preserve">In this </w:t>
        </w:r>
        <w:bookmarkStart w:id="858" w:name="_GoBack"/>
        <w:bookmarkEnd w:id="858"/>
        <w:r w:rsidR="00F155B2">
          <w:t>thesis, w</w:t>
        </w:r>
      </w:ins>
      <w:ins w:id="859" w:author="Aditya" w:date="2016-02-01T18:36:00Z">
        <w:r w:rsidR="00CF426D">
          <w:t>e g</w:t>
        </w:r>
        <w:r w:rsidR="00CF426D">
          <w:t xml:space="preserve">o beyond the scope of </w:t>
        </w:r>
      </w:ins>
      <w:ins w:id="860" w:author="Aditya" w:date="2016-02-01T19:15:00Z">
        <w:r w:rsidR="002F4FAE">
          <w:t>these works</w:t>
        </w:r>
      </w:ins>
      <w:ins w:id="861" w:author="Aditya" w:date="2016-02-01T18:37:00Z">
        <w:r w:rsidR="00CF426D">
          <w:t xml:space="preserve"> b</w:t>
        </w:r>
      </w:ins>
      <w:ins w:id="862" w:author="Aditya" w:date="2016-02-01T18:36:00Z">
        <w:r w:rsidR="00CF426D">
          <w:t xml:space="preserve">y considering the </w:t>
        </w:r>
        <w:r w:rsidR="00CF426D">
          <w:t>impact o</w:t>
        </w:r>
        <w:r w:rsidR="00CF426D">
          <w:t>f different</w:t>
        </w:r>
      </w:ins>
      <w:ins w:id="863" w:author="Aditya" w:date="2016-02-01T18:37:00Z">
        <w:r w:rsidR="00CF426D">
          <w:t xml:space="preserve"> </w:t>
        </w:r>
      </w:ins>
      <w:ins w:id="864" w:author="Aditya" w:date="2016-02-01T18:36:00Z">
        <w:r w:rsidR="002F4FAE">
          <w:t>network configurations</w:t>
        </w:r>
        <w:r w:rsidR="00CF426D">
          <w:t xml:space="preserve"> including </w:t>
        </w:r>
      </w:ins>
      <w:ins w:id="865" w:author="Aditya" w:date="2016-02-01T18:42:00Z">
        <w:r w:rsidR="00902CB0">
          <w:t>4G</w:t>
        </w:r>
      </w:ins>
      <w:ins w:id="866" w:author="Aditya" w:date="2016-02-01T19:15:00Z">
        <w:r w:rsidR="002F4FAE">
          <w:t xml:space="preserve">, and by proposing a method to choose </w:t>
        </w:r>
      </w:ins>
      <w:ins w:id="867" w:author="Aditya" w:date="2016-02-01T19:16:00Z">
        <w:r w:rsidR="002F4FAE">
          <w:t xml:space="preserve">the </w:t>
        </w:r>
      </w:ins>
      <w:ins w:id="868" w:author="Aditya" w:date="2016-02-01T19:15:00Z">
        <w:r w:rsidR="002F4FAE">
          <w:t>right network</w:t>
        </w:r>
      </w:ins>
      <w:ins w:id="869" w:author="Aditya" w:date="2016-02-01T18:36:00Z">
        <w:r w:rsidR="00CF426D">
          <w:t>.</w:t>
        </w:r>
      </w:ins>
    </w:p>
    <w:p w14:paraId="1E432776" w14:textId="6D9AFABE" w:rsidR="0003479A" w:rsidRDefault="0003479A" w:rsidP="00B772FD">
      <w:pPr>
        <w:pStyle w:val="Heading3"/>
        <w:rPr>
          <w:ins w:id="870" w:author="Aditya" w:date="2016-02-01T10:28:00Z"/>
        </w:rPr>
        <w:pPrChange w:id="871" w:author="Aditya" w:date="2016-02-01T10:28:00Z">
          <w:pPr/>
        </w:pPrChange>
      </w:pPr>
      <w:ins w:id="872" w:author="Aditya" w:date="2016-02-01T09:12:00Z">
        <w:r>
          <w:t xml:space="preserve">2.2 </w:t>
        </w:r>
      </w:ins>
      <w:ins w:id="873" w:author="Aditya" w:date="2016-02-01T09:13:00Z">
        <w:r>
          <w:t xml:space="preserve">Work on </w:t>
        </w:r>
      </w:ins>
      <w:ins w:id="874" w:author="Aditya" w:date="2016-02-01T17:53:00Z">
        <w:r w:rsidR="00F410A4">
          <w:t xml:space="preserve">energy optimization </w:t>
        </w:r>
      </w:ins>
      <w:ins w:id="875" w:author="Aditya" w:date="2016-02-01T17:55:00Z">
        <w:r w:rsidR="00F410A4">
          <w:t>for Data and Location Interfaces</w:t>
        </w:r>
      </w:ins>
    </w:p>
    <w:p w14:paraId="45C39B42" w14:textId="7D411E78" w:rsidR="00B772FD" w:rsidRPr="00B772FD" w:rsidRDefault="00902CB0" w:rsidP="00902CB0">
      <w:pPr>
        <w:rPr>
          <w:ins w:id="876" w:author="Aditya" w:date="2016-02-01T09:12:00Z"/>
          <w:rPrChange w:id="877" w:author="Aditya" w:date="2016-02-01T10:28:00Z">
            <w:rPr>
              <w:ins w:id="878" w:author="Aditya" w:date="2016-02-01T09:12:00Z"/>
            </w:rPr>
          </w:rPrChange>
        </w:rPr>
        <w:pPrChange w:id="879" w:author="Aditya" w:date="2016-02-01T10:28:00Z">
          <w:pPr/>
        </w:pPrChange>
      </w:pPr>
      <w:proofErr w:type="gramStart"/>
      <w:ins w:id="880" w:author="Aditya" w:date="2016-02-01T18:49:00Z">
        <w:r>
          <w:t>work</w:t>
        </w:r>
        <w:proofErr w:type="gramEnd"/>
        <w:r>
          <w:t xml:space="preserve"> [41]-[56] focuses on energy-effi</w:t>
        </w:r>
        <w:r w:rsidR="00461C33">
          <w:t xml:space="preserve">cient location-sensing schemes </w:t>
        </w:r>
        <w:r>
          <w:t>aiming to reduce high battery drain caused by location interfaces</w:t>
        </w:r>
        <w:r w:rsidR="00461C33">
          <w:t xml:space="preserve"> (e.g., </w:t>
        </w:r>
        <w:proofErr w:type="spellStart"/>
        <w:r w:rsidR="00461C33">
          <w:t>WiFi</w:t>
        </w:r>
        <w:proofErr w:type="spellEnd"/>
        <w:r w:rsidR="00461C33">
          <w:t xml:space="preserve">, GPS). Lee et al. </w:t>
        </w:r>
        <w:r>
          <w:t>[47] propose a Variable Rate Logging (VRL) mechanism tha</w:t>
        </w:r>
        <w:r w:rsidR="00461C33">
          <w:t xml:space="preserve">t disables location logging or </w:t>
        </w:r>
        <w:r>
          <w:t xml:space="preserve">reduces the GPS logging rate by detecting if the user is standing </w:t>
        </w:r>
        <w:r w:rsidR="00461C33">
          <w:t xml:space="preserve">still or indoors. Most of this </w:t>
        </w:r>
        <w:r>
          <w:t>wor</w:t>
        </w:r>
        <w:r w:rsidR="00461C33">
          <w:t xml:space="preserve">k on energy optimization is for </w:t>
        </w:r>
        <w:r>
          <w:t>outdoor navigation and none for indoor navigation.</w:t>
        </w:r>
      </w:ins>
    </w:p>
    <w:p w14:paraId="7C280ED6" w14:textId="77777777" w:rsidR="00B772FD" w:rsidRDefault="00B772FD" w:rsidP="00B772FD">
      <w:pPr>
        <w:rPr>
          <w:ins w:id="881" w:author="Aditya" w:date="2016-02-01T10:28:00Z"/>
        </w:rPr>
        <w:pPrChange w:id="882" w:author="Aditya" w:date="2016-02-01T10:28:00Z">
          <w:pPr/>
        </w:pPrChange>
      </w:pPr>
    </w:p>
    <w:p w14:paraId="27CE1C1C" w14:textId="77777777" w:rsidR="00B772FD" w:rsidRPr="00B772FD" w:rsidRDefault="00B772FD" w:rsidP="00B772FD">
      <w:pPr>
        <w:rPr>
          <w:ins w:id="883" w:author="Aditya" w:date="2016-02-01T08:41:00Z"/>
          <w:rPrChange w:id="884" w:author="Aditya" w:date="2016-02-01T10:28:00Z">
            <w:rPr>
              <w:ins w:id="885" w:author="Aditya" w:date="2016-02-01T08:41:00Z"/>
            </w:rPr>
          </w:rPrChange>
        </w:rPr>
        <w:pPrChange w:id="886" w:author="Aditya" w:date="2016-02-01T10:28:00Z">
          <w:pPr/>
        </w:pPrChange>
      </w:pPr>
    </w:p>
    <w:p w14:paraId="7C322439" w14:textId="0F78CEEB" w:rsidR="001F2EB5" w:rsidRDefault="0003479A" w:rsidP="001F2EB5">
      <w:pPr>
        <w:pStyle w:val="Heading3"/>
        <w:rPr>
          <w:ins w:id="887" w:author="Aditya" w:date="2016-01-31T15:05:00Z"/>
        </w:rPr>
        <w:pPrChange w:id="888" w:author="Aditya" w:date="2016-02-01T08:44:00Z">
          <w:pPr/>
        </w:pPrChange>
      </w:pPr>
      <w:ins w:id="889" w:author="Aditya" w:date="2016-02-01T08:44:00Z">
        <w:r>
          <w:t>2.4</w:t>
        </w:r>
        <w:r w:rsidR="001F2EB5">
          <w:t xml:space="preserve"> </w:t>
        </w:r>
      </w:ins>
      <w:ins w:id="890" w:author="Aditya" w:date="2016-02-01T08:56:00Z">
        <w:r w:rsidR="00B47FA1">
          <w:t>Work on o</w:t>
        </w:r>
      </w:ins>
      <w:ins w:id="891" w:author="Aditya" w:date="2016-02-01T08:43:00Z">
        <w:r w:rsidR="001F2EB5" w:rsidRPr="001F2EB5">
          <w:t>ffloading computation to save energy</w:t>
        </w:r>
      </w:ins>
    </w:p>
    <w:p w14:paraId="109CB3B3" w14:textId="1A1916E8" w:rsidR="006F3DCE" w:rsidRDefault="00044DBD" w:rsidP="00044DBD">
      <w:r>
        <w:t xml:space="preserve">A </w:t>
      </w:r>
      <w:r w:rsidR="0079269F">
        <w:t>substantial</w:t>
      </w:r>
      <w:r>
        <w:t xml:space="preserve"> amount of work </w:t>
      </w:r>
      <w:proofErr w:type="gramStart"/>
      <w:r>
        <w:t>has been done</w:t>
      </w:r>
      <w:proofErr w:type="gramEnd"/>
      <w:r>
        <w:t xml:space="preserve"> in the area of </w:t>
      </w:r>
      <w:ins w:id="892" w:author="Aditya" w:date="2016-01-29T06:17:00Z">
        <w:r w:rsidR="002B6238">
          <w:t>s</w:t>
        </w:r>
      </w:ins>
      <w:del w:id="893" w:author="Aditya" w:date="2016-01-29T06:17:00Z">
        <w:r w:rsidDel="002B6238">
          <w:delText>S</w:delText>
        </w:r>
      </w:del>
      <w:r>
        <w:t xml:space="preserve">martphone </w:t>
      </w:r>
      <w:ins w:id="894" w:author="Aditya" w:date="2016-01-29T06:17:00Z">
        <w:r w:rsidR="002B6238">
          <w:t>o</w:t>
        </w:r>
      </w:ins>
      <w:del w:id="895" w:author="Aditya" w:date="2016-01-29T06:17:00Z">
        <w:r w:rsidDel="002B6238">
          <w:delText>O</w:delText>
        </w:r>
      </w:del>
      <w:r>
        <w:t xml:space="preserve">ffloading for mobile devices in recent years. </w:t>
      </w:r>
      <w:r w:rsidR="0079269F">
        <w:t xml:space="preserve">The </w:t>
      </w:r>
      <w:r>
        <w:t>advances in smartphone processing and storage technology outpaces the adv</w:t>
      </w:r>
      <w:r w:rsidR="0079269F">
        <w:t>ances in the battery technology. C</w:t>
      </w:r>
      <w:r>
        <w:t xml:space="preserve">omputation offloading </w:t>
      </w:r>
      <w:proofErr w:type="gramStart"/>
      <w:r>
        <w:t>has been seen</w:t>
      </w:r>
      <w:proofErr w:type="gramEnd"/>
      <w:r>
        <w:t xml:space="preserve"> as a potential solution for the smartphone’s energy bottleneck problem. In this </w:t>
      </w:r>
      <w:r w:rsidR="00DB36C7">
        <w:t>Chapter</w:t>
      </w:r>
      <w:r>
        <w:t xml:space="preserve">, we </w:t>
      </w:r>
      <w:r w:rsidR="0079269F">
        <w:t>give</w:t>
      </w:r>
      <w:r>
        <w:t xml:space="preserve"> an overview of the research in computation offloading </w:t>
      </w:r>
      <w:r w:rsidR="0079269F">
        <w:t>in order to increase</w:t>
      </w:r>
      <w:r>
        <w:t xml:space="preserve"> energy efficiency of Smartphones.</w:t>
      </w:r>
      <w:r>
        <w:rPr>
          <w:noProof/>
        </w:rPr>
        <w:t xml:space="preserve"> </w:t>
      </w:r>
    </w:p>
    <w:p w14:paraId="66A6814A" w14:textId="77777777" w:rsidR="00DE56B7" w:rsidRDefault="00044DBD" w:rsidP="00044DBD">
      <w:r w:rsidRPr="00044DBD">
        <w:t>In [4] authors have proposed a system called MAUI, it has a strategy based on code annotations to determine which</w:t>
      </w:r>
      <w:r>
        <w:t xml:space="preserve"> </w:t>
      </w:r>
      <w:r w:rsidRPr="00044DBD">
        <w:t xml:space="preserve">methods from a Class must be </w:t>
      </w:r>
      <w:r w:rsidR="00EE3228">
        <w:t>offloaded</w:t>
      </w:r>
      <w:r w:rsidRPr="00044DBD">
        <w:t>. Annotations are introduced within the source code by the developer at development</w:t>
      </w:r>
      <w:r>
        <w:t xml:space="preserve"> </w:t>
      </w:r>
      <w:r w:rsidRPr="00044DBD">
        <w:t>phase itself.</w:t>
      </w:r>
      <w:r w:rsidR="00AD10FB">
        <w:t xml:space="preserve"> At runtime, methods are identifi</w:t>
      </w:r>
      <w:r w:rsidRPr="00044DBD">
        <w:t>ed by the MAU</w:t>
      </w:r>
      <w:r w:rsidR="00AD10FB">
        <w:t>I profi</w:t>
      </w:r>
      <w:r w:rsidRPr="00044DBD">
        <w:t xml:space="preserve">ler, </w:t>
      </w:r>
      <w:r w:rsidR="005800BD" w:rsidRPr="00044DBD">
        <w:t>which</w:t>
      </w:r>
      <w:r w:rsidRPr="00044DBD">
        <w:t xml:space="preserve"> performs the </w:t>
      </w:r>
      <w:r w:rsidR="00EE3228">
        <w:t>offloading</w:t>
      </w:r>
      <w:r w:rsidRPr="00044DBD">
        <w:t xml:space="preserve"> over the</w:t>
      </w:r>
      <w:r>
        <w:t xml:space="preserve"> </w:t>
      </w:r>
      <w:r w:rsidRPr="00044DBD">
        <w:t xml:space="preserve">methods, if bandwidth of the network </w:t>
      </w:r>
      <w:r w:rsidRPr="00044DBD">
        <w:lastRenderedPageBreak/>
        <w:t>and data transfer conditions are ideal. MAUI optimizes both the energy consumption</w:t>
      </w:r>
      <w:r>
        <w:t xml:space="preserve"> </w:t>
      </w:r>
      <w:r w:rsidRPr="00044DBD">
        <w:t>and execution time using an optimization solver.</w:t>
      </w:r>
      <w:r w:rsidR="00F269E4">
        <w:t xml:space="preserve"> </w:t>
      </w:r>
      <w:r w:rsidR="0051339E">
        <w:t>However,</w:t>
      </w:r>
      <w:r w:rsidR="00F269E4">
        <w:t xml:space="preserve"> this annotation </w:t>
      </w:r>
      <w:r w:rsidR="0051339E">
        <w:t>method</w:t>
      </w:r>
      <w:r w:rsidR="00F269E4">
        <w:t xml:space="preserve"> puts extra </w:t>
      </w:r>
      <w:r w:rsidR="0051339E">
        <w:t>burden</w:t>
      </w:r>
      <w:r w:rsidR="00F269E4">
        <w:t xml:space="preserve"> on the side of already complex software development phase. We have proposed an automated machine learning approach in this thesis.</w:t>
      </w:r>
    </w:p>
    <w:p w14:paraId="1CBAD49E" w14:textId="77777777" w:rsidR="00044DBD" w:rsidRDefault="00044DBD" w:rsidP="00044DBD">
      <w:r w:rsidRPr="00044DBD">
        <w:t xml:space="preserve">In [5] authors have proposed </w:t>
      </w:r>
      <w:proofErr w:type="spellStart"/>
      <w:r w:rsidRPr="00044DBD">
        <w:t>CloneCloud</w:t>
      </w:r>
      <w:proofErr w:type="spellEnd"/>
      <w:r w:rsidRPr="00044DBD">
        <w:t>, which is a system for elastic execution between mobile and cloud through</w:t>
      </w:r>
      <w:r>
        <w:t xml:space="preserve"> </w:t>
      </w:r>
      <w:r w:rsidRPr="00044DBD">
        <w:t>dynamic application partitioning, where a thread of the application is migrated to a clone of the smartphone in the cloud.</w:t>
      </w:r>
      <w:r>
        <w:t xml:space="preserve"> </w:t>
      </w:r>
      <w:proofErr w:type="spellStart"/>
      <w:r w:rsidR="00AD10FB">
        <w:t>CloneCloud</w:t>
      </w:r>
      <w:proofErr w:type="spellEnd"/>
      <w:r w:rsidR="00AD10FB">
        <w:t xml:space="preserve"> uses dynamic profi</w:t>
      </w:r>
      <w:r w:rsidRPr="00044DBD">
        <w:t>ling and optimization solver</w:t>
      </w:r>
      <w:r>
        <w:t>. In</w:t>
      </w:r>
      <w:r w:rsidRPr="00044DBD">
        <w:t xml:space="preserve"> </w:t>
      </w:r>
      <w:proofErr w:type="spellStart"/>
      <w:r w:rsidRPr="00044DBD">
        <w:t>CloneCloud</w:t>
      </w:r>
      <w:proofErr w:type="spellEnd"/>
      <w:r w:rsidRPr="00044DBD">
        <w:t xml:space="preserve"> partitioning takes place without the</w:t>
      </w:r>
      <w:r w:rsidR="00E42F75">
        <w:t xml:space="preserve"> </w:t>
      </w:r>
      <w:r>
        <w:t>developer intervention and</w:t>
      </w:r>
      <w:r w:rsidRPr="00044DBD">
        <w:t xml:space="preserve"> application partitioning is based on static analysis to specify the</w:t>
      </w:r>
      <w:r>
        <w:t xml:space="preserve"> </w:t>
      </w:r>
      <w:r w:rsidRPr="00044DBD">
        <w:t>migration and reintegration points in the application.</w:t>
      </w:r>
    </w:p>
    <w:p w14:paraId="467B77FB" w14:textId="77777777" w:rsidR="00044DBD" w:rsidRDefault="00044DBD" w:rsidP="00044DBD">
      <w:r w:rsidRPr="00044DBD">
        <w:t xml:space="preserve">In [2] authors have </w:t>
      </w:r>
      <w:r w:rsidR="009A17DB">
        <w:t>proposed</w:t>
      </w:r>
      <w:r w:rsidRPr="00044DBD">
        <w:t xml:space="preserve"> an equation </w:t>
      </w:r>
      <w:r w:rsidR="009A17DB">
        <w:t>with</w:t>
      </w:r>
      <w:r w:rsidRPr="00044DBD">
        <w:t xml:space="preserve"> several parameters to measure whether computation </w:t>
      </w:r>
      <w:r w:rsidR="00EE3228">
        <w:t>offloading</w:t>
      </w:r>
      <w:r w:rsidRPr="00044DBD">
        <w:t xml:space="preserve"> to cloud</w:t>
      </w:r>
      <w:r>
        <w:t xml:space="preserve"> </w:t>
      </w:r>
      <w:r w:rsidRPr="00044DBD">
        <w:t xml:space="preserve">would save energy or not. These parameters are </w:t>
      </w:r>
      <w:r w:rsidR="005800BD" w:rsidRPr="00044DBD">
        <w:t>in</w:t>
      </w:r>
      <w:r w:rsidRPr="00044DBD">
        <w:t xml:space="preserve"> this paper, the authors discussed various parameters </w:t>
      </w:r>
      <w:r w:rsidR="009A17DB">
        <w:t xml:space="preserve">such as </w:t>
      </w:r>
      <w:r w:rsidR="009A17DB" w:rsidRPr="009A17DB">
        <w:t xml:space="preserve">network bandwidth, </w:t>
      </w:r>
      <w:r w:rsidR="005800BD" w:rsidRPr="009A17DB">
        <w:t>cloud-processing</w:t>
      </w:r>
      <w:r w:rsidR="009A17DB" w:rsidRPr="009A17DB">
        <w:t xml:space="preserve"> speed, device processing speed, the number of transferred bytes, and the energy consumption of a smartphone when </w:t>
      </w:r>
      <w:r w:rsidR="005800BD" w:rsidRPr="009A17DB">
        <w:t>it is</w:t>
      </w:r>
      <w:r w:rsidR="009A17DB" w:rsidRPr="009A17DB">
        <w:t xml:space="preserve"> in idle, processing and communicating states. </w:t>
      </w:r>
      <w:r w:rsidR="005800BD">
        <w:t>However,</w:t>
      </w:r>
      <w:r w:rsidR="009A17DB">
        <w:t xml:space="preserve"> we found that authors </w:t>
      </w:r>
      <w:r w:rsidRPr="00044DBD">
        <w:t>did not experiment their work in a</w:t>
      </w:r>
      <w:r>
        <w:t xml:space="preserve"> </w:t>
      </w:r>
      <w:r w:rsidRPr="00044DBD">
        <w:t xml:space="preserve">real </w:t>
      </w:r>
      <w:r w:rsidR="00EE3228">
        <w:t>offloading</w:t>
      </w:r>
      <w:r w:rsidRPr="00044DBD">
        <w:t xml:space="preserve"> framework.</w:t>
      </w:r>
    </w:p>
    <w:p w14:paraId="09B6B613" w14:textId="2009CC58" w:rsidR="00CA0993" w:rsidRDefault="00CA0993" w:rsidP="00CA0993">
      <w:r>
        <w:t>In paper</w:t>
      </w:r>
      <w:r w:rsidRPr="00CA0993">
        <w:t xml:space="preserve"> [7] </w:t>
      </w:r>
      <w:r>
        <w:t xml:space="preserve">authors </w:t>
      </w:r>
      <w:r w:rsidRPr="00CA0993">
        <w:t xml:space="preserve">proposed </w:t>
      </w:r>
      <w:proofErr w:type="spellStart"/>
      <w:r w:rsidRPr="00CA0993">
        <w:t>ThinkAir</w:t>
      </w:r>
      <w:proofErr w:type="spellEnd"/>
      <w:r w:rsidRPr="00CA0993">
        <w:t xml:space="preserve"> which is a computation </w:t>
      </w:r>
      <w:r w:rsidR="00EE3228">
        <w:t>offloading</w:t>
      </w:r>
      <w:r w:rsidRPr="00CA0993">
        <w:t xml:space="preserve"> system that is</w:t>
      </w:r>
      <w:r w:rsidR="005800BD">
        <w:t xml:space="preserve"> similar to MAUI and </w:t>
      </w:r>
      <w:proofErr w:type="spellStart"/>
      <w:r w:rsidR="005800BD">
        <w:t>C</w:t>
      </w:r>
      <w:r>
        <w:t>loudclone</w:t>
      </w:r>
      <w:proofErr w:type="spellEnd"/>
      <w:r>
        <w:t>.</w:t>
      </w:r>
      <w:r w:rsidRPr="00CA0993">
        <w:t xml:space="preserve"> </w:t>
      </w:r>
      <w:proofErr w:type="spellStart"/>
      <w:r w:rsidRPr="00CA0993">
        <w:t>ThinkAir</w:t>
      </w:r>
      <w:proofErr w:type="spellEnd"/>
      <w:r w:rsidRPr="00CA0993">
        <w:t xml:space="preserve"> does n</w:t>
      </w:r>
      <w:r w:rsidR="00AD10FB">
        <w:t xml:space="preserve">ot only focus on the </w:t>
      </w:r>
      <w:r w:rsidR="00EE3228">
        <w:t>offloading</w:t>
      </w:r>
      <w:r w:rsidR="00AD10FB">
        <w:t xml:space="preserve"> effi</w:t>
      </w:r>
      <w:r w:rsidRPr="00CA0993">
        <w:t xml:space="preserve">ciency but also on the elasticity and scalability of the cloud side; it boosts the power of mobile cloud computing through parallelizing method execution using multiple virtual machine images. In </w:t>
      </w:r>
      <w:ins w:id="896" w:author="Aditya" w:date="2016-01-29T06:19:00Z">
        <w:r w:rsidR="002B6238">
          <w:t>p</w:t>
        </w:r>
      </w:ins>
      <w:del w:id="897" w:author="Aditya" w:date="2016-01-29T06:19:00Z">
        <w:r w:rsidRPr="00CA0993" w:rsidDel="002B6238">
          <w:delText>P</w:delText>
        </w:r>
      </w:del>
      <w:r w:rsidRPr="00CA0993">
        <w:t xml:space="preserve">apers [8], [9] and [10] </w:t>
      </w:r>
      <w:del w:id="898" w:author="Aditya" w:date="2016-01-29T06:17:00Z">
        <w:r w:rsidRPr="00CA0993" w:rsidDel="002B6238">
          <w:delText xml:space="preserve">Authors </w:delText>
        </w:r>
      </w:del>
      <w:ins w:id="899" w:author="Aditya" w:date="2016-01-29T06:17:00Z">
        <w:r w:rsidR="002B6238">
          <w:t>a</w:t>
        </w:r>
        <w:r w:rsidR="002B6238" w:rsidRPr="00CA0993">
          <w:t xml:space="preserve">uthors </w:t>
        </w:r>
      </w:ins>
      <w:r w:rsidRPr="00CA0993">
        <w:t xml:space="preserve">have concentrated on </w:t>
      </w:r>
      <w:ins w:id="900" w:author="Aditya" w:date="2016-01-29T06:17:00Z">
        <w:r w:rsidR="002B6238">
          <w:t>a</w:t>
        </w:r>
      </w:ins>
      <w:del w:id="901" w:author="Aditya" w:date="2016-01-29T06:17:00Z">
        <w:r w:rsidRPr="00CA0993" w:rsidDel="002B6238">
          <w:delText>A</w:delText>
        </w:r>
      </w:del>
      <w:r w:rsidRPr="00CA0993">
        <w:t xml:space="preserve">daptive </w:t>
      </w:r>
      <w:del w:id="902" w:author="Aditya" w:date="2016-01-29T06:17:00Z">
        <w:r w:rsidRPr="00CA0993" w:rsidDel="002B6238">
          <w:delText>L</w:delText>
        </w:r>
      </w:del>
      <w:ins w:id="903" w:author="Aditya" w:date="2016-01-29T06:17:00Z">
        <w:r w:rsidR="002B6238">
          <w:t>l</w:t>
        </w:r>
      </w:ins>
      <w:r w:rsidRPr="00CA0993">
        <w:t xml:space="preserve">earning </w:t>
      </w:r>
      <w:ins w:id="904" w:author="Aditya" w:date="2016-01-29T06:18:00Z">
        <w:r w:rsidR="002B6238">
          <w:t xml:space="preserve">and proposed </w:t>
        </w:r>
      </w:ins>
      <w:del w:id="905" w:author="Aditya" w:date="2016-01-29T06:18:00Z">
        <w:r w:rsidRPr="00CA0993" w:rsidDel="002B6238">
          <w:delText xml:space="preserve">of </w:delText>
        </w:r>
        <w:r w:rsidR="00EE3228" w:rsidDel="002B6238">
          <w:delText>O</w:delText>
        </w:r>
      </w:del>
      <w:ins w:id="906" w:author="Aditya" w:date="2016-01-29T06:18:00Z">
        <w:r w:rsidR="002B6238">
          <w:t>o</w:t>
        </w:r>
      </w:ins>
      <w:r w:rsidR="00EE3228">
        <w:t>ffloading</w:t>
      </w:r>
      <w:r w:rsidRPr="00CA0993">
        <w:t xml:space="preserve"> </w:t>
      </w:r>
      <w:del w:id="907" w:author="Aditya" w:date="2016-01-29T06:18:00Z">
        <w:r w:rsidRPr="00CA0993" w:rsidDel="002B6238">
          <w:delText>D</w:delText>
        </w:r>
      </w:del>
      <w:ins w:id="908" w:author="Aditya" w:date="2016-01-29T06:18:00Z">
        <w:r w:rsidR="002B6238">
          <w:t>d</w:t>
        </w:r>
      </w:ins>
      <w:r w:rsidRPr="00CA0993">
        <w:t xml:space="preserve">ecision </w:t>
      </w:r>
      <w:ins w:id="909" w:author="Aditya" w:date="2016-01-29T06:18:00Z">
        <w:r w:rsidR="002B6238">
          <w:t>e</w:t>
        </w:r>
      </w:ins>
      <w:del w:id="910" w:author="Aditya" w:date="2016-01-29T06:18:00Z">
        <w:r w:rsidRPr="00CA0993" w:rsidDel="002B6238">
          <w:delText>E</w:delText>
        </w:r>
      </w:del>
      <w:r w:rsidRPr="00CA0993">
        <w:t>ngines</w:t>
      </w:r>
      <w:ins w:id="911" w:author="Aditya" w:date="2016-01-29T06:18:00Z">
        <w:r w:rsidR="002B6238">
          <w:t xml:space="preserve"> </w:t>
        </w:r>
        <w:r w:rsidR="002B6238">
          <w:lastRenderedPageBreak/>
          <w:t>based on machine le</w:t>
        </w:r>
      </w:ins>
      <w:ins w:id="912" w:author="Aditya" w:date="2016-01-29T06:19:00Z">
        <w:r w:rsidR="002B6238">
          <w:t>arning techniques</w:t>
        </w:r>
      </w:ins>
      <w:r w:rsidRPr="00CA0993">
        <w:t xml:space="preserve">. We </w:t>
      </w:r>
      <w:r w:rsidR="00F269E4">
        <w:t>have studied</w:t>
      </w:r>
      <w:r w:rsidRPr="00CA0993">
        <w:t xml:space="preserve"> some of their strategies in later part of this </w:t>
      </w:r>
      <w:r w:rsidR="00F269E4">
        <w:t>thesis so that we can compare our methods</w:t>
      </w:r>
      <w:r w:rsidRPr="00CA0993">
        <w:t xml:space="preserve">. </w:t>
      </w:r>
    </w:p>
    <w:p w14:paraId="41739ADE" w14:textId="77777777" w:rsidR="00B04DE2" w:rsidRPr="00B04DE2" w:rsidRDefault="00F269E4" w:rsidP="00B04DE2">
      <w:r>
        <w:t>‘</w:t>
      </w:r>
      <w:r w:rsidR="00F5460B" w:rsidRPr="00F5460B">
        <w:t>Smartphone Energizer</w:t>
      </w:r>
      <w:r>
        <w:t>’</w:t>
      </w:r>
      <w:r w:rsidR="00F5460B" w:rsidRPr="00F5460B">
        <w:t xml:space="preserve"> [9] is a supervised learning-based technique for energy efficient computation </w:t>
      </w:r>
      <w:r w:rsidR="00EE3228">
        <w:t>offloading</w:t>
      </w:r>
      <w:r w:rsidR="00F5460B" w:rsidRPr="00F5460B">
        <w:t xml:space="preserve">. In this </w:t>
      </w:r>
      <w:r w:rsidR="005800BD" w:rsidRPr="00F5460B">
        <w:t>work,</w:t>
      </w:r>
      <w:r w:rsidR="00F5460B" w:rsidRPr="00F5460B">
        <w:t xml:space="preserve"> authors propose an adaptive, and context-aware </w:t>
      </w:r>
      <w:r w:rsidR="00EE3228">
        <w:t>offloading</w:t>
      </w:r>
      <w:r w:rsidR="00F5460B" w:rsidRPr="00F5460B">
        <w:t xml:space="preserve"> technique that uses Support Vector Regression (SVR) and several contextual features to predict the remote execution time and energy consumption then takes the </w:t>
      </w:r>
      <w:r w:rsidR="00EE3228">
        <w:t>offloading</w:t>
      </w:r>
      <w:r w:rsidR="00F5460B" w:rsidRPr="00F5460B">
        <w:t xml:space="preserve"> decision. The decision is taken so that </w:t>
      </w:r>
      <w:r w:rsidR="00EE3228">
        <w:t>offloading</w:t>
      </w:r>
      <w:r w:rsidR="00F5460B" w:rsidRPr="00F5460B">
        <w:t xml:space="preserve"> is guaranteed to optimize both the response time and energy consumption. Smartphone Energizer Client (SEC) initially starts in the learning mo</w:t>
      </w:r>
      <w:r w:rsidR="00AD10FB">
        <w:t>de, in which it extracts the diff</w:t>
      </w:r>
      <w:r w:rsidR="00F5460B" w:rsidRPr="00F5460B">
        <w:t>erent network, device,</w:t>
      </w:r>
      <w:r w:rsidR="00F5460B">
        <w:t xml:space="preserve"> </w:t>
      </w:r>
      <w:r w:rsidR="00F5460B" w:rsidRPr="00F5460B">
        <w:t>and application features and stores them after each service invocation. After each local service invocation, the Smartphone</w:t>
      </w:r>
      <w:r w:rsidR="00F5460B">
        <w:t xml:space="preserve"> </w:t>
      </w:r>
      <w:r w:rsidR="00B04DE2" w:rsidRPr="00B04DE2">
        <w:t xml:space="preserve">Energizers profiler stores the context </w:t>
      </w:r>
      <w:r w:rsidR="005800BD" w:rsidRPr="00B04DE2">
        <w:t>parameters, which</w:t>
      </w:r>
      <w:r w:rsidR="00B04DE2" w:rsidRPr="00B04DE2">
        <w:t xml:space="preserve"> include the service identifier, input size, and output size along with the consumed energy and time during service execution. When the number of local service invocations exceeds the local learning capacity, the SEC switches to the remote execution by checking if there's a reachable </w:t>
      </w:r>
      <w:r w:rsidR="00EE3228">
        <w:t>offloading</w:t>
      </w:r>
      <w:r w:rsidR="00B04DE2" w:rsidRPr="00B04DE2">
        <w:t xml:space="preserve"> server, then the service will be installed on the server (for the first time only) and will be executed remotely, otherwise it will be executed locally. </w:t>
      </w:r>
    </w:p>
    <w:p w14:paraId="0B0917AF" w14:textId="612EA42C" w:rsidR="00217974" w:rsidDel="006C2895" w:rsidRDefault="00B04DE2" w:rsidP="00B04DE2">
      <w:pPr>
        <w:rPr>
          <w:del w:id="913" w:author="Aditya" w:date="2016-01-29T11:21:00Z"/>
        </w:rPr>
      </w:pPr>
      <w:r w:rsidRPr="00B04DE2">
        <w:t xml:space="preserve">In [8] the authors have proposed fuzzy decision engine for code </w:t>
      </w:r>
      <w:r w:rsidR="00EE3228">
        <w:t>offloading</w:t>
      </w:r>
      <w:r w:rsidRPr="00B04DE2">
        <w:t xml:space="preserve">, that considers both mobile and cloud variables. At the mobile platform level, the device uses a decision engine based on fuzzy logic, which is utilized to combine n number of variables, which are to be obtained from the overall mobile cloud architecture. Fuzzy Logic Decision Engine works in three steps namely: </w:t>
      </w:r>
      <w:proofErr w:type="spellStart"/>
      <w:r w:rsidRPr="00B04DE2">
        <w:t>Fuzzyfication</w:t>
      </w:r>
      <w:proofErr w:type="spellEnd"/>
      <w:r w:rsidRPr="00B04DE2">
        <w:t xml:space="preserve">, Inference and </w:t>
      </w:r>
      <w:proofErr w:type="spellStart"/>
      <w:r w:rsidRPr="00B04DE2">
        <w:t>Defuzzification</w:t>
      </w:r>
      <w:proofErr w:type="spellEnd"/>
      <w:r w:rsidRPr="00B04DE2">
        <w:t xml:space="preserve">. The distribution of different technologies around the world varies significantly. </w:t>
      </w:r>
      <w:r w:rsidR="002652CF">
        <w:t>But there is a serious problem with this approach when we account for</w:t>
      </w:r>
      <w:r w:rsidRPr="00B04DE2">
        <w:t xml:space="preserve"> variations in the different technologies around the world, </w:t>
      </w:r>
      <w:r w:rsidR="002652CF">
        <w:t>for example in</w:t>
      </w:r>
      <w:r w:rsidR="002652CF" w:rsidRPr="00B04DE2">
        <w:t xml:space="preserve"> India, a country with limited broadband infrastructure, 2G remains in active use, while the U.S. and Mexico lean heavily </w:t>
      </w:r>
      <w:r w:rsidR="002652CF" w:rsidRPr="00B04DE2">
        <w:lastRenderedPageBreak/>
        <w:t xml:space="preserve">on Wi-Fi connections. </w:t>
      </w:r>
      <w:r w:rsidR="002652CF">
        <w:t>I</w:t>
      </w:r>
      <w:r w:rsidRPr="00B04DE2">
        <w:t>t is difficult to rely on the fuzzy logic decision e</w:t>
      </w:r>
      <w:r w:rsidR="002652CF">
        <w:t xml:space="preserve">ngine presented in [8] </w:t>
      </w:r>
      <w:r w:rsidRPr="00B04DE2">
        <w:t>because the app developers will have to customize the decision engines depending upon which part of the world the device lies.</w:t>
      </w:r>
      <w:r w:rsidR="004F22A0">
        <w:t xml:space="preserve"> W</w:t>
      </w:r>
      <w:r w:rsidR="002652CF">
        <w:t xml:space="preserve">e </w:t>
      </w:r>
      <w:r w:rsidR="004F22A0">
        <w:t>found</w:t>
      </w:r>
      <w:r w:rsidR="002652CF">
        <w:t xml:space="preserve"> that our method based on Reinforcement Learning </w:t>
      </w:r>
      <w:r w:rsidR="0094205C">
        <w:t>could</w:t>
      </w:r>
      <w:r w:rsidR="002652CF">
        <w:t xml:space="preserve"> deal with this problem effectively.</w:t>
      </w:r>
    </w:p>
    <w:p w14:paraId="76DE50AA" w14:textId="77777777" w:rsidR="00217974" w:rsidRDefault="00217974" w:rsidP="00B04DE2"/>
    <w:p w14:paraId="49C97D86" w14:textId="77777777" w:rsidR="00217974" w:rsidRDefault="00217974" w:rsidP="00B04DE2"/>
    <w:p w14:paraId="51E14995" w14:textId="77777777" w:rsidR="00217974" w:rsidRDefault="00217974" w:rsidP="00B04DE2"/>
    <w:p w14:paraId="4AD0B30B" w14:textId="77777777" w:rsidR="00217974" w:rsidRDefault="00217974" w:rsidP="00B04DE2"/>
    <w:p w14:paraId="437185A3" w14:textId="77777777" w:rsidR="001B6BFF" w:rsidRPr="00B04DE2" w:rsidRDefault="001B6BFF" w:rsidP="00B04DE2"/>
    <w:p w14:paraId="7520937B" w14:textId="77777777" w:rsidR="00F5460B" w:rsidRPr="00F5460B" w:rsidRDefault="00F5460B" w:rsidP="00F5460B"/>
    <w:p w14:paraId="7DC6CAA5" w14:textId="77777777" w:rsidR="00745C63" w:rsidRPr="00FD667B" w:rsidRDefault="00745C63" w:rsidP="00D703D1">
      <w:pPr>
        <w:pStyle w:val="NoSpacing"/>
        <w:jc w:val="center"/>
      </w:pPr>
    </w:p>
    <w:p w14:paraId="4E590A9C" w14:textId="77777777" w:rsidR="00E42F75" w:rsidRPr="00E42F75" w:rsidRDefault="001B6BFF" w:rsidP="00BA34AF">
      <w:pPr>
        <w:pStyle w:val="ChapterHeading"/>
      </w:pPr>
      <w:bookmarkStart w:id="914" w:name="_Toc441811461"/>
      <w:r>
        <w:lastRenderedPageBreak/>
        <w:t>CHAPTER</w:t>
      </w:r>
      <w:r w:rsidR="004A7B50" w:rsidRPr="000D5D13">
        <w:t xml:space="preserve"> </w:t>
      </w:r>
      <w:r w:rsidR="008A49E3">
        <w:t>3</w:t>
      </w:r>
      <w:bookmarkStart w:id="915" w:name="_Toc300571854"/>
      <w:r w:rsidR="0019087C">
        <w:t xml:space="preserve"> </w:t>
      </w:r>
      <w:r w:rsidR="0019087C">
        <w:br/>
      </w:r>
      <w:bookmarkEnd w:id="915"/>
      <w:r>
        <w:t>OVERVIEW OF MACHINE LEARNING TECHNIQUES</w:t>
      </w:r>
      <w:bookmarkEnd w:id="914"/>
    </w:p>
    <w:p w14:paraId="48F8E773" w14:textId="77777777" w:rsidR="001B6BFF" w:rsidRDefault="001B6BFF" w:rsidP="006F4B3E"/>
    <w:p w14:paraId="0FD40C62" w14:textId="6336C211" w:rsidR="006F4B3E" w:rsidRDefault="006F4B3E" w:rsidP="006F4B3E">
      <w:pPr>
        <w:rPr>
          <w:ins w:id="916" w:author="Aditya" w:date="2016-01-28T14:00:00Z"/>
        </w:rPr>
      </w:pPr>
      <w:r w:rsidRPr="006F4B3E">
        <w:t xml:space="preserve">Machine learning algorithms search for patterns and regularities in any given data and have found wide usage across various application domains. They automatically learn from data by generalizing from examples. As more data becomes </w:t>
      </w:r>
      <w:r w:rsidR="005800BD" w:rsidRPr="006F4B3E">
        <w:t>available,</w:t>
      </w:r>
      <w:r w:rsidRPr="006F4B3E">
        <w:t xml:space="preserve"> </w:t>
      </w:r>
      <w:r w:rsidR="005800BD" w:rsidRPr="006F4B3E">
        <w:t>problems that are more ambitious</w:t>
      </w:r>
      <w:r w:rsidRPr="006F4B3E">
        <w:t xml:space="preserve"> can be tackled. These algorithms are typically implemented in two phases. In the first phase, called </w:t>
      </w:r>
      <w:r w:rsidRPr="006F4B3E">
        <w:rPr>
          <w:b/>
          <w:bCs/>
          <w:i/>
          <w:iCs/>
        </w:rPr>
        <w:t>training phase</w:t>
      </w:r>
      <w:r w:rsidRPr="006F4B3E">
        <w:t xml:space="preserve">, data is gathered and provided to the algorithm, so it can learn patterns and create a model to classify data or predict data properties. In the second phase, called </w:t>
      </w:r>
      <w:r w:rsidRPr="006F4B3E">
        <w:rPr>
          <w:b/>
          <w:bCs/>
          <w:i/>
          <w:iCs/>
        </w:rPr>
        <w:t>testing phase</w:t>
      </w:r>
      <w:r w:rsidRPr="006F4B3E">
        <w:t xml:space="preserve">, new data is tested against the model that was built during the training phase, and the effectiveness of the model is revealed. Such two-phase learning algorithms are called </w:t>
      </w:r>
      <w:r w:rsidRPr="006F4B3E">
        <w:rPr>
          <w:i/>
          <w:iCs/>
        </w:rPr>
        <w:t xml:space="preserve">supervised </w:t>
      </w:r>
      <w:r w:rsidR="00C74399">
        <w:t>learning algorithms</w:t>
      </w:r>
      <w:r w:rsidRPr="006F4B3E">
        <w:t xml:space="preserve">. There are also algorithms in which the testing phase is not used, and such algorithms are called </w:t>
      </w:r>
      <w:r w:rsidRPr="006F4B3E">
        <w:rPr>
          <w:i/>
          <w:iCs/>
        </w:rPr>
        <w:t xml:space="preserve">unsupervised </w:t>
      </w:r>
      <w:r w:rsidRPr="006F4B3E">
        <w:t xml:space="preserve">learning algorithms. These algorithms use unlabeled data to cluster the data in different classes. Machine learning algorithms can be used for classification or regression. In </w:t>
      </w:r>
      <w:r w:rsidRPr="006F4B3E">
        <w:rPr>
          <w:i/>
          <w:iCs/>
        </w:rPr>
        <w:t xml:space="preserve">classification, </w:t>
      </w:r>
      <w:r w:rsidRPr="006F4B3E">
        <w:t xml:space="preserve">the </w:t>
      </w:r>
      <w:r w:rsidR="005800BD" w:rsidRPr="006F4B3E">
        <w:t>machine-learning</w:t>
      </w:r>
      <w:r w:rsidRPr="006F4B3E">
        <w:t xml:space="preserve"> algorithm learns to classify the data in different classes while in </w:t>
      </w:r>
      <w:r w:rsidRPr="006F4B3E">
        <w:rPr>
          <w:i/>
          <w:iCs/>
        </w:rPr>
        <w:t xml:space="preserve">regression </w:t>
      </w:r>
      <w:r w:rsidRPr="006F4B3E">
        <w:t xml:space="preserve">it predicts a continuous variable by learning from the train data. To improve </w:t>
      </w:r>
      <w:ins w:id="917" w:author="Aditya" w:date="2016-01-29T06:19:00Z">
        <w:r w:rsidR="002B6238">
          <w:t>o</w:t>
        </w:r>
      </w:ins>
      <w:del w:id="918" w:author="Aditya" w:date="2016-01-29T06:19:00Z">
        <w:r w:rsidDel="002B6238">
          <w:delText>O</w:delText>
        </w:r>
      </w:del>
      <w:r>
        <w:t>ffloading decision</w:t>
      </w:r>
      <w:r w:rsidRPr="006F4B3E">
        <w:t xml:space="preserve"> </w:t>
      </w:r>
      <w:r>
        <w:t>accuracy</w:t>
      </w:r>
      <w:r w:rsidRPr="006F4B3E">
        <w:t xml:space="preserve"> over prior work, we propose to integrate machine-learning techniques that intelligently make use of different modules in our </w:t>
      </w:r>
      <w:ins w:id="919" w:author="Aditya" w:date="2016-01-29T06:19:00Z">
        <w:r w:rsidR="002B6238">
          <w:t>o</w:t>
        </w:r>
      </w:ins>
      <w:del w:id="920" w:author="Aditya" w:date="2016-01-29T06:19:00Z">
        <w:r w:rsidDel="002B6238">
          <w:delText>O</w:delText>
        </w:r>
      </w:del>
      <w:r>
        <w:t>ffloading framework.</w:t>
      </w:r>
    </w:p>
    <w:p w14:paraId="6FF3127C" w14:textId="77777777" w:rsidR="00A13130" w:rsidRDefault="00A13130" w:rsidP="006F4B3E"/>
    <w:p w14:paraId="54EBCAC4" w14:textId="77777777" w:rsidR="006F4B3E" w:rsidRDefault="006F4B3E" w:rsidP="008E5BE2">
      <w:pPr>
        <w:pStyle w:val="Heading3"/>
      </w:pPr>
      <w:bookmarkStart w:id="921" w:name="_Toc441811462"/>
      <w:r>
        <w:t>3.1 Reinforcement Learning (RL)</w:t>
      </w:r>
      <w:bookmarkEnd w:id="921"/>
    </w:p>
    <w:p w14:paraId="74CE9FC2" w14:textId="77777777" w:rsidR="006F4B3E" w:rsidRPr="006F4B3E" w:rsidRDefault="006F4B3E" w:rsidP="006F4B3E">
      <w:r w:rsidRPr="006F4B3E">
        <w:t xml:space="preserve">Reinforcement learning is learning by interacting with an environment. An RL agent learns from the consequences of its actions, rather than from being explicitly taught and it selects its actions </w:t>
      </w:r>
      <w:r w:rsidRPr="006F4B3E">
        <w:lastRenderedPageBreak/>
        <w:t xml:space="preserve">on basis of its past experiences (exploitation) and also by new choices (exploration), which is essentially trial and error learning. The reinforcement signal that the RL-agent receives is a numerical reward, which encodes the success of an action's outcome, and the agent seeks to learn to select actions that maximize the accumulated reward over time. </w:t>
      </w:r>
    </w:p>
    <w:p w14:paraId="35D3DE85" w14:textId="77777777" w:rsidR="00266399" w:rsidRDefault="00266399" w:rsidP="00266399">
      <w:r w:rsidRPr="00266399">
        <w:t xml:space="preserve">A </w:t>
      </w:r>
      <w:r w:rsidR="005800BD" w:rsidRPr="00266399">
        <w:t>reinforcement-learning</w:t>
      </w:r>
      <w:r w:rsidRPr="00266399">
        <w:t xml:space="preserve"> engine interacts with its environment in discrete time steps. At each time t, the agent receives an observation </w:t>
      </w:r>
      <w:proofErr w:type="spellStart"/>
      <w:r w:rsidRPr="00266399">
        <w:rPr>
          <w:i/>
        </w:rPr>
        <w:t>Ot</w:t>
      </w:r>
      <w:proofErr w:type="spellEnd"/>
      <w:r w:rsidRPr="00266399">
        <w:t xml:space="preserve">, which typically includes the reward rt. It then chooses an action at from the set of actions available, which is subsequently sent to the environment. The environment moves to a new state </w:t>
      </w:r>
      <w:r w:rsidRPr="00266399">
        <w:rPr>
          <w:i/>
        </w:rPr>
        <w:t>s</w:t>
      </w:r>
      <w:r w:rsidRPr="00266399">
        <w:rPr>
          <w:i/>
          <w:sz w:val="18"/>
        </w:rPr>
        <w:t>t+1</w:t>
      </w:r>
      <w:r w:rsidRPr="00266399">
        <w:t xml:space="preserve"> and the reward </w:t>
      </w:r>
      <w:r w:rsidRPr="00266399">
        <w:rPr>
          <w:i/>
        </w:rPr>
        <w:t>r</w:t>
      </w:r>
      <w:r w:rsidRPr="00266399">
        <w:rPr>
          <w:i/>
          <w:sz w:val="18"/>
        </w:rPr>
        <w:t>t+1</w:t>
      </w:r>
      <w:r w:rsidRPr="00266399">
        <w:rPr>
          <w:sz w:val="18"/>
        </w:rPr>
        <w:t xml:space="preserve"> </w:t>
      </w:r>
      <w:r w:rsidRPr="00266399">
        <w:t xml:space="preserve">associated with the transition </w:t>
      </w:r>
      <w:r w:rsidRPr="00266399">
        <w:rPr>
          <w:i/>
        </w:rPr>
        <w:t>(</w:t>
      </w:r>
      <w:proofErr w:type="spellStart"/>
      <w:r w:rsidRPr="00266399">
        <w:rPr>
          <w:i/>
        </w:rPr>
        <w:t>s</w:t>
      </w:r>
      <w:r w:rsidRPr="00266399">
        <w:rPr>
          <w:i/>
          <w:sz w:val="18"/>
        </w:rPr>
        <w:t>t</w:t>
      </w:r>
      <w:proofErr w:type="spellEnd"/>
      <w:r w:rsidRPr="00266399">
        <w:rPr>
          <w:i/>
        </w:rPr>
        <w:t>, a</w:t>
      </w:r>
      <w:r w:rsidRPr="00266399">
        <w:rPr>
          <w:i/>
          <w:sz w:val="18"/>
        </w:rPr>
        <w:t>t</w:t>
      </w:r>
      <w:r w:rsidRPr="00266399">
        <w:rPr>
          <w:i/>
        </w:rPr>
        <w:t>, s</w:t>
      </w:r>
      <w:r w:rsidRPr="00266399">
        <w:rPr>
          <w:i/>
          <w:sz w:val="18"/>
        </w:rPr>
        <w:t>t+1</w:t>
      </w:r>
      <w:r w:rsidRPr="00266399">
        <w:rPr>
          <w:i/>
        </w:rPr>
        <w:t>)</w:t>
      </w:r>
      <w:r w:rsidRPr="00266399">
        <w:t xml:space="preserve"> is determined. The goal of a </w:t>
      </w:r>
      <w:r w:rsidR="005800BD" w:rsidRPr="00266399">
        <w:t>reinforcement-learning</w:t>
      </w:r>
      <w:r w:rsidRPr="00266399">
        <w:t xml:space="preserve"> agent is to collect as much reward as possible. The agent can choose any action as a function of the history and it can even randomize its action selection. </w:t>
      </w:r>
    </w:p>
    <w:p w14:paraId="1C0C76B3" w14:textId="77777777" w:rsidR="00266399" w:rsidRDefault="00266399" w:rsidP="00266399">
      <w:r w:rsidRPr="00266399">
        <w:t xml:space="preserve">Reinforcement learning is particularly well suited to </w:t>
      </w:r>
      <w:r w:rsidR="005800BD" w:rsidRPr="00266399">
        <w:t>problems, which</w:t>
      </w:r>
      <w:r w:rsidRPr="00266399">
        <w:t xml:space="preserve"> include a long-term versus short-term reward tradeoff. It has been applied successfully to various problems, including robot control, elevator scheduling, telecommunications, etc. </w:t>
      </w:r>
    </w:p>
    <w:p w14:paraId="25327776" w14:textId="77777777" w:rsidR="00266399" w:rsidRDefault="00266399" w:rsidP="00266399"/>
    <w:p w14:paraId="1C1DB9D1" w14:textId="77777777" w:rsidR="00266399" w:rsidRPr="00266399" w:rsidRDefault="00266399" w:rsidP="00266399">
      <w:r w:rsidRPr="00266399">
        <w:t xml:space="preserve">The basic </w:t>
      </w:r>
      <w:r w:rsidR="005800BD" w:rsidRPr="00266399">
        <w:t>reinforcement-learning</w:t>
      </w:r>
      <w:r w:rsidRPr="00266399">
        <w:t xml:space="preserve"> model consists of: </w:t>
      </w:r>
    </w:p>
    <w:p w14:paraId="3B6E597F" w14:textId="77777777" w:rsidR="00266399" w:rsidRDefault="00266399" w:rsidP="00266399">
      <w:pPr>
        <w:pStyle w:val="ListParagraph"/>
        <w:numPr>
          <w:ilvl w:val="0"/>
          <w:numId w:val="13"/>
        </w:numPr>
      </w:pPr>
      <w:r w:rsidRPr="00266399">
        <w:t>a set of environment states S;</w:t>
      </w:r>
    </w:p>
    <w:p w14:paraId="136C3D6C" w14:textId="77777777" w:rsidR="00266399" w:rsidRPr="00266399" w:rsidRDefault="00266399" w:rsidP="00266399">
      <w:pPr>
        <w:pStyle w:val="ListParagraph"/>
        <w:numPr>
          <w:ilvl w:val="0"/>
          <w:numId w:val="13"/>
        </w:numPr>
      </w:pPr>
      <w:r w:rsidRPr="00266399">
        <w:t>a set of actions A;</w:t>
      </w:r>
    </w:p>
    <w:p w14:paraId="3A7D1B5F" w14:textId="77777777" w:rsidR="00266399" w:rsidRPr="00266399" w:rsidRDefault="00266399" w:rsidP="00266399">
      <w:pPr>
        <w:pStyle w:val="ListParagraph"/>
        <w:numPr>
          <w:ilvl w:val="0"/>
          <w:numId w:val="13"/>
        </w:numPr>
      </w:pPr>
      <w:r w:rsidRPr="00266399">
        <w:t>rules of transitioning between states;</w:t>
      </w:r>
    </w:p>
    <w:p w14:paraId="6C8FDBC2" w14:textId="77777777" w:rsidR="00266399" w:rsidRDefault="00266399" w:rsidP="00266399">
      <w:pPr>
        <w:pStyle w:val="ListParagraph"/>
        <w:numPr>
          <w:ilvl w:val="0"/>
          <w:numId w:val="13"/>
        </w:numPr>
      </w:pPr>
      <w:r w:rsidRPr="00266399">
        <w:t>rules that determine the scalar immediate reward of a transition</w:t>
      </w:r>
    </w:p>
    <w:p w14:paraId="65EE8FEB" w14:textId="77777777" w:rsidR="0002234B" w:rsidRDefault="007B283F" w:rsidP="0002234B">
      <w:pPr>
        <w:pStyle w:val="ListParagraph"/>
        <w:keepNext/>
        <w:jc w:val="center"/>
      </w:pPr>
      <w:r>
        <w:rPr>
          <w:noProof/>
        </w:rPr>
        <w:lastRenderedPageBreak/>
        <mc:AlternateContent>
          <mc:Choice Requires="wps">
            <w:drawing>
              <wp:anchor distT="0" distB="0" distL="114300" distR="114300" simplePos="0" relativeHeight="251728896" behindDoc="0" locked="0" layoutInCell="1" allowOverlap="1" wp14:anchorId="5AE0C83B" wp14:editId="30278717">
                <wp:simplePos x="0" y="0"/>
                <wp:positionH relativeFrom="column">
                  <wp:align>center</wp:align>
                </wp:positionH>
                <wp:positionV relativeFrom="paragraph">
                  <wp:posOffset>2177415</wp:posOffset>
                </wp:positionV>
                <wp:extent cx="3337560" cy="420624"/>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337560" cy="420624"/>
                        </a:xfrm>
                        <a:prstGeom prst="rect">
                          <a:avLst/>
                        </a:prstGeom>
                        <a:solidFill>
                          <a:prstClr val="white"/>
                        </a:solidFill>
                        <a:ln>
                          <a:noFill/>
                        </a:ln>
                        <a:effectLst/>
                      </wps:spPr>
                      <wps:txbx>
                        <w:txbxContent>
                          <w:p w14:paraId="7D5EF310" w14:textId="0CE7B56B" w:rsidR="0098679B" w:rsidRPr="00800CFD" w:rsidRDefault="0098679B" w:rsidP="000328D2">
                            <w:pPr>
                              <w:pStyle w:val="Heading4"/>
                              <w:rPr>
                                <w:rFonts w:eastAsiaTheme="minorHAnsi"/>
                                <w:noProof/>
                                <w:sz w:val="24"/>
                              </w:rPr>
                            </w:pPr>
                            <w:bookmarkStart w:id="922" w:name="_Toc440377702"/>
                            <w:r>
                              <w:t>Figure 3.1</w:t>
                            </w:r>
                            <w:del w:id="923" w:author="Aditya" w:date="2016-01-29T12:56:00Z">
                              <w:r w:rsidDel="007E2553">
                                <w:delText xml:space="preserve"> </w:delText>
                              </w:r>
                            </w:del>
                            <w:r>
                              <w:t xml:space="preserve">: </w:t>
                            </w:r>
                            <w:r w:rsidRPr="002C40DE">
                              <w:t>Choose from available actions with best Reinforcement History</w:t>
                            </w:r>
                            <w:bookmarkEnd w:id="9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AE0C83B" id="Text Box 22" o:spid="_x0000_s1030" type="#_x0000_t202" style="position:absolute;left:0;text-align:left;margin-left:0;margin-top:171.45pt;width:262.8pt;height:33.1pt;z-index:2517288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" stroked="f">
                <v:textbox style="mso-fit-shape-to-text:t" inset="0,0,0,0">
                  <w:txbxContent>
                    <w:p w14:paraId="7D5EF310" w14:textId="0CE7B56B" w:rsidR="0098679B" w:rsidRPr="00800CFD" w:rsidRDefault="0098679B" w:rsidP="000328D2">
                      <w:pPr>
                        <w:pStyle w:val="Heading4"/>
                        <w:rPr>
                          <w:rFonts w:eastAsiaTheme="minorHAnsi"/>
                          <w:noProof/>
                          <w:sz w:val="24"/>
                        </w:rPr>
                      </w:pPr>
                      <w:bookmarkStart w:id="924" w:name="_Toc440377702"/>
                      <w:r>
                        <w:t>Figure 3.1</w:t>
                      </w:r>
                      <w:del w:id="925" w:author="Aditya" w:date="2016-01-29T12:56:00Z">
                        <w:r w:rsidDel="007E2553">
                          <w:delText xml:space="preserve"> </w:delText>
                        </w:r>
                      </w:del>
                      <w:r>
                        <w:t xml:space="preserve">: </w:t>
                      </w:r>
                      <w:r w:rsidRPr="002C40DE">
                        <w:t>Choose from available actions with best Reinforcement History</w:t>
                      </w:r>
                      <w:bookmarkEnd w:id="924"/>
                    </w:p>
                  </w:txbxContent>
                </v:textbox>
                <w10:wrap type="topAndBottom"/>
              </v:shape>
            </w:pict>
          </mc:Fallback>
        </mc:AlternateContent>
      </w:r>
      <w:r w:rsidR="00266399">
        <w:rPr>
          <w:noProof/>
        </w:rPr>
        <w:drawing>
          <wp:anchor distT="0" distB="0" distL="114300" distR="114300" simplePos="0" relativeHeight="251726848" behindDoc="0" locked="0" layoutInCell="1" allowOverlap="1" wp14:anchorId="325D8D57" wp14:editId="64E353E4">
            <wp:simplePos x="0" y="0"/>
            <wp:positionH relativeFrom="column">
              <wp:align>center</wp:align>
            </wp:positionH>
            <wp:positionV relativeFrom="paragraph">
              <wp:posOffset>0</wp:posOffset>
            </wp:positionV>
            <wp:extent cx="2679192" cy="2121408"/>
            <wp:effectExtent l="0" t="0" r="698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L.png"/>
                    <pic:cNvPicPr/>
                  </pic:nvPicPr>
                  <pic:blipFill>
                    <a:blip r:embed="rId16">
                      <a:extLst>
                        <a:ext uri="{28A0092B-C50C-407E-A947-70E740481C1C}">
                          <a14:useLocalDpi xmlns:a14="http://schemas.microsoft.com/office/drawing/2010/main" val="0"/>
                        </a:ext>
                      </a:extLst>
                    </a:blip>
                    <a:stretch>
                      <a:fillRect/>
                    </a:stretch>
                  </pic:blipFill>
                  <pic:spPr>
                    <a:xfrm>
                      <a:off x="0" y="0"/>
                      <a:ext cx="2679192" cy="2121408"/>
                    </a:xfrm>
                    <a:prstGeom prst="rect">
                      <a:avLst/>
                    </a:prstGeom>
                  </pic:spPr>
                </pic:pic>
              </a:graphicData>
            </a:graphic>
            <wp14:sizeRelH relativeFrom="margin">
              <wp14:pctWidth>0</wp14:pctWidth>
            </wp14:sizeRelH>
            <wp14:sizeRelV relativeFrom="margin">
              <wp14:pctHeight>0</wp14:pctHeight>
            </wp14:sizeRelV>
          </wp:anchor>
        </w:drawing>
      </w:r>
    </w:p>
    <w:p w14:paraId="0C1420B0" w14:textId="4E81EB33" w:rsidR="0002234B" w:rsidRDefault="0002234B" w:rsidP="0002234B">
      <w:pPr>
        <w:rPr>
          <w:rFonts w:cs="Times New Roman"/>
          <w:szCs w:val="24"/>
        </w:rPr>
      </w:pPr>
      <w:r w:rsidRPr="0002234B">
        <w:rPr>
          <w:rFonts w:cs="Times New Roman"/>
          <w:szCs w:val="24"/>
        </w:rPr>
        <w:t xml:space="preserve">We want to choose the action that we predict will result in the best possible future from the current state in </w:t>
      </w:r>
      <w:del w:id="926" w:author="Aditya" w:date="2016-01-29T06:39:00Z">
        <w:r w:rsidRPr="0002234B" w:rsidDel="002D5FC4">
          <w:rPr>
            <w:rFonts w:cs="Times New Roman"/>
            <w:szCs w:val="24"/>
          </w:rPr>
          <w:delText>F</w:delText>
        </w:r>
      </w:del>
      <w:del w:id="927" w:author="Aditya" w:date="2016-01-29T06:41:00Z">
        <w:r w:rsidRPr="0002234B" w:rsidDel="002D5FC4">
          <w:rPr>
            <w:rFonts w:cs="Times New Roman"/>
            <w:szCs w:val="24"/>
          </w:rPr>
          <w:delText>igure</w:delText>
        </w:r>
      </w:del>
      <w:ins w:id="928" w:author="Aditya" w:date="2016-01-29T06:41:00Z">
        <w:r w:rsidR="002D5FC4">
          <w:rPr>
            <w:rFonts w:cs="Times New Roman"/>
            <w:szCs w:val="24"/>
          </w:rPr>
          <w:t>Figure</w:t>
        </w:r>
      </w:ins>
      <w:r w:rsidRPr="0002234B">
        <w:rPr>
          <w:rFonts w:cs="Times New Roman"/>
          <w:szCs w:val="24"/>
        </w:rPr>
        <w:t xml:space="preserve"> 3.1. Need a value that represents the future outcome. With the correct values, multi-step decision problems are reduced to single-step decision problems. Just pick action with be</w:t>
      </w:r>
      <w:r>
        <w:rPr>
          <w:rFonts w:cs="Times New Roman"/>
          <w:szCs w:val="24"/>
        </w:rPr>
        <w:t xml:space="preserve">st value and </w:t>
      </w:r>
      <w:r w:rsidR="005800BD">
        <w:rPr>
          <w:rFonts w:cs="Times New Roman"/>
          <w:szCs w:val="24"/>
        </w:rPr>
        <w:t>it has</w:t>
      </w:r>
      <w:r>
        <w:rPr>
          <w:rFonts w:cs="Times New Roman"/>
          <w:szCs w:val="24"/>
        </w:rPr>
        <w:t xml:space="preserve"> guaranteed to fi</w:t>
      </w:r>
      <w:r w:rsidRPr="0002234B">
        <w:rPr>
          <w:rFonts w:cs="Times New Roman"/>
          <w:szCs w:val="24"/>
        </w:rPr>
        <w:t xml:space="preserve">nd optimal multi-step solution! The utility or cost of a single action taken from a state is the reinforcement for that action from that state. The value of that state-action is the expected value of the full return or the sum of reinforcements that will follow when that action is taken. </w:t>
      </w:r>
    </w:p>
    <w:p w14:paraId="7B36AC24" w14:textId="77777777" w:rsidR="0002234B" w:rsidRDefault="0002234B" w:rsidP="0002234B">
      <w:pPr>
        <w:rPr>
          <w:rFonts w:cs="Times New Roman"/>
          <w:szCs w:val="24"/>
        </w:rPr>
      </w:pPr>
      <w:r w:rsidRPr="0002234B">
        <w:rPr>
          <w:rFonts w:cs="Times New Roman"/>
          <w:szCs w:val="24"/>
        </w:rPr>
        <w:t xml:space="preserve">Say we are in state </w:t>
      </w:r>
      <w:proofErr w:type="spellStart"/>
      <w:r w:rsidRPr="0002234B">
        <w:rPr>
          <w:rFonts w:cs="Times New Roman"/>
          <w:i/>
          <w:szCs w:val="24"/>
        </w:rPr>
        <w:t>s</w:t>
      </w:r>
      <w:r w:rsidRPr="0002234B">
        <w:rPr>
          <w:rFonts w:cs="Times New Roman"/>
          <w:i/>
          <w:sz w:val="20"/>
          <w:szCs w:val="24"/>
        </w:rPr>
        <w:t>t</w:t>
      </w:r>
      <w:proofErr w:type="spellEnd"/>
      <w:r w:rsidRPr="0002234B">
        <w:rPr>
          <w:rFonts w:cs="Times New Roman"/>
          <w:szCs w:val="24"/>
        </w:rPr>
        <w:t xml:space="preserve"> at time </w:t>
      </w:r>
      <w:r w:rsidRPr="0002234B">
        <w:rPr>
          <w:rFonts w:cs="Times New Roman"/>
          <w:i/>
          <w:szCs w:val="24"/>
        </w:rPr>
        <w:t>t</w:t>
      </w:r>
      <w:r w:rsidRPr="0002234B">
        <w:rPr>
          <w:rFonts w:cs="Times New Roman"/>
          <w:szCs w:val="24"/>
        </w:rPr>
        <w:t xml:space="preserve">. Upon taking action at from that state we observe the </w:t>
      </w:r>
      <w:r w:rsidR="005800BD" w:rsidRPr="0002234B">
        <w:rPr>
          <w:rFonts w:cs="Times New Roman"/>
          <w:szCs w:val="24"/>
        </w:rPr>
        <w:t>one-step</w:t>
      </w:r>
      <w:r w:rsidRPr="0002234B">
        <w:rPr>
          <w:rFonts w:cs="Times New Roman"/>
          <w:szCs w:val="24"/>
        </w:rPr>
        <w:t xml:space="preserve"> reinforcement </w:t>
      </w:r>
      <w:r w:rsidRPr="0002234B">
        <w:rPr>
          <w:rFonts w:cs="Times New Roman"/>
          <w:i/>
          <w:szCs w:val="24"/>
        </w:rPr>
        <w:t>r</w:t>
      </w:r>
      <w:r w:rsidRPr="0002234B">
        <w:rPr>
          <w:rFonts w:cs="Times New Roman"/>
          <w:i/>
          <w:sz w:val="18"/>
          <w:szCs w:val="24"/>
        </w:rPr>
        <w:t>t+1</w:t>
      </w:r>
      <w:r w:rsidRPr="0002234B">
        <w:rPr>
          <w:rFonts w:cs="Times New Roman"/>
          <w:szCs w:val="24"/>
        </w:rPr>
        <w:t xml:space="preserve">, and the next state </w:t>
      </w:r>
      <w:r w:rsidRPr="0002234B">
        <w:rPr>
          <w:rFonts w:cs="Times New Roman"/>
          <w:i/>
          <w:szCs w:val="24"/>
        </w:rPr>
        <w:t>s</w:t>
      </w:r>
      <w:r w:rsidRPr="0002234B">
        <w:rPr>
          <w:rFonts w:cs="Times New Roman"/>
          <w:i/>
          <w:sz w:val="18"/>
          <w:szCs w:val="24"/>
        </w:rPr>
        <w:t>t+1</w:t>
      </w:r>
      <w:r w:rsidRPr="0002234B">
        <w:rPr>
          <w:rFonts w:cs="Times New Roman"/>
          <w:szCs w:val="24"/>
        </w:rPr>
        <w:t xml:space="preserve">. Say this continues until we reach a goal state, </w:t>
      </w:r>
      <w:r w:rsidRPr="0002234B">
        <w:rPr>
          <w:rFonts w:cs="Times New Roman"/>
          <w:i/>
          <w:szCs w:val="24"/>
        </w:rPr>
        <w:t>K</w:t>
      </w:r>
      <w:r w:rsidRPr="0002234B">
        <w:rPr>
          <w:rFonts w:cs="Times New Roman"/>
          <w:szCs w:val="24"/>
        </w:rPr>
        <w:t xml:space="preserve"> steps later we have return as: </w:t>
      </w:r>
    </w:p>
    <w:p w14:paraId="7B76E7B9" w14:textId="77777777" w:rsidR="0071574F" w:rsidRDefault="0071574F" w:rsidP="00333670">
      <w:pPr>
        <w:jc w:val="left"/>
        <w:rPr>
          <w:rFonts w:cs="Times New Roman"/>
          <w:szCs w:val="24"/>
        </w:rPr>
      </w:pPr>
      <w:r>
        <w:rPr>
          <w:rFonts w:cs="Times New Roman"/>
          <w:noProof/>
          <w:szCs w:val="24"/>
        </w:rPr>
        <w:drawing>
          <wp:anchor distT="0" distB="0" distL="114300" distR="114300" simplePos="0" relativeHeight="251658240" behindDoc="0" locked="0" layoutInCell="1" allowOverlap="1" wp14:anchorId="1B428D66" wp14:editId="63373F92">
            <wp:simplePos x="0" y="0"/>
            <wp:positionH relativeFrom="margin">
              <wp:posOffset>2157663</wp:posOffset>
            </wp:positionH>
            <wp:positionV relativeFrom="page">
              <wp:posOffset>8069179</wp:posOffset>
            </wp:positionV>
            <wp:extent cx="1289050" cy="489585"/>
            <wp:effectExtent l="0" t="0" r="6350" b="571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L Rt.png"/>
                    <pic:cNvPicPr/>
                  </pic:nvPicPr>
                  <pic:blipFill>
                    <a:blip r:embed="rId17">
                      <a:extLst>
                        <a:ext uri="{28A0092B-C50C-407E-A947-70E740481C1C}">
                          <a14:useLocalDpi xmlns:a14="http://schemas.microsoft.com/office/drawing/2010/main" val="0"/>
                        </a:ext>
                      </a:extLst>
                    </a:blip>
                    <a:stretch>
                      <a:fillRect/>
                    </a:stretch>
                  </pic:blipFill>
                  <pic:spPr>
                    <a:xfrm>
                      <a:off x="0" y="0"/>
                      <a:ext cx="1289050" cy="489585"/>
                    </a:xfrm>
                    <a:prstGeom prst="rect">
                      <a:avLst/>
                    </a:prstGeom>
                  </pic:spPr>
                </pic:pic>
              </a:graphicData>
            </a:graphic>
            <wp14:sizeRelH relativeFrom="margin">
              <wp14:pctWidth>0</wp14:pctWidth>
            </wp14:sizeRelH>
            <wp14:sizeRelV relativeFrom="margin">
              <wp14:pctHeight>0</wp14:pctHeight>
            </wp14:sizeRelV>
          </wp:anchor>
        </w:drawing>
      </w:r>
      <w:r w:rsidR="008E4D99">
        <w:rPr>
          <w:rFonts w:cs="Times New Roman"/>
          <w:szCs w:val="24"/>
        </w:rPr>
        <w:t xml:space="preserve">                                                                                      </w:t>
      </w:r>
    </w:p>
    <w:p w14:paraId="1BA48DC9" w14:textId="77777777" w:rsidR="007A7DF3" w:rsidRDefault="0071574F" w:rsidP="00333670">
      <w:pPr>
        <w:jc w:val="left"/>
        <w:rPr>
          <w:rFonts w:cs="Times New Roman"/>
          <w:szCs w:val="24"/>
        </w:rPr>
      </w:pPr>
      <w:r>
        <w:rPr>
          <w:rFonts w:cs="Times New Roman"/>
          <w:szCs w:val="24"/>
        </w:rPr>
        <w:t xml:space="preserve">                                                                                                                                                    (</w:t>
      </w:r>
      <w:r w:rsidR="00310D16">
        <w:rPr>
          <w:rFonts w:cs="Times New Roman"/>
          <w:szCs w:val="24"/>
        </w:rPr>
        <w:t>3</w:t>
      </w:r>
      <w:r>
        <w:rPr>
          <w:rFonts w:cs="Times New Roman"/>
          <w:szCs w:val="24"/>
        </w:rPr>
        <w:t>.1)</w:t>
      </w:r>
    </w:p>
    <w:p w14:paraId="12E008F3" w14:textId="77777777" w:rsidR="008E4D99" w:rsidRDefault="008E4D99" w:rsidP="00333670">
      <w:pPr>
        <w:jc w:val="left"/>
        <w:rPr>
          <w:rFonts w:cs="Times New Roman"/>
          <w:szCs w:val="24"/>
        </w:rPr>
      </w:pPr>
    </w:p>
    <w:p w14:paraId="37C41D35" w14:textId="77777777" w:rsidR="00333670" w:rsidRDefault="00333670" w:rsidP="00333670">
      <w:pPr>
        <w:jc w:val="left"/>
        <w:rPr>
          <w:ins w:id="929" w:author="Aditya" w:date="2016-01-28T21:39:00Z"/>
          <w:rFonts w:cs="Times New Roman"/>
          <w:szCs w:val="24"/>
        </w:rPr>
      </w:pPr>
      <w:r w:rsidRPr="00333670">
        <w:rPr>
          <w:rFonts w:cs="Times New Roman"/>
          <w:szCs w:val="24"/>
        </w:rPr>
        <w:lastRenderedPageBreak/>
        <w:t xml:space="preserve">So the aim of Reinforcement Learning algorithm generally is either to maximize or minimize the reinforcements </w:t>
      </w:r>
      <w:proofErr w:type="spellStart"/>
      <w:r w:rsidRPr="00333670">
        <w:rPr>
          <w:rFonts w:cs="Times New Roman"/>
          <w:i/>
          <w:szCs w:val="24"/>
        </w:rPr>
        <w:t>R</w:t>
      </w:r>
      <w:r w:rsidRPr="00333670">
        <w:rPr>
          <w:rFonts w:cs="Times New Roman"/>
          <w:i/>
          <w:sz w:val="18"/>
          <w:szCs w:val="24"/>
        </w:rPr>
        <w:t>t</w:t>
      </w:r>
      <w:proofErr w:type="spellEnd"/>
      <w:r w:rsidRPr="00333670">
        <w:rPr>
          <w:rFonts w:cs="Times New Roman"/>
          <w:szCs w:val="24"/>
        </w:rPr>
        <w:t xml:space="preserve"> depending upon our Reinforcement function. </w:t>
      </w:r>
    </w:p>
    <w:p w14:paraId="045D6DF4" w14:textId="77777777" w:rsidR="00634CEE" w:rsidRDefault="00634CEE" w:rsidP="00333670">
      <w:pPr>
        <w:jc w:val="left"/>
        <w:rPr>
          <w:rFonts w:cs="Times New Roman"/>
          <w:szCs w:val="24"/>
        </w:rPr>
      </w:pPr>
    </w:p>
    <w:p w14:paraId="79A1464E" w14:textId="77777777" w:rsidR="00333670" w:rsidRPr="00634CEE" w:rsidRDefault="00AD10FB" w:rsidP="00333670">
      <w:pPr>
        <w:pStyle w:val="Heading6"/>
        <w:rPr>
          <w:rPrChange w:id="930" w:author="Aditya" w:date="2016-01-28T21:39:00Z">
            <w:rPr>
              <w:b w:val="0"/>
            </w:rPr>
          </w:rPrChange>
        </w:rPr>
      </w:pPr>
      <w:commentRangeStart w:id="931"/>
      <w:commentRangeStart w:id="932"/>
      <w:r w:rsidRPr="00634CEE">
        <w:rPr>
          <w:rPrChange w:id="933" w:author="Aditya" w:date="2016-01-28T21:39:00Z">
            <w:rPr>
              <w:b w:val="0"/>
            </w:rPr>
          </w:rPrChange>
        </w:rPr>
        <w:t xml:space="preserve">3.1.1 </w:t>
      </w:r>
      <w:r w:rsidR="00333670" w:rsidRPr="00634CEE">
        <w:rPr>
          <w:rPrChange w:id="934" w:author="Aditya" w:date="2016-01-28T21:39:00Z">
            <w:rPr>
              <w:b w:val="0"/>
            </w:rPr>
          </w:rPrChange>
        </w:rPr>
        <w:t>Q Function</w:t>
      </w:r>
      <w:commentRangeEnd w:id="931"/>
      <w:r w:rsidR="005651C6" w:rsidRPr="00634CEE">
        <w:rPr>
          <w:rStyle w:val="CommentReference"/>
          <w:rFonts w:eastAsiaTheme="minorHAnsi" w:cstheme="minorBidi"/>
          <w:rPrChange w:id="935" w:author="Aditya" w:date="2016-01-28T21:39:00Z">
            <w:rPr>
              <w:rStyle w:val="CommentReference"/>
              <w:rFonts w:eastAsiaTheme="minorHAnsi" w:cstheme="minorBidi"/>
              <w:b w:val="0"/>
            </w:rPr>
          </w:rPrChange>
        </w:rPr>
        <w:commentReference w:id="931"/>
      </w:r>
      <w:commentRangeEnd w:id="932"/>
      <w:r w:rsidR="00B61A74">
        <w:rPr>
          <w:rStyle w:val="CommentReference"/>
          <w:rFonts w:eastAsiaTheme="minorHAnsi" w:cstheme="minorBidi"/>
          <w:b w:val="0"/>
        </w:rPr>
        <w:commentReference w:id="932"/>
      </w:r>
    </w:p>
    <w:p w14:paraId="3B130630" w14:textId="77777777" w:rsidR="0002234B" w:rsidRDefault="00333670" w:rsidP="00333670">
      <w:pPr>
        <w:rPr>
          <w:rFonts w:cs="Times New Roman"/>
          <w:szCs w:val="24"/>
        </w:rPr>
      </w:pPr>
      <w:r w:rsidRPr="00333670">
        <w:rPr>
          <w:rFonts w:cs="Times New Roman"/>
          <w:szCs w:val="24"/>
        </w:rPr>
        <w:t xml:space="preserve">A function called </w:t>
      </w:r>
      <w:r w:rsidRPr="00333670">
        <w:rPr>
          <w:rFonts w:cs="Times New Roman"/>
          <w:i/>
          <w:szCs w:val="24"/>
        </w:rPr>
        <w:t>Q</w:t>
      </w:r>
      <w:r w:rsidRPr="00333670">
        <w:rPr>
          <w:rFonts w:cs="Times New Roman"/>
          <w:szCs w:val="24"/>
        </w:rPr>
        <w:t xml:space="preserve"> function stores the reinforcement values for each case it encounters, some more mathematics about this</w:t>
      </w:r>
      <w:r>
        <w:rPr>
          <w:rFonts w:cs="Times New Roman"/>
          <w:szCs w:val="24"/>
        </w:rPr>
        <w:t xml:space="preserve"> </w:t>
      </w:r>
      <w:r w:rsidRPr="00333670">
        <w:rPr>
          <w:rFonts w:cs="Times New Roman"/>
          <w:i/>
          <w:szCs w:val="24"/>
        </w:rPr>
        <w:t>Q</w:t>
      </w:r>
      <w:r w:rsidRPr="00333670">
        <w:rPr>
          <w:rFonts w:cs="Times New Roman"/>
          <w:szCs w:val="24"/>
        </w:rPr>
        <w:t xml:space="preserve"> function which is used in RL algorithm is shown here:</w:t>
      </w:r>
    </w:p>
    <w:p w14:paraId="63E12FFC" w14:textId="6D08E28D" w:rsidR="00333670" w:rsidRDefault="00333670" w:rsidP="00333670">
      <w:pPr>
        <w:rPr>
          <w:rFonts w:cs="Times New Roman"/>
          <w:szCs w:val="24"/>
        </w:rPr>
      </w:pPr>
      <w:r w:rsidRPr="00333670">
        <w:rPr>
          <w:rFonts w:cs="Times New Roman"/>
          <w:szCs w:val="24"/>
        </w:rPr>
        <w:t>The state-action value function is a function of both state and action and its value is a prediction of the expected sum of</w:t>
      </w:r>
      <w:r>
        <w:rPr>
          <w:rFonts w:cs="Times New Roman"/>
          <w:szCs w:val="24"/>
        </w:rPr>
        <w:t xml:space="preserve"> </w:t>
      </w:r>
      <w:r w:rsidRPr="00333670">
        <w:rPr>
          <w:rFonts w:cs="Times New Roman"/>
          <w:szCs w:val="24"/>
        </w:rPr>
        <w:t>future reinforcements. We will call the state-action value function Q.</w:t>
      </w:r>
    </w:p>
    <w:p w14:paraId="50FABA80" w14:textId="08E81E6E" w:rsidR="00310D16" w:rsidRDefault="007E2553" w:rsidP="00333670">
      <w:pPr>
        <w:jc w:val="left"/>
        <w:rPr>
          <w:rFonts w:cs="Times New Roman"/>
          <w:szCs w:val="24"/>
        </w:rPr>
      </w:pPr>
      <w:r>
        <w:rPr>
          <w:rFonts w:cs="Times New Roman"/>
          <w:noProof/>
          <w:szCs w:val="24"/>
        </w:rPr>
        <w:drawing>
          <wp:anchor distT="0" distB="0" distL="114300" distR="114300" simplePos="0" relativeHeight="251659264" behindDoc="0" locked="0" layoutInCell="1" allowOverlap="1" wp14:anchorId="598EA2BF" wp14:editId="2C62009E">
            <wp:simplePos x="0" y="0"/>
            <wp:positionH relativeFrom="margin">
              <wp:posOffset>2189480</wp:posOffset>
            </wp:positionH>
            <wp:positionV relativeFrom="page">
              <wp:posOffset>4477385</wp:posOffset>
            </wp:positionV>
            <wp:extent cx="1559560" cy="572135"/>
            <wp:effectExtent l="0" t="0" r="254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 func1.png"/>
                    <pic:cNvPicPr/>
                  </pic:nvPicPr>
                  <pic:blipFill>
                    <a:blip r:embed="rId18">
                      <a:extLst>
                        <a:ext uri="{28A0092B-C50C-407E-A947-70E740481C1C}">
                          <a14:useLocalDpi xmlns:a14="http://schemas.microsoft.com/office/drawing/2010/main" val="0"/>
                        </a:ext>
                      </a:extLst>
                    </a:blip>
                    <a:stretch>
                      <a:fillRect/>
                    </a:stretch>
                  </pic:blipFill>
                  <pic:spPr>
                    <a:xfrm>
                      <a:off x="0" y="0"/>
                      <a:ext cx="1559560" cy="572135"/>
                    </a:xfrm>
                    <a:prstGeom prst="rect">
                      <a:avLst/>
                    </a:prstGeom>
                  </pic:spPr>
                </pic:pic>
              </a:graphicData>
            </a:graphic>
          </wp:anchor>
        </w:drawing>
      </w:r>
      <w:r w:rsidR="00310D16">
        <w:rPr>
          <w:rFonts w:cs="Times New Roman"/>
          <w:szCs w:val="24"/>
        </w:rPr>
        <w:t xml:space="preserve">                                        </w:t>
      </w:r>
    </w:p>
    <w:p w14:paraId="3DD1A62E" w14:textId="77777777" w:rsidR="00310D16" w:rsidRDefault="00310D16" w:rsidP="00333670">
      <w:pPr>
        <w:jc w:val="left"/>
        <w:rPr>
          <w:rFonts w:cs="Times New Roman"/>
          <w:szCs w:val="24"/>
        </w:rPr>
      </w:pPr>
      <w:r>
        <w:rPr>
          <w:rFonts w:cs="Times New Roman"/>
          <w:szCs w:val="24"/>
        </w:rPr>
        <w:t xml:space="preserve">                                                                                                                                                    (3.2)</w:t>
      </w:r>
    </w:p>
    <w:p w14:paraId="2EE0F8D8" w14:textId="77777777" w:rsidR="00310D16" w:rsidRDefault="00310D16" w:rsidP="00333670">
      <w:pPr>
        <w:jc w:val="left"/>
        <w:rPr>
          <w:rFonts w:cs="Times New Roman"/>
          <w:szCs w:val="24"/>
        </w:rPr>
      </w:pPr>
    </w:p>
    <w:p w14:paraId="07B750E9" w14:textId="77777777" w:rsidR="00333670" w:rsidRDefault="00CD4025" w:rsidP="00333670">
      <w:pPr>
        <w:jc w:val="left"/>
        <w:rPr>
          <w:ins w:id="936" w:author="Aditya" w:date="2016-01-28T21:39:00Z"/>
          <w:rFonts w:cs="Times New Roman"/>
          <w:szCs w:val="24"/>
        </w:rPr>
      </w:pPr>
      <w:r>
        <w:rPr>
          <w:rFonts w:cs="Times New Roman"/>
          <w:szCs w:val="24"/>
        </w:rPr>
        <w:t>Here</w:t>
      </w:r>
      <w:r w:rsidR="00333670">
        <w:rPr>
          <w:rFonts w:cs="Times New Roman"/>
          <w:szCs w:val="24"/>
        </w:rPr>
        <w:t>,</w:t>
      </w:r>
      <w:r w:rsidR="00333670" w:rsidRPr="00333670">
        <w:rPr>
          <w:rFonts w:cs="Times New Roman"/>
          <w:szCs w:val="24"/>
        </w:rPr>
        <w:t xml:space="preserve"> </w:t>
      </w:r>
      <w:proofErr w:type="spellStart"/>
      <w:r w:rsidR="00333670" w:rsidRPr="00333670">
        <w:rPr>
          <w:rFonts w:cs="Times New Roman"/>
          <w:i/>
          <w:szCs w:val="24"/>
        </w:rPr>
        <w:t>s</w:t>
      </w:r>
      <w:r w:rsidR="00333670" w:rsidRPr="00333670">
        <w:rPr>
          <w:rFonts w:cs="Times New Roman"/>
          <w:i/>
          <w:sz w:val="18"/>
          <w:szCs w:val="24"/>
        </w:rPr>
        <w:t>t</w:t>
      </w:r>
      <w:proofErr w:type="spellEnd"/>
      <w:r w:rsidR="00333670" w:rsidRPr="00333670">
        <w:rPr>
          <w:rFonts w:cs="Times New Roman"/>
          <w:szCs w:val="24"/>
        </w:rPr>
        <w:t xml:space="preserve"> = state, </w:t>
      </w:r>
      <w:r w:rsidR="00333670" w:rsidRPr="00333670">
        <w:rPr>
          <w:rFonts w:cs="Times New Roman"/>
          <w:i/>
          <w:szCs w:val="24"/>
        </w:rPr>
        <w:t>a</w:t>
      </w:r>
      <w:r w:rsidR="00333670" w:rsidRPr="00333670">
        <w:rPr>
          <w:rFonts w:cs="Times New Roman"/>
          <w:i/>
          <w:sz w:val="18"/>
          <w:szCs w:val="24"/>
        </w:rPr>
        <w:t>t</w:t>
      </w:r>
      <w:r w:rsidR="00333670" w:rsidRPr="00333670">
        <w:rPr>
          <w:rFonts w:cs="Times New Roman"/>
          <w:szCs w:val="24"/>
        </w:rPr>
        <w:t xml:space="preserve"> = actions, and </w:t>
      </w:r>
      <w:proofErr w:type="spellStart"/>
      <w:r w:rsidR="00333670" w:rsidRPr="00333670">
        <w:rPr>
          <w:rFonts w:cs="Times New Roman"/>
          <w:i/>
          <w:szCs w:val="24"/>
        </w:rPr>
        <w:t>r</w:t>
      </w:r>
      <w:r w:rsidR="00333670" w:rsidRPr="00333670">
        <w:rPr>
          <w:rFonts w:cs="Times New Roman"/>
          <w:i/>
          <w:sz w:val="18"/>
          <w:szCs w:val="24"/>
        </w:rPr>
        <w:t>t</w:t>
      </w:r>
      <w:proofErr w:type="spellEnd"/>
      <w:r w:rsidR="00333670" w:rsidRPr="00333670">
        <w:rPr>
          <w:rFonts w:cs="Times New Roman"/>
          <w:szCs w:val="24"/>
        </w:rPr>
        <w:t xml:space="preserve"> = reinforcements received.</w:t>
      </w:r>
    </w:p>
    <w:p w14:paraId="0F4FEA9B" w14:textId="77777777" w:rsidR="00634CEE" w:rsidRDefault="00634CEE" w:rsidP="00333670">
      <w:pPr>
        <w:jc w:val="left"/>
        <w:rPr>
          <w:rFonts w:cs="Times New Roman"/>
          <w:szCs w:val="24"/>
        </w:rPr>
      </w:pPr>
    </w:p>
    <w:p w14:paraId="1EA7B757" w14:textId="77777777" w:rsidR="00333670" w:rsidRPr="00634CEE" w:rsidRDefault="00AD10FB" w:rsidP="0012724F">
      <w:pPr>
        <w:pStyle w:val="Heading6"/>
        <w:rPr>
          <w:rPrChange w:id="937" w:author="Aditya" w:date="2016-01-28T21:39:00Z">
            <w:rPr>
              <w:b w:val="0"/>
            </w:rPr>
          </w:rPrChange>
        </w:rPr>
      </w:pPr>
      <w:r w:rsidRPr="00634CEE">
        <w:rPr>
          <w:rPrChange w:id="938" w:author="Aditya" w:date="2016-01-28T21:39:00Z">
            <w:rPr>
              <w:b w:val="0"/>
            </w:rPr>
          </w:rPrChange>
        </w:rPr>
        <w:t xml:space="preserve">3.1.2 </w:t>
      </w:r>
      <w:r w:rsidR="0012724F" w:rsidRPr="00634CEE">
        <w:rPr>
          <w:rPrChange w:id="939" w:author="Aditya" w:date="2016-01-28T21:39:00Z">
            <w:rPr>
              <w:b w:val="0"/>
            </w:rPr>
          </w:rPrChange>
        </w:rPr>
        <w:t>Reinforcement Learning Objective</w:t>
      </w:r>
    </w:p>
    <w:p w14:paraId="23313D07" w14:textId="77777777" w:rsidR="0012724F" w:rsidRDefault="0012724F" w:rsidP="0012724F">
      <w:r w:rsidRPr="0012724F">
        <w:t xml:space="preserve">The objective for any reinforcement learning problem is to </w:t>
      </w:r>
      <w:r w:rsidR="009F61A5">
        <w:t>fi</w:t>
      </w:r>
      <w:r w:rsidRPr="0012724F">
        <w:t xml:space="preserve">nd the sequence of actions that maximizes (or minimizes) the sum of reinforcements along the sequence. This is reduced to the objective of acquiring the Q </w:t>
      </w:r>
      <w:r w:rsidR="00CD4025" w:rsidRPr="0012724F">
        <w:t>function, which</w:t>
      </w:r>
      <w:r w:rsidRPr="0012724F">
        <w:t xml:space="preserve"> predicts the expected sum of future reinforcements, because the correct Q function determines the optimal next action. </w:t>
      </w:r>
    </w:p>
    <w:p w14:paraId="32FF06C4" w14:textId="77777777" w:rsidR="0012724F" w:rsidRPr="0012724F" w:rsidRDefault="00CD4025" w:rsidP="0012724F">
      <w:r w:rsidRPr="0012724F">
        <w:t>Therefore</w:t>
      </w:r>
      <w:r w:rsidR="0012724F" w:rsidRPr="0012724F">
        <w:t xml:space="preserve">, the RL objective is to make this approximation as accurate as possible: </w:t>
      </w:r>
    </w:p>
    <w:p w14:paraId="7CB36324" w14:textId="1F0F7435" w:rsidR="00310D16" w:rsidRDefault="007E2553" w:rsidP="0012724F">
      <w:r>
        <w:rPr>
          <w:noProof/>
        </w:rPr>
        <w:lastRenderedPageBreak/>
        <w:drawing>
          <wp:anchor distT="0" distB="0" distL="114300" distR="114300" simplePos="0" relativeHeight="251660288" behindDoc="0" locked="0" layoutInCell="1" allowOverlap="1" wp14:anchorId="211D826E" wp14:editId="075B3596">
            <wp:simplePos x="0" y="0"/>
            <wp:positionH relativeFrom="margin">
              <wp:posOffset>2324100</wp:posOffset>
            </wp:positionH>
            <wp:positionV relativeFrom="page">
              <wp:posOffset>1206500</wp:posOffset>
            </wp:positionV>
            <wp:extent cx="1375410" cy="523875"/>
            <wp:effectExtent l="0" t="0" r="0"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L Rt.png"/>
                    <pic:cNvPicPr/>
                  </pic:nvPicPr>
                  <pic:blipFill>
                    <a:blip r:embed="rId17">
                      <a:extLst>
                        <a:ext uri="{28A0092B-C50C-407E-A947-70E740481C1C}">
                          <a14:useLocalDpi xmlns:a14="http://schemas.microsoft.com/office/drawing/2010/main" val="0"/>
                        </a:ext>
                      </a:extLst>
                    </a:blip>
                    <a:stretch>
                      <a:fillRect/>
                    </a:stretch>
                  </pic:blipFill>
                  <pic:spPr>
                    <a:xfrm>
                      <a:off x="0" y="0"/>
                      <a:ext cx="1375410" cy="523875"/>
                    </a:xfrm>
                    <a:prstGeom prst="rect">
                      <a:avLst/>
                    </a:prstGeom>
                  </pic:spPr>
                </pic:pic>
              </a:graphicData>
            </a:graphic>
            <wp14:sizeRelH relativeFrom="margin">
              <wp14:pctWidth>0</wp14:pctWidth>
            </wp14:sizeRelH>
            <wp14:sizeRelV relativeFrom="margin">
              <wp14:pctHeight>0</wp14:pctHeight>
            </wp14:sizeRelV>
          </wp:anchor>
        </w:drawing>
      </w:r>
      <w:r w:rsidR="00310D16">
        <w:t xml:space="preserve">                                                                                                   </w:t>
      </w:r>
    </w:p>
    <w:p w14:paraId="08EF6966" w14:textId="43B2024F" w:rsidR="009F61A5" w:rsidRDefault="00310D16" w:rsidP="0012724F">
      <w:r>
        <w:t xml:space="preserve">                                                                                                                                                   (3.3)</w:t>
      </w:r>
    </w:p>
    <w:p w14:paraId="63AB1158" w14:textId="704D0899" w:rsidR="0012724F" w:rsidRDefault="007E2553" w:rsidP="0012724F">
      <w:r>
        <w:rPr>
          <w:noProof/>
        </w:rPr>
        <w:drawing>
          <wp:anchor distT="0" distB="0" distL="114300" distR="114300" simplePos="0" relativeHeight="251661312" behindDoc="0" locked="0" layoutInCell="1" allowOverlap="1" wp14:anchorId="12BF6961" wp14:editId="1212DEEA">
            <wp:simplePos x="0" y="0"/>
            <wp:positionH relativeFrom="margin">
              <wp:posOffset>1702435</wp:posOffset>
            </wp:positionH>
            <wp:positionV relativeFrom="page">
              <wp:posOffset>2188210</wp:posOffset>
            </wp:positionV>
            <wp:extent cx="2506980" cy="600075"/>
            <wp:effectExtent l="0" t="0" r="7620"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inimize E.png"/>
                    <pic:cNvPicPr/>
                  </pic:nvPicPr>
                  <pic:blipFill>
                    <a:blip r:embed="rId19">
                      <a:extLst>
                        <a:ext uri="{28A0092B-C50C-407E-A947-70E740481C1C}">
                          <a14:useLocalDpi xmlns:a14="http://schemas.microsoft.com/office/drawing/2010/main" val="0"/>
                        </a:ext>
                      </a:extLst>
                    </a:blip>
                    <a:stretch>
                      <a:fillRect/>
                    </a:stretch>
                  </pic:blipFill>
                  <pic:spPr>
                    <a:xfrm>
                      <a:off x="0" y="0"/>
                      <a:ext cx="2506980" cy="600075"/>
                    </a:xfrm>
                    <a:prstGeom prst="rect">
                      <a:avLst/>
                    </a:prstGeom>
                  </pic:spPr>
                </pic:pic>
              </a:graphicData>
            </a:graphic>
            <wp14:sizeRelH relativeFrom="margin">
              <wp14:pctWidth>0</wp14:pctWidth>
            </wp14:sizeRelH>
            <wp14:sizeRelV relativeFrom="margin">
              <wp14:pctHeight>0</wp14:pctHeight>
            </wp14:sizeRelV>
          </wp:anchor>
        </w:drawing>
      </w:r>
      <w:r w:rsidR="009F61A5" w:rsidRPr="009F61A5">
        <w:t>This is usually formulated as the least squares objective:</w:t>
      </w:r>
    </w:p>
    <w:p w14:paraId="34C54C03" w14:textId="59533B9A" w:rsidR="007A7DF3" w:rsidRDefault="00310D16" w:rsidP="0012724F">
      <w:r>
        <w:t xml:space="preserve">                                                                                                                                                    (3.4)</w:t>
      </w:r>
    </w:p>
    <w:p w14:paraId="1001F046" w14:textId="56B86499" w:rsidR="00310D16" w:rsidRDefault="00310D16" w:rsidP="0012724F"/>
    <w:p w14:paraId="356B7776" w14:textId="629CB64C" w:rsidR="007A7DF3" w:rsidRDefault="007A7DF3" w:rsidP="008E5BE2">
      <w:pPr>
        <w:pStyle w:val="Heading3"/>
      </w:pPr>
      <w:bookmarkStart w:id="940" w:name="_Toc441811463"/>
      <w:r>
        <w:t>3.2 RL with Neural Networks</w:t>
      </w:r>
      <w:bookmarkEnd w:id="940"/>
    </w:p>
    <w:p w14:paraId="76D2AF06" w14:textId="7D302E16" w:rsidR="00310D16" w:rsidRDefault="007E2553" w:rsidP="007A7DF3">
      <w:pPr>
        <w:rPr>
          <w:i/>
        </w:rPr>
      </w:pPr>
      <w:r w:rsidRPr="007A7DF3">
        <w:rPr>
          <w:noProof/>
        </w:rPr>
        <w:drawing>
          <wp:anchor distT="0" distB="0" distL="114300" distR="114300" simplePos="0" relativeHeight="251662336" behindDoc="0" locked="0" layoutInCell="1" allowOverlap="1" wp14:anchorId="67C13FC9" wp14:editId="6BC62A25">
            <wp:simplePos x="0" y="0"/>
            <wp:positionH relativeFrom="column">
              <wp:posOffset>744942</wp:posOffset>
            </wp:positionH>
            <wp:positionV relativeFrom="paragraph">
              <wp:posOffset>2305050</wp:posOffset>
            </wp:positionV>
            <wp:extent cx="4507992" cy="2679192"/>
            <wp:effectExtent l="0" t="0" r="698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7992" cy="26791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0D16">
        <w:rPr>
          <w:noProof/>
        </w:rPr>
        <mc:AlternateContent>
          <mc:Choice Requires="wps">
            <w:drawing>
              <wp:anchor distT="0" distB="0" distL="114300" distR="114300" simplePos="0" relativeHeight="251664384" behindDoc="0" locked="0" layoutInCell="1" allowOverlap="1" wp14:anchorId="5D310D42" wp14:editId="05E34CE2">
                <wp:simplePos x="0" y="0"/>
                <wp:positionH relativeFrom="column">
                  <wp:align>center</wp:align>
                </wp:positionH>
                <wp:positionV relativeFrom="paragraph">
                  <wp:posOffset>5548630</wp:posOffset>
                </wp:positionV>
                <wp:extent cx="4507992" cy="274320"/>
                <wp:effectExtent l="0" t="0" r="6985" b="0"/>
                <wp:wrapTopAndBottom/>
                <wp:docPr id="38" name="Text Box 38"/>
                <wp:cNvGraphicFramePr/>
                <a:graphic xmlns:a="http://schemas.openxmlformats.org/drawingml/2006/main">
                  <a:graphicData uri="http://schemas.microsoft.com/office/word/2010/wordprocessingShape">
                    <wps:wsp>
                      <wps:cNvSpPr txBox="1"/>
                      <wps:spPr>
                        <a:xfrm>
                          <a:off x="0" y="0"/>
                          <a:ext cx="4507992" cy="274320"/>
                        </a:xfrm>
                        <a:prstGeom prst="rect">
                          <a:avLst/>
                        </a:prstGeom>
                        <a:solidFill>
                          <a:prstClr val="white"/>
                        </a:solidFill>
                        <a:ln>
                          <a:noFill/>
                        </a:ln>
                        <a:effectLst/>
                      </wps:spPr>
                      <wps:txbx>
                        <w:txbxContent>
                          <w:p w14:paraId="0DEB6DB8" w14:textId="77777777" w:rsidR="0098679B" w:rsidRPr="007A7DF3" w:rsidRDefault="0098679B" w:rsidP="000328D2">
                            <w:pPr>
                              <w:pStyle w:val="Heading4"/>
                            </w:pPr>
                            <w:bookmarkStart w:id="941" w:name="_Toc440377703"/>
                            <w:r w:rsidRPr="007A7DF3">
                              <w:t>Figure 3.2:  Neural network perceptron model</w:t>
                            </w:r>
                            <w:bookmarkEnd w:id="9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D310D42" id="Text Box 38" o:spid="_x0000_s1031" type="#_x0000_t202" style="position:absolute;left:0;text-align:left;margin-left:0;margin-top:436.9pt;width:354.95pt;height:21.6pt;z-index:2516643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" stroked="f">
                <v:textbox style="mso-fit-shape-to-text:t" inset="0,0,0,0">
                  <w:txbxContent>
                    <w:p w14:paraId="0DEB6DB8" w14:textId="77777777" w:rsidR="0098679B" w:rsidRPr="007A7DF3" w:rsidRDefault="0098679B" w:rsidP="000328D2">
                      <w:pPr>
                        <w:pStyle w:val="Heading4"/>
                      </w:pPr>
                      <w:bookmarkStart w:id="942" w:name="_Toc440377703"/>
                      <w:r w:rsidRPr="007A7DF3">
                        <w:t>Figure 3.2:  Neural network perceptron model</w:t>
                      </w:r>
                      <w:bookmarkEnd w:id="942"/>
                    </w:p>
                  </w:txbxContent>
                </v:textbox>
                <w10:wrap type="topAndBottom"/>
              </v:shape>
            </w:pict>
          </mc:Fallback>
        </mc:AlternateContent>
      </w:r>
      <w:r w:rsidR="007A7DF3" w:rsidRPr="007A7DF3">
        <w:t xml:space="preserve">Neural network models, also known as </w:t>
      </w:r>
      <w:r w:rsidR="007A7DF3" w:rsidRPr="007A7DF3">
        <w:rPr>
          <w:i/>
        </w:rPr>
        <w:t>Artificial Neural Networks</w:t>
      </w:r>
      <w:r w:rsidR="007A7DF3" w:rsidRPr="007A7DF3">
        <w:t xml:space="preserve">, are inspired by the way the human brain is believed to function. Many of the normal basic everyday information processing requirements handled by the brain, for example sensory processing, cognition, and learning, surpass any capable computing system out there today. Although a human brain is quite different than today’s computing hardware, it is believed that the basic concepts still apply in that there is a computational unit, known as a </w:t>
      </w:r>
      <w:r w:rsidR="007A7DF3" w:rsidRPr="007A7DF3">
        <w:rPr>
          <w:i/>
        </w:rPr>
        <w:t>neuron</w:t>
      </w:r>
      <w:r w:rsidR="007A7DF3" w:rsidRPr="007A7DF3">
        <w:t xml:space="preserve">, and connections to memory stored in </w:t>
      </w:r>
      <w:r w:rsidR="007A7DF3" w:rsidRPr="007A7DF3">
        <w:rPr>
          <w:i/>
        </w:rPr>
        <w:t>synapses</w:t>
      </w:r>
      <w:r w:rsidR="007A7DF3" w:rsidRPr="007A7DF3">
        <w:t xml:space="preserve">. The main </w:t>
      </w:r>
      <w:r w:rsidR="007A7DF3" w:rsidRPr="007A7DF3">
        <w:lastRenderedPageBreak/>
        <w:t>difference being that the human brain consists of billions of these simple parallel processing units, neurons, which are interconnected in a massive multi-layered distributive network of synapses</w:t>
      </w:r>
      <w:r w:rsidR="007A7DF3" w:rsidRPr="007A7DF3">
        <w:rPr>
          <w:i/>
        </w:rPr>
        <w:t xml:space="preserve"> </w:t>
      </w:r>
      <w:r w:rsidR="007A7DF3" w:rsidRPr="007A7DF3">
        <w:t>and</w:t>
      </w:r>
      <w:r w:rsidR="007A7DF3" w:rsidRPr="007A7DF3">
        <w:rPr>
          <w:i/>
        </w:rPr>
        <w:t xml:space="preserve"> </w:t>
      </w:r>
    </w:p>
    <w:p w14:paraId="0B916C20" w14:textId="77777777" w:rsidR="00310D16" w:rsidRDefault="00310D16" w:rsidP="007A7DF3">
      <w:pPr>
        <w:rPr>
          <w:i/>
        </w:rPr>
      </w:pPr>
    </w:p>
    <w:p w14:paraId="64EDAD50" w14:textId="6865E95E" w:rsidR="007A7DF3" w:rsidRPr="007A7DF3" w:rsidRDefault="007A7DF3" w:rsidP="007A7DF3">
      <w:r w:rsidRPr="007A7DF3">
        <w:t>neurons</w:t>
      </w:r>
      <w:r>
        <w:rPr>
          <w:i/>
        </w:rPr>
        <w:t>.</w:t>
      </w:r>
      <w:r w:rsidR="0094205C">
        <w:rPr>
          <w:i/>
        </w:rPr>
        <w:t xml:space="preserve"> </w:t>
      </w:r>
      <w:r w:rsidRPr="007A7DF3">
        <w:t xml:space="preserve">In machine learning, these concepts are modeled as what is called a </w:t>
      </w:r>
      <w:r w:rsidRPr="007A7DF3">
        <w:rPr>
          <w:i/>
        </w:rPr>
        <w:t>perceptron</w:t>
      </w:r>
      <w:r w:rsidRPr="007A7DF3">
        <w:t xml:space="preserve">, the basic processing element, connected by other </w:t>
      </w:r>
      <w:proofErr w:type="spellStart"/>
      <w:r w:rsidRPr="007A7DF3">
        <w:rPr>
          <w:i/>
        </w:rPr>
        <w:t>perceptrons</w:t>
      </w:r>
      <w:proofErr w:type="spellEnd"/>
      <w:r w:rsidRPr="007A7DF3">
        <w:t xml:space="preserve"> through weighted connections, as illustrated in </w:t>
      </w:r>
      <w:ins w:id="943" w:author="Aditya" w:date="2016-01-29T06:39:00Z">
        <w:r w:rsidR="002D5FC4">
          <w:t>f</w:t>
        </w:r>
      </w:ins>
      <w:del w:id="944" w:author="Aditya" w:date="2016-01-29T06:39:00Z">
        <w:r w:rsidRPr="007A7DF3" w:rsidDel="002D5FC4">
          <w:delText>F</w:delText>
        </w:r>
      </w:del>
      <w:r w:rsidRPr="007A7DF3">
        <w:t xml:space="preserve">igure 5.3. The output of a perceptron is simply a weighted sum of its inputs including a weighted bias, as shown in </w:t>
      </w:r>
      <w:r>
        <w:t xml:space="preserve">following </w:t>
      </w:r>
      <w:r w:rsidRPr="007A7DF3">
        <w:t>equation</w:t>
      </w:r>
      <w:r>
        <w:t>.</w:t>
      </w:r>
    </w:p>
    <w:tbl>
      <w:tblPr>
        <w:tblStyle w:val="TableGrid"/>
        <w:tblW w:w="89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6"/>
        <w:gridCol w:w="743"/>
      </w:tblGrid>
      <w:tr w:rsidR="007A7DF3" w:rsidRPr="007A7DF3" w14:paraId="18928DCD" w14:textId="77777777" w:rsidTr="007A7DF3">
        <w:trPr>
          <w:trHeight w:val="603"/>
          <w:jc w:val="center"/>
        </w:trPr>
        <w:tc>
          <w:tcPr>
            <w:tcW w:w="8166" w:type="dxa"/>
            <w:vAlign w:val="bottom"/>
            <w:hideMark/>
          </w:tcPr>
          <w:p w14:paraId="0D1EBDEB" w14:textId="77777777" w:rsidR="007A7DF3" w:rsidRPr="007A7DF3" w:rsidRDefault="007A7DF3" w:rsidP="007A7DF3">
            <w:pPr>
              <w:spacing w:after="200"/>
            </w:pPr>
            <m:oMathPara>
              <m:oMath>
                <m:r>
                  <w:rPr>
                    <w:rFonts w:ascii="Cambria Math" w:hAnsi="Cambria Math"/>
                  </w:rPr>
                  <m:t xml:space="preserve">y=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nary>
              </m:oMath>
            </m:oMathPara>
          </w:p>
        </w:tc>
        <w:tc>
          <w:tcPr>
            <w:tcW w:w="743" w:type="dxa"/>
            <w:vAlign w:val="center"/>
          </w:tcPr>
          <w:p w14:paraId="6F688A67" w14:textId="77777777" w:rsidR="007A7DF3" w:rsidRPr="007A7DF3" w:rsidRDefault="00310D16" w:rsidP="007A7DF3">
            <w:pPr>
              <w:spacing w:after="200"/>
            </w:pPr>
            <w:r>
              <w:t>(3.5)</w:t>
            </w:r>
          </w:p>
        </w:tc>
      </w:tr>
    </w:tbl>
    <w:p w14:paraId="4956B907" w14:textId="77777777" w:rsidR="007A7DF3" w:rsidRPr="007A7DF3" w:rsidRDefault="007A7DF3" w:rsidP="007A7DF3"/>
    <w:p w14:paraId="1F052D4B" w14:textId="77777777" w:rsidR="007A7DF3" w:rsidRPr="007A7DF3" w:rsidRDefault="007A7DF3" w:rsidP="007A7DF3">
      <w:r w:rsidRPr="007A7DF3">
        <w:t xml:space="preserve">To compute the output </w:t>
      </w:r>
      <w:r w:rsidRPr="007A7DF3">
        <w:rPr>
          <w:i/>
        </w:rPr>
        <w:t>y</w:t>
      </w:r>
      <w:r w:rsidRPr="007A7DF3">
        <w:rPr>
          <w:i/>
          <w:vertAlign w:val="subscript"/>
        </w:rPr>
        <w:t xml:space="preserve"> </w:t>
      </w:r>
      <w:r w:rsidRPr="007A7DF3">
        <w:t xml:space="preserve">given a sample </w:t>
      </w:r>
      <w:r w:rsidRPr="007A7DF3">
        <w:rPr>
          <w:i/>
        </w:rPr>
        <w:t>x</w:t>
      </w:r>
      <w:r w:rsidRPr="007A7DF3">
        <w:rPr>
          <w:i/>
          <w:vertAlign w:val="subscript"/>
        </w:rPr>
        <w:t>i</w:t>
      </w:r>
      <w:r w:rsidRPr="007A7DF3">
        <w:t xml:space="preserve">, </w:t>
      </w:r>
      <w:r w:rsidRPr="007A7DF3">
        <w:rPr>
          <w:i/>
        </w:rPr>
        <w:t>backpropagation</w:t>
      </w:r>
      <w:r w:rsidRPr="007A7DF3">
        <w:t xml:space="preserve"> using the gradient with respect to the weights is performed using a training dataset to find the weight parameters, </w:t>
      </w:r>
      <w:proofErr w:type="spellStart"/>
      <w:r w:rsidRPr="007A7DF3">
        <w:rPr>
          <w:i/>
        </w:rPr>
        <w:t>w</w:t>
      </w:r>
      <w:r w:rsidRPr="007A7DF3">
        <w:rPr>
          <w:i/>
          <w:vertAlign w:val="subscript"/>
        </w:rPr>
        <w:t>i</w:t>
      </w:r>
      <w:proofErr w:type="spellEnd"/>
      <w:r w:rsidRPr="007A7DF3">
        <w:t xml:space="preserve">, that minimize the mean squared error between the neural network outputs, </w:t>
      </w:r>
      <w:proofErr w:type="spellStart"/>
      <w:r w:rsidRPr="007A7DF3">
        <w:rPr>
          <w:i/>
        </w:rPr>
        <w:t>y</w:t>
      </w:r>
      <w:r w:rsidRPr="007A7DF3">
        <w:rPr>
          <w:i/>
          <w:vertAlign w:val="subscript"/>
        </w:rPr>
        <w:t>i</w:t>
      </w:r>
      <w:proofErr w:type="spellEnd"/>
      <w:r w:rsidRPr="007A7DF3">
        <w:t xml:space="preserve">, and the target outputs, </w:t>
      </w:r>
      <w:proofErr w:type="spellStart"/>
      <w:r w:rsidRPr="007A7DF3">
        <w:rPr>
          <w:i/>
        </w:rPr>
        <w:t>t</w:t>
      </w:r>
      <w:r w:rsidRPr="007A7DF3">
        <w:rPr>
          <w:i/>
          <w:vertAlign w:val="subscript"/>
        </w:rPr>
        <w:t>i</w:t>
      </w:r>
      <w:proofErr w:type="spellEnd"/>
      <w:r w:rsidRPr="007A7DF3">
        <w:t xml:space="preserve">. By default, the neural network consists of a hyperplane (for multiple </w:t>
      </w:r>
      <w:proofErr w:type="spellStart"/>
      <w:r w:rsidRPr="007A7DF3">
        <w:t>perceptrons</w:t>
      </w:r>
      <w:proofErr w:type="spellEnd"/>
      <w:r w:rsidRPr="007A7DF3">
        <w:t xml:space="preserve">) that can be used as a linear discriminant to linearly separate the classes. To improve prediction accuracy, we make it non-linear, by applying a sigmoidal or hyperbolic tangent to hidden unit layer </w:t>
      </w:r>
      <w:proofErr w:type="spellStart"/>
      <w:r w:rsidRPr="007A7DF3">
        <w:t>perceptrons</w:t>
      </w:r>
      <w:proofErr w:type="spellEnd"/>
      <w:r w:rsidRPr="007A7DF3">
        <w:t xml:space="preserve">, as denoted in equation </w:t>
      </w:r>
      <w:r w:rsidR="005170E4">
        <w:t>below</w:t>
      </w:r>
      <w:r w:rsidRPr="007A7DF3">
        <w:t>. This allows for non-linear boundaries with the output of the neural network being linear in the weights, but non-linear in the inputs.</w:t>
      </w:r>
    </w:p>
    <w:tbl>
      <w:tblPr>
        <w:tblStyle w:val="TableGrid"/>
        <w:tblW w:w="89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3"/>
        <w:gridCol w:w="796"/>
      </w:tblGrid>
      <w:tr w:rsidR="007A7DF3" w:rsidRPr="007A7DF3" w14:paraId="2CB034FA" w14:textId="77777777" w:rsidTr="007A7DF3">
        <w:trPr>
          <w:trHeight w:val="603"/>
          <w:jc w:val="center"/>
        </w:trPr>
        <w:tc>
          <w:tcPr>
            <w:tcW w:w="8113" w:type="dxa"/>
            <w:vAlign w:val="bottom"/>
            <w:hideMark/>
          </w:tcPr>
          <w:p w14:paraId="24A7515E" w14:textId="77777777" w:rsidR="007A7DF3" w:rsidRPr="007A7DF3" w:rsidRDefault="0098679B" w:rsidP="007A7DF3">
            <w:pPr>
              <w:spacing w:after="200"/>
            </w:pPr>
            <m:oMathPara>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=sigmoid</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m:t>
                    </m:r>
                    <m:sSup>
                      <m:sSupPr>
                        <m:ctrlPr>
                          <w:rPr>
                            <w:rFonts w:ascii="Cambria Math" w:hAnsi="Cambria Math"/>
                            <w:b/>
                            <w:i/>
                          </w:rPr>
                        </m:ctrlPr>
                      </m:sSupPr>
                      <m:e>
                        <m:r>
                          <m:rPr>
                            <m:sty m:val="bi"/>
                          </m:rPr>
                          <w:rPr>
                            <w:rFonts w:ascii="Cambria Math" w:hAnsi="Cambria Math"/>
                          </w:rPr>
                          <m:t>w</m:t>
                        </m:r>
                      </m:e>
                      <m:sup>
                        <m:r>
                          <m:rPr>
                            <m:sty m:val="bi"/>
                          </m:rPr>
                          <w:rPr>
                            <w:rFonts w:ascii="Cambria Math" w:hAnsi="Cambria Math"/>
                          </w:rPr>
                          <m:t>T</m:t>
                        </m:r>
                      </m:sup>
                    </m:sSup>
                    <m:r>
                      <m:rPr>
                        <m:sty m:val="bi"/>
                      </m:rPr>
                      <w:rPr>
                        <w:rFonts w:ascii="Cambria Math" w:hAnsi="Cambria Math"/>
                      </w:rPr>
                      <m:t>x</m:t>
                    </m:r>
                    <m:r>
                      <w:rPr>
                        <w:rFonts w:ascii="Cambria Math" w:hAnsi="Cambria Math"/>
                      </w:rPr>
                      <m:t>)</m:t>
                    </m:r>
                  </m:den>
                </m:f>
              </m:oMath>
            </m:oMathPara>
          </w:p>
        </w:tc>
        <w:tc>
          <w:tcPr>
            <w:tcW w:w="796" w:type="dxa"/>
            <w:vAlign w:val="center"/>
          </w:tcPr>
          <w:p w14:paraId="41E942B0" w14:textId="77777777" w:rsidR="007A7DF3" w:rsidRPr="007A7DF3" w:rsidRDefault="00310D16" w:rsidP="007A7DF3">
            <w:pPr>
              <w:spacing w:after="200"/>
            </w:pPr>
            <w:r>
              <w:t xml:space="preserve">  (3.6)</w:t>
            </w:r>
          </w:p>
        </w:tc>
      </w:tr>
    </w:tbl>
    <w:p w14:paraId="7EED28E4" w14:textId="77777777" w:rsidR="007A7DF3" w:rsidRPr="007A7DF3" w:rsidRDefault="007A7DF3" w:rsidP="007A7DF3">
      <w:r w:rsidRPr="007A7DF3">
        <w:lastRenderedPageBreak/>
        <w:t xml:space="preserve">For classification with a neural network (non-linear logistic regression), the number of parallel output </w:t>
      </w:r>
      <w:proofErr w:type="spellStart"/>
      <w:r w:rsidRPr="007A7DF3">
        <w:t>perceptrons</w:t>
      </w:r>
      <w:proofErr w:type="spellEnd"/>
      <w:r w:rsidRPr="007A7DF3">
        <w:t xml:space="preserve"> is equal to the number of classes. The output from each perceptron, </w:t>
      </w:r>
      <w:proofErr w:type="spellStart"/>
      <w:r w:rsidRPr="007A7DF3">
        <w:rPr>
          <w:i/>
        </w:rPr>
        <w:t>y</w:t>
      </w:r>
      <w:r w:rsidRPr="007A7DF3">
        <w:rPr>
          <w:i/>
          <w:vertAlign w:val="subscript"/>
        </w:rPr>
        <w:t>i</w:t>
      </w:r>
      <w:proofErr w:type="spellEnd"/>
      <w:r w:rsidRPr="007A7DF3">
        <w:t xml:space="preserve">, is then sent to post processing as in equation </w:t>
      </w:r>
      <w:r w:rsidR="005170E4">
        <w:t>below</w:t>
      </w:r>
      <w:r w:rsidRPr="007A7DF3">
        <w:t xml:space="preserve"> to determine the respective class by taking the maximum of the post-processed outputs:</w:t>
      </w:r>
    </w:p>
    <w:tbl>
      <w:tblPr>
        <w:tblStyle w:val="TableGrid"/>
        <w:tblW w:w="89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3"/>
        <w:gridCol w:w="796"/>
      </w:tblGrid>
      <w:tr w:rsidR="007A7DF3" w:rsidRPr="007A7DF3" w14:paraId="6F73FB02" w14:textId="77777777" w:rsidTr="005170E4">
        <w:trPr>
          <w:trHeight w:val="603"/>
          <w:jc w:val="center"/>
        </w:trPr>
        <w:tc>
          <w:tcPr>
            <w:tcW w:w="8113" w:type="dxa"/>
            <w:vAlign w:val="bottom"/>
            <w:hideMark/>
          </w:tcPr>
          <w:p w14:paraId="6B46BD5E" w14:textId="77777777" w:rsidR="007A7DF3" w:rsidRPr="007A7DF3" w:rsidRDefault="0098679B" w:rsidP="007A7DF3">
            <w:pPr>
              <w:spacing w:after="20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if y</m:t>
                    </m:r>
                  </m:e>
                  <m:sub>
                    <m:r>
                      <w:rPr>
                        <w:rFonts w:ascii="Cambria Math" w:hAnsi="Cambria Math"/>
                      </w:rPr>
                      <m:t>i</m:t>
                    </m:r>
                  </m:sub>
                </m:sSub>
                <m: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i</m:t>
                        </m:r>
                      </m:lim>
                    </m:limLow>
                  </m:fName>
                  <m:e>
                    <m:f>
                      <m:fPr>
                        <m:ctrlPr>
                          <w:rPr>
                            <w:rFonts w:ascii="Cambria Math" w:hAnsi="Cambria Math"/>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um>
                      <m:den>
                        <m:nary>
                          <m:naryPr>
                            <m:chr m:val="∑"/>
                            <m:limLoc m:val="undOvr"/>
                            <m:supHide m:val="1"/>
                            <m:ctrlPr>
                              <w:rPr>
                                <w:rFonts w:ascii="Cambria Math" w:hAnsi="Cambria Math"/>
                                <w:i/>
                              </w:rPr>
                            </m:ctrlPr>
                          </m:naryPr>
                          <m:sub>
                            <m:r>
                              <w:rPr>
                                <w:rFonts w:ascii="Cambria Math" w:hAnsi="Cambria Math"/>
                              </w:rPr>
                              <m:t>i</m:t>
                            </m:r>
                          </m:sub>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den>
                    </m:f>
                  </m:e>
                </m:func>
              </m:oMath>
            </m:oMathPara>
          </w:p>
        </w:tc>
        <w:tc>
          <w:tcPr>
            <w:tcW w:w="796" w:type="dxa"/>
            <w:vAlign w:val="center"/>
          </w:tcPr>
          <w:p w14:paraId="13DBB9CF" w14:textId="77777777" w:rsidR="007A7DF3" w:rsidRPr="007A7DF3" w:rsidRDefault="00B16861" w:rsidP="007A7DF3">
            <w:pPr>
              <w:spacing w:after="200"/>
            </w:pPr>
            <w:r>
              <w:t>(3.7)</w:t>
            </w:r>
          </w:p>
        </w:tc>
      </w:tr>
    </w:tbl>
    <w:p w14:paraId="4F718080" w14:textId="77777777" w:rsidR="007A7DF3" w:rsidRDefault="007A7DF3" w:rsidP="007A7DF3">
      <w:r w:rsidRPr="007A7DF3">
        <w:t>One of the biggest criticisms about the use of neural networks is the time required for training.  Although this can be a major issue if using a simple gradient descent approach, newer training techniques, such as the sca</w:t>
      </w:r>
      <w:r w:rsidR="00C3746E">
        <w:t>led conjugate gradient (SCG) [21</w:t>
      </w:r>
      <w:r w:rsidRPr="007A7DF3">
        <w:t>], can greatly minimize the time required for training.  SCG, a method for efficiently training feed-forward neural networks, was used for training the neural networks in this thesis.</w:t>
      </w:r>
    </w:p>
    <w:p w14:paraId="505B833E" w14:textId="2D44A5CB" w:rsidR="005170E4" w:rsidRDefault="005170E4" w:rsidP="007A7DF3"/>
    <w:p w14:paraId="61C6CC12" w14:textId="77777777" w:rsidR="005170E4" w:rsidRDefault="005170E4" w:rsidP="008E5BE2">
      <w:pPr>
        <w:pStyle w:val="Heading3"/>
      </w:pPr>
      <w:bookmarkStart w:id="945" w:name="_Toc441811464"/>
      <w:r>
        <w:t>3.3 Fuzzy Logic</w:t>
      </w:r>
      <w:bookmarkEnd w:id="945"/>
    </w:p>
    <w:p w14:paraId="228FB39F" w14:textId="77777777" w:rsidR="005170E4" w:rsidRDefault="005170E4" w:rsidP="005170E4">
      <w:r w:rsidRPr="005170E4">
        <w:t>Fuzzy Logic deals with approximate rather than fixed reasoning, and it has capabilities to react to continuous changes of</w:t>
      </w:r>
      <w:r>
        <w:t xml:space="preserve"> </w:t>
      </w:r>
      <w:r w:rsidRPr="005170E4">
        <w:t>the dependent variables. The decision of offloading processing components to cloud becomes a variable, and controlling this</w:t>
      </w:r>
      <w:r>
        <w:t xml:space="preserve"> </w:t>
      </w:r>
      <w:r w:rsidRPr="005170E4">
        <w:t xml:space="preserve">variable can be a complex task due to many real-time constraints of the overall mobile and cloud system parameters.  </w:t>
      </w:r>
    </w:p>
    <w:p w14:paraId="7DEA8F82" w14:textId="77777777" w:rsidR="005170E4" w:rsidRPr="005170E4" w:rsidRDefault="00C076AE" w:rsidP="005170E4">
      <w:r>
        <w:rPr>
          <w:noProof/>
        </w:rPr>
        <w:lastRenderedPageBreak/>
        <w:drawing>
          <wp:anchor distT="0" distB="0" distL="114300" distR="114300" simplePos="0" relativeHeight="251665408" behindDoc="0" locked="0" layoutInCell="1" allowOverlap="1" wp14:anchorId="00A03886" wp14:editId="2667C237">
            <wp:simplePos x="0" y="0"/>
            <wp:positionH relativeFrom="column">
              <wp:align>center</wp:align>
            </wp:positionH>
            <wp:positionV relativeFrom="paragraph">
              <wp:posOffset>362585</wp:posOffset>
            </wp:positionV>
            <wp:extent cx="4023855" cy="2066544"/>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uzzyLogicSystem.png"/>
                    <pic:cNvPicPr/>
                  </pic:nvPicPr>
                  <pic:blipFill>
                    <a:blip r:embed="rId21">
                      <a:extLst>
                        <a:ext uri="{28A0092B-C50C-407E-A947-70E740481C1C}">
                          <a14:useLocalDpi xmlns:a14="http://schemas.microsoft.com/office/drawing/2010/main" val="0"/>
                        </a:ext>
                      </a:extLst>
                    </a:blip>
                    <a:stretch>
                      <a:fillRect/>
                    </a:stretch>
                  </pic:blipFill>
                  <pic:spPr>
                    <a:xfrm>
                      <a:off x="0" y="0"/>
                      <a:ext cx="4023855" cy="2066544"/>
                    </a:xfrm>
                    <a:prstGeom prst="rect">
                      <a:avLst/>
                    </a:prstGeom>
                  </pic:spPr>
                </pic:pic>
              </a:graphicData>
            </a:graphic>
            <wp14:sizeRelH relativeFrom="margin">
              <wp14:pctWidth>0</wp14:pctWidth>
            </wp14:sizeRelH>
            <wp14:sizeRelV relativeFrom="margin">
              <wp14:pctHeight>0</wp14:pctHeight>
            </wp14:sizeRelV>
          </wp:anchor>
        </w:drawing>
      </w:r>
      <w:r w:rsidR="00A772B6">
        <w:rPr>
          <w:noProof/>
        </w:rPr>
        <mc:AlternateContent>
          <mc:Choice Requires="wps">
            <w:drawing>
              <wp:anchor distT="0" distB="0" distL="114300" distR="114300" simplePos="0" relativeHeight="251694080" behindDoc="0" locked="0" layoutInCell="1" allowOverlap="1" wp14:anchorId="64D4D8EC" wp14:editId="0A0827CC">
                <wp:simplePos x="0" y="0"/>
                <wp:positionH relativeFrom="column">
                  <wp:align>center</wp:align>
                </wp:positionH>
                <wp:positionV relativeFrom="paragraph">
                  <wp:posOffset>2548782</wp:posOffset>
                </wp:positionV>
                <wp:extent cx="4151376" cy="274320"/>
                <wp:effectExtent l="0" t="0" r="1905" b="0"/>
                <wp:wrapTopAndBottom/>
                <wp:docPr id="4" name="Text Box 4"/>
                <wp:cNvGraphicFramePr/>
                <a:graphic xmlns:a="http://schemas.openxmlformats.org/drawingml/2006/main">
                  <a:graphicData uri="http://schemas.microsoft.com/office/word/2010/wordprocessingShape">
                    <wps:wsp>
                      <wps:cNvSpPr txBox="1"/>
                      <wps:spPr>
                        <a:xfrm>
                          <a:off x="0" y="0"/>
                          <a:ext cx="4151376" cy="274320"/>
                        </a:xfrm>
                        <a:prstGeom prst="rect">
                          <a:avLst/>
                        </a:prstGeom>
                        <a:solidFill>
                          <a:prstClr val="white"/>
                        </a:solidFill>
                        <a:ln>
                          <a:noFill/>
                        </a:ln>
                        <a:effectLst/>
                      </wps:spPr>
                      <wps:txbx>
                        <w:txbxContent>
                          <w:p w14:paraId="048CB1A9" w14:textId="5123812D" w:rsidR="0098679B" w:rsidRPr="00D13391" w:rsidRDefault="0098679B" w:rsidP="000328D2">
                            <w:pPr>
                              <w:pStyle w:val="Heading4"/>
                              <w:rPr>
                                <w:rFonts w:eastAsiaTheme="minorHAnsi"/>
                                <w:noProof/>
                                <w:sz w:val="24"/>
                              </w:rPr>
                            </w:pPr>
                            <w:bookmarkStart w:id="946" w:name="_Toc440377704"/>
                            <w:r w:rsidRPr="00D13391">
                              <w:t>Figure 3.3</w:t>
                            </w:r>
                            <w:ins w:id="947" w:author="Aditya" w:date="2016-01-29T13:00:00Z">
                              <w:r>
                                <w:t>:</w:t>
                              </w:r>
                            </w:ins>
                            <w:r w:rsidRPr="00D13391">
                              <w:t xml:space="preserve"> Fuzzy Logic Decision Engine</w:t>
                            </w:r>
                            <w:r>
                              <w:t xml:space="preserve"> [8]</w:t>
                            </w:r>
                            <w:bookmarkEnd w:id="9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4D4D8EC" id="Text Box 4" o:spid="_x0000_s1032" type="#_x0000_t202" style="position:absolute;left:0;text-align:left;margin-left:0;margin-top:200.7pt;width:326.9pt;height:21.6pt;z-index:2516940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" stroked="f">
                <v:textbox style="mso-fit-shape-to-text:t" inset="0,0,0,0">
                  <w:txbxContent>
                    <w:p w14:paraId="048CB1A9" w14:textId="5123812D" w:rsidR="0098679B" w:rsidRPr="00D13391" w:rsidRDefault="0098679B" w:rsidP="000328D2">
                      <w:pPr>
                        <w:pStyle w:val="Heading4"/>
                        <w:rPr>
                          <w:rFonts w:eastAsiaTheme="minorHAnsi"/>
                          <w:noProof/>
                          <w:sz w:val="24"/>
                        </w:rPr>
                      </w:pPr>
                      <w:bookmarkStart w:id="948" w:name="_Toc440377704"/>
                      <w:r w:rsidRPr="00D13391">
                        <w:t>Figure 3.3</w:t>
                      </w:r>
                      <w:ins w:id="949" w:author="Aditya" w:date="2016-01-29T13:00:00Z">
                        <w:r>
                          <w:t>:</w:t>
                        </w:r>
                      </w:ins>
                      <w:r w:rsidRPr="00D13391">
                        <w:t xml:space="preserve"> Fuzzy Logic Decision Engine</w:t>
                      </w:r>
                      <w:r>
                        <w:t xml:space="preserve"> [8]</w:t>
                      </w:r>
                      <w:bookmarkEnd w:id="948"/>
                    </w:p>
                  </w:txbxContent>
                </v:textbox>
                <w10:wrap type="topAndBottom"/>
              </v:shape>
            </w:pict>
          </mc:Fallback>
        </mc:AlternateContent>
      </w:r>
    </w:p>
    <w:p w14:paraId="2A9069A3" w14:textId="77777777" w:rsidR="00A772B6" w:rsidRDefault="00A772B6" w:rsidP="005170E4"/>
    <w:p w14:paraId="3C5D9561" w14:textId="77777777" w:rsidR="00A13130" w:rsidRDefault="005170E4" w:rsidP="005170E4">
      <w:pPr>
        <w:rPr>
          <w:ins w:id="950" w:author="Aditya" w:date="2016-01-28T14:01:00Z"/>
        </w:rPr>
      </w:pPr>
      <w:r w:rsidRPr="005170E4">
        <w:t>Fuzzy Logic Decision Engine works in three</w:t>
      </w:r>
      <w:r>
        <w:t xml:space="preserve"> </w:t>
      </w:r>
      <w:r w:rsidRPr="005170E4">
        <w:t xml:space="preserve">steps namely: </w:t>
      </w:r>
      <w:proofErr w:type="spellStart"/>
      <w:r w:rsidRPr="005170E4">
        <w:t>Fuzzyfication</w:t>
      </w:r>
      <w:proofErr w:type="spellEnd"/>
      <w:r w:rsidRPr="005170E4">
        <w:t xml:space="preserve">, Inference and </w:t>
      </w:r>
      <w:proofErr w:type="spellStart"/>
      <w:r w:rsidRPr="005170E4">
        <w:t>Defuzzification</w:t>
      </w:r>
      <w:proofErr w:type="spellEnd"/>
      <w:r w:rsidRPr="005170E4">
        <w:t xml:space="preserve">.  Let us see these steps in detail: 1) In </w:t>
      </w:r>
      <w:proofErr w:type="spellStart"/>
      <w:r w:rsidR="00CD4025" w:rsidRPr="005170E4">
        <w:t>Fuzzification</w:t>
      </w:r>
      <w:proofErr w:type="spellEnd"/>
      <w:r w:rsidR="00CD4025" w:rsidRPr="005170E4">
        <w:t>,</w:t>
      </w:r>
      <w:r w:rsidRPr="005170E4">
        <w:t xml:space="preserve"> input data is converted into linguistic variables, which are assigned to a specific membership function. 2) A reasoning engine is applied to the variables, which makes an inference based on a set of rules. </w:t>
      </w:r>
      <w:r w:rsidR="00CD4025" w:rsidRPr="005170E4">
        <w:t>Finally,</w:t>
      </w:r>
      <w:r w:rsidRPr="005170E4">
        <w:t xml:space="preserve"> 3) The output from reasoning engine are mapped to linguistic variable sets again</w:t>
      </w:r>
      <w:r w:rsidR="00CD4025">
        <w:t xml:space="preserve"> </w:t>
      </w:r>
      <w:r w:rsidRPr="005170E4">
        <w:t xml:space="preserve">(aka </w:t>
      </w:r>
      <w:proofErr w:type="spellStart"/>
      <w:r w:rsidRPr="005170E4">
        <w:t>defuzzyification</w:t>
      </w:r>
      <w:proofErr w:type="spellEnd"/>
      <w:r w:rsidRPr="005170E4">
        <w:t>).</w:t>
      </w:r>
    </w:p>
    <w:p w14:paraId="01314BFD" w14:textId="6D3870E5" w:rsidR="005170E4" w:rsidRDefault="005170E4" w:rsidP="005170E4">
      <w:r w:rsidRPr="005170E4">
        <w:t xml:space="preserve">  </w:t>
      </w:r>
    </w:p>
    <w:p w14:paraId="5B3CDE1C" w14:textId="77777777" w:rsidR="005170E4" w:rsidRDefault="005170E4" w:rsidP="008E5BE2">
      <w:pPr>
        <w:pStyle w:val="Heading3"/>
      </w:pPr>
      <w:bookmarkStart w:id="951" w:name="_Toc441811465"/>
      <w:commentRangeStart w:id="952"/>
      <w:r>
        <w:t xml:space="preserve">3.4 </w:t>
      </w:r>
      <w:r w:rsidRPr="005170E4">
        <w:t>Linear Discriminant Analysis</w:t>
      </w:r>
      <w:r>
        <w:t xml:space="preserve"> (LDA)</w:t>
      </w:r>
      <w:commentRangeEnd w:id="952"/>
      <w:r w:rsidR="005651C6">
        <w:rPr>
          <w:rStyle w:val="CommentReference"/>
          <w:rFonts w:eastAsiaTheme="minorHAnsi" w:cstheme="minorBidi"/>
          <w:b w:val="0"/>
          <w:bCs w:val="0"/>
          <w:color w:val="auto"/>
        </w:rPr>
        <w:commentReference w:id="952"/>
      </w:r>
      <w:bookmarkEnd w:id="951"/>
    </w:p>
    <w:p w14:paraId="4921B0AA" w14:textId="77777777" w:rsidR="005170E4" w:rsidRPr="005170E4" w:rsidRDefault="005170E4" w:rsidP="005170E4">
      <w:r>
        <w:t>In machine learning, classifi</w:t>
      </w:r>
      <w:r w:rsidRPr="005170E4">
        <w:t>cation is the problem of identifying to which of a set of categories a new observation belongs, on the basis of a training set of data containing observations (or instances) whose categ</w:t>
      </w:r>
      <w:r>
        <w:t>ory membership is known. Classifi</w:t>
      </w:r>
      <w:r w:rsidRPr="005170E4">
        <w:t>cation</w:t>
      </w:r>
      <w:r>
        <w:t xml:space="preserve"> </w:t>
      </w:r>
      <w:r w:rsidRPr="005170E4">
        <w:t>is considered an instance of supervised learning, i.e. learning where a training set of correctly identi</w:t>
      </w:r>
      <w:r w:rsidR="00CD4025">
        <w:t>fi</w:t>
      </w:r>
      <w:r w:rsidRPr="005170E4">
        <w:t>ed observations is</w:t>
      </w:r>
      <w:r>
        <w:t xml:space="preserve"> </w:t>
      </w:r>
      <w:r w:rsidRPr="005170E4">
        <w:t>available. An a</w:t>
      </w:r>
      <w:r>
        <w:t>lgorithm that implements classifi</w:t>
      </w:r>
      <w:r w:rsidRPr="005170E4">
        <w:t>cation, especially in a concrete imple</w:t>
      </w:r>
      <w:r>
        <w:t xml:space="preserve">mentation, is known as a </w:t>
      </w:r>
      <w:r w:rsidR="00CD4025">
        <w:t>classifie</w:t>
      </w:r>
      <w:r w:rsidR="00CD4025" w:rsidRPr="005170E4">
        <w:t>r</w:t>
      </w:r>
      <w:r w:rsidRPr="005170E4">
        <w:t>.  Linear discriminant analysis (LDA) makes use of a Bayesian</w:t>
      </w:r>
      <w:r>
        <w:t xml:space="preserve"> approach to </w:t>
      </w:r>
      <w:r w:rsidR="00CD4025">
        <w:lastRenderedPageBreak/>
        <w:t>classific</w:t>
      </w:r>
      <w:r w:rsidR="00CD4025" w:rsidRPr="005170E4">
        <w:t>ation</w:t>
      </w:r>
      <w:r w:rsidRPr="005170E4">
        <w:t xml:space="preserve"> in which parameters are </w:t>
      </w:r>
      <w:r w:rsidR="00CD4025" w:rsidRPr="005170E4">
        <w:t>considered as</w:t>
      </w:r>
      <w:r w:rsidRPr="005170E4">
        <w:t xml:space="preserve"> random variables of a prior distribution. This concept is fundamentally </w:t>
      </w:r>
      <w:r w:rsidR="00EE3228">
        <w:t>different</w:t>
      </w:r>
      <w:r w:rsidRPr="005170E4">
        <w:t xml:space="preserve"> from data-driven linear and non-linear</w:t>
      </w:r>
      <w:r>
        <w:t xml:space="preserve"> </w:t>
      </w:r>
      <w:r w:rsidRPr="005170E4">
        <w:t xml:space="preserve">discriminant analyses in which what is learned is a function that maps or separates samples to a class. Bayesian estimation and the application of LDA is also known as generative modeling.  </w:t>
      </w:r>
    </w:p>
    <w:p w14:paraId="2C833C8E" w14:textId="77777777" w:rsidR="005170E4" w:rsidRPr="005170E4" w:rsidRDefault="005170E4" w:rsidP="005170E4"/>
    <w:p w14:paraId="41B6E269" w14:textId="77777777" w:rsidR="005170E4" w:rsidRDefault="005170E4" w:rsidP="005170E4"/>
    <w:p w14:paraId="2018B348" w14:textId="77777777" w:rsidR="007F4846" w:rsidRDefault="007F4846" w:rsidP="005170E4"/>
    <w:p w14:paraId="6EA2A287" w14:textId="77777777" w:rsidR="007F4846" w:rsidRDefault="007F4846" w:rsidP="005170E4"/>
    <w:p w14:paraId="7041F8EB" w14:textId="294FE60C" w:rsidR="007F4846" w:rsidDel="00A13130" w:rsidRDefault="007F4846" w:rsidP="005170E4">
      <w:pPr>
        <w:rPr>
          <w:del w:id="953" w:author="Aditya" w:date="2016-01-28T14:01:00Z"/>
        </w:rPr>
      </w:pPr>
    </w:p>
    <w:p w14:paraId="2DF75485" w14:textId="77777777" w:rsidR="008A49E3" w:rsidRPr="00C0282C" w:rsidRDefault="001B6BFF" w:rsidP="00C0282C">
      <w:pPr>
        <w:pStyle w:val="ChapterHeading"/>
      </w:pPr>
      <w:bookmarkStart w:id="954" w:name="_Toc441811466"/>
      <w:r w:rsidRPr="00C0282C">
        <w:lastRenderedPageBreak/>
        <w:t>CHAPTER</w:t>
      </w:r>
      <w:r w:rsidR="008A49E3" w:rsidRPr="00C0282C">
        <w:t xml:space="preserve"> 4</w:t>
      </w:r>
      <w:r w:rsidR="0019087C" w:rsidRPr="00C0282C">
        <w:t xml:space="preserve"> </w:t>
      </w:r>
      <w:r w:rsidR="0019087C" w:rsidRPr="00C0282C">
        <w:br/>
      </w:r>
      <w:r w:rsidRPr="00C0282C">
        <w:t>APPLICATION ORIENTED STUDY OF OFFLOADING</w:t>
      </w:r>
      <w:bookmarkEnd w:id="954"/>
    </w:p>
    <w:p w14:paraId="0472439E" w14:textId="77777777" w:rsidR="00C0282C" w:rsidRDefault="00C0282C" w:rsidP="00525C55">
      <w:pPr>
        <w:rPr>
          <w:szCs w:val="24"/>
        </w:rPr>
      </w:pPr>
    </w:p>
    <w:p w14:paraId="2E98BAF3" w14:textId="3D5E8A74" w:rsidR="00283349" w:rsidRDefault="00283349" w:rsidP="00525C55">
      <w:pPr>
        <w:rPr>
          <w:szCs w:val="24"/>
        </w:rPr>
      </w:pPr>
      <w:r>
        <w:rPr>
          <w:szCs w:val="24"/>
        </w:rPr>
        <w:t>W</w:t>
      </w:r>
      <w:r w:rsidR="00B954CA">
        <w:rPr>
          <w:szCs w:val="24"/>
        </w:rPr>
        <w:t xml:space="preserve">e </w:t>
      </w:r>
      <w:r w:rsidR="00525C55" w:rsidRPr="00525C55">
        <w:rPr>
          <w:szCs w:val="24"/>
        </w:rPr>
        <w:t xml:space="preserve">surveyed various </w:t>
      </w:r>
      <w:ins w:id="955" w:author="Aditya" w:date="2016-01-29T16:22:00Z">
        <w:r w:rsidR="00BC01B1">
          <w:rPr>
            <w:szCs w:val="24"/>
          </w:rPr>
          <w:t xml:space="preserve">compute intensive </w:t>
        </w:r>
      </w:ins>
      <w:r w:rsidR="00CD4025" w:rsidRPr="00525C55">
        <w:rPr>
          <w:szCs w:val="24"/>
        </w:rPr>
        <w:t>applications that</w:t>
      </w:r>
      <w:r w:rsidR="00525C55" w:rsidRPr="00525C55">
        <w:rPr>
          <w:szCs w:val="24"/>
        </w:rPr>
        <w:t xml:space="preserve"> are likely to </w:t>
      </w:r>
      <w:r w:rsidR="00EE3228">
        <w:rPr>
          <w:szCs w:val="24"/>
        </w:rPr>
        <w:t>benefit</w:t>
      </w:r>
      <w:r w:rsidR="00525C55" w:rsidRPr="00525C55">
        <w:rPr>
          <w:szCs w:val="24"/>
        </w:rPr>
        <w:t xml:space="preserve"> from </w:t>
      </w:r>
      <w:ins w:id="956" w:author="Aditya" w:date="2016-01-29T06:19:00Z">
        <w:r w:rsidR="002B6238">
          <w:rPr>
            <w:szCs w:val="24"/>
          </w:rPr>
          <w:t>o</w:t>
        </w:r>
      </w:ins>
      <w:del w:id="957" w:author="Aditya" w:date="2016-01-29T06:19:00Z">
        <w:r w:rsidR="008030D9" w:rsidDel="002B6238">
          <w:rPr>
            <w:szCs w:val="24"/>
          </w:rPr>
          <w:delText>O</w:delText>
        </w:r>
      </w:del>
      <w:r w:rsidR="00EE3228">
        <w:rPr>
          <w:szCs w:val="24"/>
        </w:rPr>
        <w:t>ffloading</w:t>
      </w:r>
      <w:ins w:id="958" w:author="Aditya" w:date="2016-01-29T12:37:00Z">
        <w:r w:rsidR="00B66881">
          <w:rPr>
            <w:szCs w:val="24"/>
          </w:rPr>
          <w:t>,</w:t>
        </w:r>
      </w:ins>
      <w:r w:rsidR="00525C55" w:rsidRPr="00525C55">
        <w:rPr>
          <w:szCs w:val="24"/>
        </w:rPr>
        <w:t xml:space="preserve"> as suggested by </w:t>
      </w:r>
      <w:r w:rsidR="00B954CA">
        <w:rPr>
          <w:szCs w:val="24"/>
        </w:rPr>
        <w:t>important publications</w:t>
      </w:r>
      <w:r w:rsidR="006D01CB">
        <w:rPr>
          <w:szCs w:val="24"/>
        </w:rPr>
        <w:t xml:space="preserve"> in this area</w:t>
      </w:r>
      <w:r w:rsidR="00B954CA">
        <w:rPr>
          <w:szCs w:val="24"/>
        </w:rPr>
        <w:t xml:space="preserve">. </w:t>
      </w:r>
      <w:r w:rsidR="006D01CB">
        <w:rPr>
          <w:szCs w:val="24"/>
        </w:rPr>
        <w:t>Here is a list of</w:t>
      </w:r>
      <w:r w:rsidR="00525C55" w:rsidRPr="00525C55">
        <w:rPr>
          <w:szCs w:val="24"/>
        </w:rPr>
        <w:t xml:space="preserve"> type</w:t>
      </w:r>
      <w:r w:rsidR="006D01CB">
        <w:rPr>
          <w:szCs w:val="24"/>
        </w:rPr>
        <w:t xml:space="preserve">s </w:t>
      </w:r>
      <w:r w:rsidR="00525C55" w:rsidRPr="00525C55">
        <w:rPr>
          <w:szCs w:val="24"/>
        </w:rPr>
        <w:t>of app</w:t>
      </w:r>
      <w:r w:rsidR="006D01CB">
        <w:rPr>
          <w:szCs w:val="24"/>
        </w:rPr>
        <w:t xml:space="preserve">lications </w:t>
      </w:r>
      <w:r w:rsidR="00525C55" w:rsidRPr="00525C55">
        <w:rPr>
          <w:szCs w:val="24"/>
        </w:rPr>
        <w:t xml:space="preserve">as follows: </w:t>
      </w:r>
      <w:r w:rsidR="006D01CB">
        <w:rPr>
          <w:szCs w:val="24"/>
        </w:rPr>
        <w:t xml:space="preserve">applications with </w:t>
      </w:r>
      <w:r w:rsidR="00525C55" w:rsidRPr="00525C55">
        <w:rPr>
          <w:szCs w:val="24"/>
        </w:rPr>
        <w:t>matrix calculations,</w:t>
      </w:r>
      <w:r w:rsidR="00B954CA">
        <w:rPr>
          <w:szCs w:val="24"/>
        </w:rPr>
        <w:t xml:space="preserve"> </w:t>
      </w:r>
      <w:r w:rsidR="006D01CB">
        <w:rPr>
          <w:szCs w:val="24"/>
        </w:rPr>
        <w:t>image processing</w:t>
      </w:r>
      <w:r w:rsidR="006D01CB" w:rsidRPr="00525C55">
        <w:rPr>
          <w:szCs w:val="24"/>
        </w:rPr>
        <w:t xml:space="preserve">, </w:t>
      </w:r>
      <w:ins w:id="959" w:author="Aditya" w:date="2016-01-29T12:39:00Z">
        <w:r w:rsidR="00E50770">
          <w:rPr>
            <w:szCs w:val="24"/>
          </w:rPr>
          <w:t>w</w:t>
        </w:r>
      </w:ins>
      <w:del w:id="960" w:author="Aditya" w:date="2016-01-29T12:39:00Z">
        <w:r w:rsidR="006D01CB" w:rsidRPr="00525C55" w:rsidDel="00E50770">
          <w:rPr>
            <w:szCs w:val="24"/>
          </w:rPr>
          <w:delText>W</w:delText>
        </w:r>
      </w:del>
      <w:r w:rsidR="006D01CB" w:rsidRPr="00525C55">
        <w:rPr>
          <w:szCs w:val="24"/>
        </w:rPr>
        <w:t xml:space="preserve">eb-browsers, </w:t>
      </w:r>
      <w:ins w:id="961" w:author="Aditya" w:date="2016-01-29T06:30:00Z">
        <w:r w:rsidR="002D5FC4">
          <w:rPr>
            <w:szCs w:val="24"/>
          </w:rPr>
          <w:t>t</w:t>
        </w:r>
      </w:ins>
      <w:del w:id="962" w:author="Aditya" w:date="2016-01-29T06:30:00Z">
        <w:r w:rsidR="006D01CB" w:rsidDel="002D5FC4">
          <w:rPr>
            <w:szCs w:val="24"/>
          </w:rPr>
          <w:delText>T</w:delText>
        </w:r>
      </w:del>
      <w:r w:rsidR="006D01CB">
        <w:rPr>
          <w:szCs w:val="24"/>
        </w:rPr>
        <w:t xml:space="preserve">orrent downloads, </w:t>
      </w:r>
      <w:r w:rsidR="006D01CB" w:rsidRPr="00525C55">
        <w:rPr>
          <w:szCs w:val="24"/>
        </w:rPr>
        <w:t xml:space="preserve">image search, </w:t>
      </w:r>
      <w:r w:rsidR="00635459">
        <w:rPr>
          <w:szCs w:val="24"/>
        </w:rPr>
        <w:t xml:space="preserve">file compressors, </w:t>
      </w:r>
      <w:r w:rsidR="006D01CB" w:rsidRPr="00525C55">
        <w:rPr>
          <w:szCs w:val="24"/>
        </w:rPr>
        <w:t>online games,</w:t>
      </w:r>
      <w:r w:rsidR="006D01CB">
        <w:rPr>
          <w:szCs w:val="24"/>
        </w:rPr>
        <w:t xml:space="preserve"> </w:t>
      </w:r>
      <w:r w:rsidR="00B954CA">
        <w:rPr>
          <w:szCs w:val="24"/>
        </w:rPr>
        <w:t xml:space="preserve">language translators, </w:t>
      </w:r>
      <w:r w:rsidR="00525C55" w:rsidRPr="00525C55">
        <w:rPr>
          <w:szCs w:val="24"/>
        </w:rPr>
        <w:t xml:space="preserve">speech recognizers, optical character recognizers, video processing and editing,  navigation, face recognition, augmented reality, etc. These applications </w:t>
      </w:r>
      <w:ins w:id="963" w:author="Aditya" w:date="2016-01-29T12:18:00Z">
        <w:r w:rsidR="002D55C1">
          <w:rPr>
            <w:szCs w:val="24"/>
          </w:rPr>
          <w:t xml:space="preserve">are power hungry </w:t>
        </w:r>
      </w:ins>
      <w:ins w:id="964" w:author="Aditya" w:date="2016-01-29T12:40:00Z">
        <w:r w:rsidR="00E50770">
          <w:rPr>
            <w:szCs w:val="24"/>
          </w:rPr>
          <w:t xml:space="preserve">and </w:t>
        </w:r>
      </w:ins>
      <w:r w:rsidR="00525C55" w:rsidRPr="00525C55">
        <w:rPr>
          <w:szCs w:val="24"/>
        </w:rPr>
        <w:t>consume large mobile</w:t>
      </w:r>
      <w:del w:id="965" w:author="Aditya" w:date="2016-01-29T12:40:00Z">
        <w:r w:rsidR="00525C55" w:rsidRPr="00525C55" w:rsidDel="00E50770">
          <w:rPr>
            <w:szCs w:val="24"/>
          </w:rPr>
          <w:delText xml:space="preserve"> battery,</w:delText>
        </w:r>
      </w:del>
      <w:r w:rsidR="00525C55" w:rsidRPr="00525C55">
        <w:rPr>
          <w:szCs w:val="24"/>
        </w:rPr>
        <w:t xml:space="preserve"> memory</w:t>
      </w:r>
      <w:del w:id="966" w:author="Aditya" w:date="2016-01-29T12:40:00Z">
        <w:r w:rsidR="00525C55" w:rsidRPr="00525C55" w:rsidDel="00E50770">
          <w:rPr>
            <w:szCs w:val="24"/>
          </w:rPr>
          <w:delText>,</w:delText>
        </w:r>
      </w:del>
      <w:r w:rsidR="00525C55" w:rsidRPr="00525C55">
        <w:rPr>
          <w:szCs w:val="24"/>
        </w:rPr>
        <w:t xml:space="preserve"> and computational resources. </w:t>
      </w:r>
    </w:p>
    <w:p w14:paraId="3448B8BF" w14:textId="77777777" w:rsidR="00525C55" w:rsidRDefault="00283349" w:rsidP="00525C55">
      <w:pPr>
        <w:rPr>
          <w:szCs w:val="24"/>
        </w:rPr>
      </w:pPr>
      <w:r>
        <w:rPr>
          <w:szCs w:val="24"/>
        </w:rPr>
        <w:t xml:space="preserve">In this </w:t>
      </w:r>
      <w:r w:rsidR="0094205C">
        <w:rPr>
          <w:szCs w:val="24"/>
        </w:rPr>
        <w:t>chapter,</w:t>
      </w:r>
      <w:r w:rsidR="004F22A0">
        <w:rPr>
          <w:szCs w:val="24"/>
        </w:rPr>
        <w:t xml:space="preserve"> we </w:t>
      </w:r>
      <w:r w:rsidR="00776AEB">
        <w:rPr>
          <w:szCs w:val="24"/>
        </w:rPr>
        <w:t>analyze</w:t>
      </w:r>
      <w:r w:rsidR="00776AEB" w:rsidRPr="00776AEB">
        <w:rPr>
          <w:szCs w:val="24"/>
        </w:rPr>
        <w:t xml:space="preserve"> the performance implications of </w:t>
      </w:r>
      <w:r w:rsidR="00776AEB">
        <w:rPr>
          <w:szCs w:val="24"/>
        </w:rPr>
        <w:t>offloading</w:t>
      </w:r>
      <w:r w:rsidR="00776AEB" w:rsidRPr="00776AEB">
        <w:rPr>
          <w:szCs w:val="24"/>
        </w:rPr>
        <w:t xml:space="preserve"> solutions by comparing the two extreme points – one that does not use the cloud at all, and another that primarily relies on the cloud</w:t>
      </w:r>
      <w:r w:rsidR="00776AEB">
        <w:rPr>
          <w:szCs w:val="24"/>
        </w:rPr>
        <w:t>.</w:t>
      </w:r>
      <w:r w:rsidR="00776AEB" w:rsidRPr="00776AEB">
        <w:rPr>
          <w:szCs w:val="24"/>
        </w:rPr>
        <w:t xml:space="preserve"> </w:t>
      </w:r>
      <w:r w:rsidR="00776AEB">
        <w:rPr>
          <w:szCs w:val="24"/>
        </w:rPr>
        <w:t>W</w:t>
      </w:r>
      <w:r w:rsidR="00525C55" w:rsidRPr="00525C55">
        <w:rPr>
          <w:szCs w:val="24"/>
        </w:rPr>
        <w:t xml:space="preserve">e have </w:t>
      </w:r>
      <w:r w:rsidR="006D01CB">
        <w:rPr>
          <w:szCs w:val="24"/>
        </w:rPr>
        <w:t xml:space="preserve">selected </w:t>
      </w:r>
      <w:r w:rsidR="00525C55" w:rsidRPr="00525C55">
        <w:rPr>
          <w:szCs w:val="24"/>
        </w:rPr>
        <w:t xml:space="preserve">out </w:t>
      </w:r>
      <w:r w:rsidR="00CD4025" w:rsidRPr="00525C55">
        <w:rPr>
          <w:szCs w:val="24"/>
        </w:rPr>
        <w:t>five</w:t>
      </w:r>
      <w:r w:rsidR="00525C55" w:rsidRPr="00525C55">
        <w:rPr>
          <w:szCs w:val="24"/>
        </w:rPr>
        <w:t xml:space="preserve"> </w:t>
      </w:r>
      <w:r>
        <w:rPr>
          <w:szCs w:val="24"/>
        </w:rPr>
        <w:t xml:space="preserve">popular </w:t>
      </w:r>
      <w:r w:rsidR="00776AEB">
        <w:rPr>
          <w:szCs w:val="24"/>
        </w:rPr>
        <w:t xml:space="preserve">commercially available </w:t>
      </w:r>
      <w:r>
        <w:rPr>
          <w:szCs w:val="24"/>
        </w:rPr>
        <w:t xml:space="preserve">smartphone </w:t>
      </w:r>
      <w:r w:rsidR="00525C55" w:rsidRPr="00525C55">
        <w:rPr>
          <w:szCs w:val="24"/>
        </w:rPr>
        <w:t xml:space="preserve">applications for </w:t>
      </w:r>
      <w:r w:rsidR="00776AEB">
        <w:rPr>
          <w:szCs w:val="24"/>
        </w:rPr>
        <w:t>various user operations</w:t>
      </w:r>
      <w:r w:rsidR="00525C55" w:rsidRPr="00525C55">
        <w:rPr>
          <w:szCs w:val="24"/>
        </w:rPr>
        <w:t xml:space="preserve"> as follows:  </w:t>
      </w:r>
    </w:p>
    <w:p w14:paraId="64E44144" w14:textId="7252DD43" w:rsidR="00525C55" w:rsidRPr="00C0620B" w:rsidRDefault="00525C55">
      <w:pPr>
        <w:pStyle w:val="ListParagraph"/>
        <w:numPr>
          <w:ilvl w:val="0"/>
          <w:numId w:val="25"/>
        </w:numPr>
        <w:rPr>
          <w:szCs w:val="24"/>
        </w:rPr>
        <w:pPrChange w:id="967" w:author="Aditya" w:date="2016-01-21T20:43:00Z">
          <w:pPr/>
        </w:pPrChange>
      </w:pPr>
      <w:commentRangeStart w:id="968"/>
      <w:commentRangeStart w:id="969"/>
      <w:del w:id="970" w:author="Aditya" w:date="2016-01-21T20:43:00Z">
        <w:r w:rsidRPr="006C2895" w:rsidDel="00E1536B">
          <w:rPr>
            <w:szCs w:val="24"/>
          </w:rPr>
          <w:delText xml:space="preserve">1. </w:delText>
        </w:r>
      </w:del>
      <w:r w:rsidRPr="00C0620B">
        <w:rPr>
          <w:szCs w:val="24"/>
        </w:rPr>
        <w:t>Matrix Operations</w:t>
      </w:r>
    </w:p>
    <w:p w14:paraId="23A8AB4A" w14:textId="356AADAC" w:rsidR="00525C55" w:rsidRPr="00E1536B" w:rsidRDefault="00525C55">
      <w:pPr>
        <w:pStyle w:val="ListParagraph"/>
        <w:numPr>
          <w:ilvl w:val="0"/>
          <w:numId w:val="25"/>
        </w:numPr>
        <w:rPr>
          <w:szCs w:val="24"/>
          <w:rPrChange w:id="971" w:author="Aditya" w:date="2016-01-21T20:43:00Z">
            <w:rPr/>
          </w:rPrChange>
        </w:rPr>
        <w:pPrChange w:id="972" w:author="Aditya" w:date="2016-01-21T20:43:00Z">
          <w:pPr/>
        </w:pPrChange>
      </w:pPr>
      <w:del w:id="973" w:author="Aditya" w:date="2016-01-21T20:43:00Z">
        <w:r w:rsidRPr="00E1536B" w:rsidDel="00E1536B">
          <w:rPr>
            <w:szCs w:val="24"/>
            <w:rPrChange w:id="974" w:author="Aditya" w:date="2016-01-21T20:43:00Z">
              <w:rPr/>
            </w:rPrChange>
          </w:rPr>
          <w:delText xml:space="preserve">2. </w:delText>
        </w:r>
      </w:del>
      <w:r w:rsidRPr="00E1536B">
        <w:rPr>
          <w:szCs w:val="24"/>
          <w:rPrChange w:id="975" w:author="Aditya" w:date="2016-01-21T20:43:00Z">
            <w:rPr/>
          </w:rPrChange>
        </w:rPr>
        <w:t>Internet Browsers</w:t>
      </w:r>
    </w:p>
    <w:p w14:paraId="18C00AB4" w14:textId="6A0A8DC8" w:rsidR="00525C55" w:rsidRPr="00E1536B" w:rsidRDefault="00525C55">
      <w:pPr>
        <w:pStyle w:val="ListParagraph"/>
        <w:numPr>
          <w:ilvl w:val="0"/>
          <w:numId w:val="25"/>
        </w:numPr>
        <w:rPr>
          <w:szCs w:val="24"/>
          <w:rPrChange w:id="976" w:author="Aditya" w:date="2016-01-21T20:43:00Z">
            <w:rPr/>
          </w:rPrChange>
        </w:rPr>
        <w:pPrChange w:id="977" w:author="Aditya" w:date="2016-01-21T20:43:00Z">
          <w:pPr/>
        </w:pPrChange>
      </w:pPr>
      <w:del w:id="978" w:author="Aditya" w:date="2016-01-21T20:43:00Z">
        <w:r w:rsidRPr="00E1536B" w:rsidDel="00E1536B">
          <w:rPr>
            <w:szCs w:val="24"/>
            <w:rPrChange w:id="979" w:author="Aditya" w:date="2016-01-21T20:43:00Z">
              <w:rPr/>
            </w:rPrChange>
          </w:rPr>
          <w:delText xml:space="preserve">3. </w:delText>
        </w:r>
      </w:del>
      <w:r w:rsidRPr="00E1536B">
        <w:rPr>
          <w:szCs w:val="24"/>
          <w:rPrChange w:id="980" w:author="Aditya" w:date="2016-01-21T20:43:00Z">
            <w:rPr/>
          </w:rPrChange>
        </w:rPr>
        <w:t>Zipper</w:t>
      </w:r>
    </w:p>
    <w:p w14:paraId="1A67668C" w14:textId="6280D483" w:rsidR="00525C55" w:rsidRPr="00E1536B" w:rsidRDefault="00525C55">
      <w:pPr>
        <w:pStyle w:val="ListParagraph"/>
        <w:numPr>
          <w:ilvl w:val="0"/>
          <w:numId w:val="25"/>
        </w:numPr>
        <w:rPr>
          <w:szCs w:val="24"/>
          <w:rPrChange w:id="981" w:author="Aditya" w:date="2016-01-21T20:43:00Z">
            <w:rPr/>
          </w:rPrChange>
        </w:rPr>
        <w:pPrChange w:id="982" w:author="Aditya" w:date="2016-01-21T20:43:00Z">
          <w:pPr/>
        </w:pPrChange>
      </w:pPr>
      <w:del w:id="983" w:author="Aditya" w:date="2016-01-21T20:43:00Z">
        <w:r w:rsidRPr="00E1536B" w:rsidDel="00E1536B">
          <w:rPr>
            <w:szCs w:val="24"/>
            <w:rPrChange w:id="984" w:author="Aditya" w:date="2016-01-21T20:43:00Z">
              <w:rPr/>
            </w:rPrChange>
          </w:rPr>
          <w:delText xml:space="preserve">4. </w:delText>
        </w:r>
      </w:del>
      <w:r w:rsidRPr="00E1536B">
        <w:rPr>
          <w:szCs w:val="24"/>
          <w:rPrChange w:id="985" w:author="Aditya" w:date="2016-01-21T20:43:00Z">
            <w:rPr/>
          </w:rPrChange>
        </w:rPr>
        <w:t>Voice Recognition and Translation</w:t>
      </w:r>
    </w:p>
    <w:p w14:paraId="0BD5C375" w14:textId="12D878F4" w:rsidR="00525C55" w:rsidRPr="006C2895" w:rsidRDefault="00525C55">
      <w:pPr>
        <w:pStyle w:val="ListParagraph"/>
        <w:numPr>
          <w:ilvl w:val="0"/>
          <w:numId w:val="25"/>
        </w:numPr>
        <w:rPr>
          <w:szCs w:val="24"/>
        </w:rPr>
        <w:pPrChange w:id="986" w:author="Aditya" w:date="2016-01-21T20:43:00Z">
          <w:pPr/>
        </w:pPrChange>
      </w:pPr>
      <w:del w:id="987" w:author="Aditya" w:date="2016-01-21T20:43:00Z">
        <w:r w:rsidRPr="00E1536B" w:rsidDel="00E1536B">
          <w:rPr>
            <w:szCs w:val="24"/>
            <w:rPrChange w:id="988" w:author="Aditya" w:date="2016-01-21T20:43:00Z">
              <w:rPr/>
            </w:rPrChange>
          </w:rPr>
          <w:delText xml:space="preserve">5. </w:delText>
        </w:r>
      </w:del>
      <w:r w:rsidRPr="00E1536B">
        <w:rPr>
          <w:szCs w:val="24"/>
          <w:rPrChange w:id="989" w:author="Aditya" w:date="2016-01-21T20:43:00Z">
            <w:rPr/>
          </w:rPrChange>
        </w:rPr>
        <w:t>Torrents</w:t>
      </w:r>
      <w:commentRangeEnd w:id="968"/>
      <w:r w:rsidR="00F33A50">
        <w:rPr>
          <w:rStyle w:val="CommentReference"/>
        </w:rPr>
        <w:commentReference w:id="968"/>
      </w:r>
      <w:commentRangeEnd w:id="969"/>
      <w:r w:rsidR="00E1536B">
        <w:rPr>
          <w:rStyle w:val="CommentReference"/>
        </w:rPr>
        <w:commentReference w:id="969"/>
      </w:r>
    </w:p>
    <w:p w14:paraId="22B814A1" w14:textId="0E564DA6" w:rsidR="00525C55" w:rsidRDefault="00813F8F" w:rsidP="00525C55">
      <w:pPr>
        <w:rPr>
          <w:ins w:id="990" w:author="Aditya" w:date="2016-01-28T14:01:00Z"/>
          <w:szCs w:val="24"/>
        </w:rPr>
      </w:pPr>
      <w:r w:rsidRPr="00813F8F">
        <w:rPr>
          <w:szCs w:val="24"/>
        </w:rPr>
        <w:t>Our evaluation focuses on two metrics: (</w:t>
      </w:r>
      <w:proofErr w:type="spellStart"/>
      <w:r w:rsidRPr="00813F8F">
        <w:rPr>
          <w:szCs w:val="24"/>
        </w:rPr>
        <w:t>i</w:t>
      </w:r>
      <w:proofErr w:type="spellEnd"/>
      <w:r w:rsidRPr="00813F8F">
        <w:rPr>
          <w:szCs w:val="24"/>
        </w:rPr>
        <w:t xml:space="preserve">) </w:t>
      </w:r>
      <w:r>
        <w:rPr>
          <w:szCs w:val="24"/>
        </w:rPr>
        <w:t>battery consumption</w:t>
      </w:r>
      <w:r w:rsidRPr="00813F8F">
        <w:rPr>
          <w:szCs w:val="24"/>
        </w:rPr>
        <w:t xml:space="preserve">, and (ii) </w:t>
      </w:r>
      <w:r>
        <w:rPr>
          <w:szCs w:val="24"/>
        </w:rPr>
        <w:t>response time</w:t>
      </w:r>
      <w:del w:id="991" w:author="Aditya" w:date="2016-01-29T06:32:00Z">
        <w:r w:rsidDel="002D5FC4">
          <w:rPr>
            <w:szCs w:val="24"/>
          </w:rPr>
          <w:delText xml:space="preserve"> taken by the app</w:delText>
        </w:r>
      </w:del>
      <w:r w:rsidRPr="00813F8F">
        <w:rPr>
          <w:szCs w:val="24"/>
        </w:rPr>
        <w:t>.</w:t>
      </w:r>
      <w:r w:rsidR="00525C55" w:rsidRPr="00525C55">
        <w:rPr>
          <w:szCs w:val="24"/>
        </w:rPr>
        <w:t xml:space="preserve"> </w:t>
      </w:r>
      <w:r>
        <w:rPr>
          <w:szCs w:val="24"/>
        </w:rPr>
        <w:t>W</w:t>
      </w:r>
      <w:r w:rsidR="00525C55" w:rsidRPr="00525C55">
        <w:rPr>
          <w:szCs w:val="24"/>
        </w:rPr>
        <w:t>e have compared the</w:t>
      </w:r>
      <w:r w:rsidR="00525C55">
        <w:rPr>
          <w:szCs w:val="24"/>
        </w:rPr>
        <w:t xml:space="preserve"> </w:t>
      </w:r>
      <w:r w:rsidR="00525C55" w:rsidRPr="00525C55">
        <w:rPr>
          <w:szCs w:val="24"/>
        </w:rPr>
        <w:t xml:space="preserve">results obtained with </w:t>
      </w:r>
      <w:r w:rsidR="00271B77">
        <w:rPr>
          <w:szCs w:val="24"/>
        </w:rPr>
        <w:t>each</w:t>
      </w:r>
      <w:r w:rsidR="00525C55" w:rsidRPr="00525C55">
        <w:rPr>
          <w:szCs w:val="24"/>
        </w:rPr>
        <w:t xml:space="preserve"> of available network 3G, 4G</w:t>
      </w:r>
      <w:r>
        <w:rPr>
          <w:szCs w:val="24"/>
        </w:rPr>
        <w:t xml:space="preserve"> (HSPA+)</w:t>
      </w:r>
      <w:r w:rsidR="00525C55" w:rsidRPr="00525C55">
        <w:rPr>
          <w:szCs w:val="24"/>
        </w:rPr>
        <w:t xml:space="preserve"> and </w:t>
      </w:r>
      <w:r w:rsidR="00CD4025" w:rsidRPr="00525C55">
        <w:rPr>
          <w:szCs w:val="24"/>
        </w:rPr>
        <w:t>Wi-Fi</w:t>
      </w:r>
      <w:r w:rsidR="004000C5">
        <w:rPr>
          <w:szCs w:val="24"/>
        </w:rPr>
        <w:t xml:space="preserve"> in order to know which is the best possible option for </w:t>
      </w:r>
      <w:del w:id="992" w:author="Aditya" w:date="2016-01-29T06:32:00Z">
        <w:r w:rsidR="004000C5" w:rsidDel="002D5FC4">
          <w:rPr>
            <w:szCs w:val="24"/>
          </w:rPr>
          <w:delText xml:space="preserve">the </w:delText>
        </w:r>
      </w:del>
      <w:r w:rsidR="004000C5">
        <w:rPr>
          <w:szCs w:val="24"/>
        </w:rPr>
        <w:t>offloading data/processing on cloud</w:t>
      </w:r>
      <w:r w:rsidR="00525C55" w:rsidRPr="00525C55">
        <w:rPr>
          <w:szCs w:val="24"/>
        </w:rPr>
        <w:t xml:space="preserve">. </w:t>
      </w:r>
      <w:r w:rsidR="00A206D7" w:rsidRPr="00A206D7">
        <w:rPr>
          <w:szCs w:val="24"/>
        </w:rPr>
        <w:t xml:space="preserve">We consider </w:t>
      </w:r>
      <w:r w:rsidR="00A206D7" w:rsidRPr="00A206D7">
        <w:rPr>
          <w:szCs w:val="24"/>
        </w:rPr>
        <w:lastRenderedPageBreak/>
        <w:t>this metric to be relevant for the foreseeable future</w:t>
      </w:r>
      <w:r w:rsidR="00A206D7">
        <w:rPr>
          <w:szCs w:val="24"/>
        </w:rPr>
        <w:t>.</w:t>
      </w:r>
      <w:r w:rsidR="00A206D7" w:rsidRPr="00A206D7">
        <w:rPr>
          <w:szCs w:val="24"/>
        </w:rPr>
        <w:t xml:space="preserve"> </w:t>
      </w:r>
      <w:r w:rsidR="00525C55" w:rsidRPr="00525C55">
        <w:rPr>
          <w:szCs w:val="24"/>
        </w:rPr>
        <w:t>To decrease the interference of the screen while doing energy</w:t>
      </w:r>
      <w:r w:rsidR="00525C55">
        <w:rPr>
          <w:szCs w:val="24"/>
        </w:rPr>
        <w:t xml:space="preserve"> </w:t>
      </w:r>
      <w:r w:rsidR="00525C55" w:rsidRPr="00525C55">
        <w:rPr>
          <w:szCs w:val="24"/>
        </w:rPr>
        <w:t xml:space="preserve">analysis we run the applications with minimum brightness. </w:t>
      </w:r>
      <w:del w:id="993" w:author="Aditya" w:date="2016-01-29T12:42:00Z">
        <w:r w:rsidR="00525C55" w:rsidRPr="00525C55" w:rsidDel="00E50770">
          <w:rPr>
            <w:szCs w:val="24"/>
          </w:rPr>
          <w:delText xml:space="preserve">Power </w:delText>
        </w:r>
      </w:del>
      <w:ins w:id="994" w:author="Aditya" w:date="2016-01-29T12:42:00Z">
        <w:r w:rsidR="00E50770">
          <w:rPr>
            <w:szCs w:val="24"/>
          </w:rPr>
          <w:t>Battery</w:t>
        </w:r>
        <w:r w:rsidR="00E50770" w:rsidRPr="00525C55">
          <w:rPr>
            <w:szCs w:val="24"/>
          </w:rPr>
          <w:t xml:space="preserve"> </w:t>
        </w:r>
      </w:ins>
      <w:r w:rsidR="00525C55" w:rsidRPr="00525C55">
        <w:rPr>
          <w:szCs w:val="24"/>
        </w:rPr>
        <w:t xml:space="preserve">consumption is measured by monsoon power analysis tool.  </w:t>
      </w:r>
    </w:p>
    <w:p w14:paraId="793920B7" w14:textId="77777777" w:rsidR="00A13130" w:rsidRDefault="00A13130" w:rsidP="00525C55">
      <w:pPr>
        <w:rPr>
          <w:szCs w:val="24"/>
        </w:rPr>
      </w:pPr>
    </w:p>
    <w:p w14:paraId="0AFC3604" w14:textId="77777777" w:rsidR="009276A3" w:rsidRPr="00525C55" w:rsidRDefault="000B7CD2" w:rsidP="008E5BE2">
      <w:pPr>
        <w:pStyle w:val="Heading3"/>
      </w:pPr>
      <w:bookmarkStart w:id="995" w:name="_Toc441811467"/>
      <w:r>
        <w:t xml:space="preserve">4.1 </w:t>
      </w:r>
      <w:r w:rsidR="009276A3">
        <w:t>Experimental Setup</w:t>
      </w:r>
      <w:bookmarkEnd w:id="995"/>
      <w:r w:rsidR="009276A3" w:rsidRPr="00525C55">
        <w:t xml:space="preserve">  </w:t>
      </w:r>
    </w:p>
    <w:p w14:paraId="08B0DC8C" w14:textId="30DF9872" w:rsidR="008E5BE2" w:rsidRDefault="008E5BE2" w:rsidP="000B7CD2">
      <w:pPr>
        <w:rPr>
          <w:szCs w:val="24"/>
        </w:rPr>
      </w:pPr>
      <w:r>
        <w:t>The</w:t>
      </w:r>
      <w:r w:rsidRPr="00073C11">
        <w:t xml:space="preserve"> power estimation models</w:t>
      </w:r>
      <w:r>
        <w:t xml:space="preserve"> were built</w:t>
      </w:r>
      <w:r w:rsidRPr="00073C11">
        <w:t xml:space="preserve"> using real power measurements on the </w:t>
      </w:r>
      <w:r>
        <w:t>Samsung S3</w:t>
      </w:r>
      <w:r w:rsidR="00C26F52">
        <w:t xml:space="preserve"> </w:t>
      </w:r>
      <w:r w:rsidRPr="00073C11">
        <w:t>device</w:t>
      </w:r>
      <w:r>
        <w:t>. T</w:t>
      </w:r>
      <w:r w:rsidRPr="00073C11">
        <w:t>he contact between the smartphone and the battery</w:t>
      </w:r>
      <w:r>
        <w:t xml:space="preserve"> was instrumented</w:t>
      </w:r>
      <w:r w:rsidRPr="00073C11">
        <w:t xml:space="preserve">, and </w:t>
      </w:r>
      <w:r>
        <w:t xml:space="preserve">current was measured </w:t>
      </w:r>
      <w:r w:rsidRPr="00073C11">
        <w:t>using the Monsoon Solutions power monitor [</w:t>
      </w:r>
      <w:r w:rsidR="001367F6">
        <w:t>20</w:t>
      </w:r>
      <w:r w:rsidRPr="00073C11">
        <w:t>]</w:t>
      </w:r>
      <w:r w:rsidRPr="00073C11">
        <w:rPr>
          <w:rStyle w:val="CommentReference"/>
          <w:sz w:val="20"/>
          <w:szCs w:val="20"/>
        </w:rPr>
        <w:t xml:space="preserve">. </w:t>
      </w:r>
      <w:r w:rsidRPr="00073C11">
        <w:t>The monitor connects to a PC running the Monsoon Solutions power tool software that allows real-time current/power measurements over time.</w:t>
      </w:r>
      <w:r>
        <w:t xml:space="preserve"> The power moni</w:t>
      </w:r>
      <w:r w:rsidR="00251FE2">
        <w:t xml:space="preserve">tor setup is shown in </w:t>
      </w:r>
      <w:ins w:id="996" w:author="Aditya" w:date="2016-01-29T06:37:00Z">
        <w:r w:rsidR="007E2553">
          <w:t>F</w:t>
        </w:r>
      </w:ins>
      <w:del w:id="997" w:author="Aditya" w:date="2016-01-29T06:37:00Z">
        <w:r w:rsidR="00251FE2" w:rsidDel="002D5FC4">
          <w:delText>F</w:delText>
        </w:r>
      </w:del>
      <w:r w:rsidR="00251FE2">
        <w:t>igure 4.1</w:t>
      </w:r>
      <w:r>
        <w:t>.</w:t>
      </w:r>
    </w:p>
    <w:p w14:paraId="040996F8" w14:textId="3DB0A759" w:rsidR="000B7CD2" w:rsidRDefault="00A64C91" w:rsidP="00251FE2">
      <w:pPr>
        <w:rPr>
          <w:ins w:id="998" w:author="Aditya" w:date="2016-01-29T13:05:00Z"/>
        </w:rPr>
      </w:pPr>
      <w:r>
        <w:rPr>
          <w:noProof/>
        </w:rPr>
        <mc:AlternateContent>
          <mc:Choice Requires="wps">
            <w:drawing>
              <wp:anchor distT="0" distB="0" distL="114300" distR="114300" simplePos="0" relativeHeight="251747328" behindDoc="0" locked="0" layoutInCell="1" allowOverlap="1" wp14:anchorId="1FDFBD11" wp14:editId="75EB6AD0">
                <wp:simplePos x="0" y="0"/>
                <wp:positionH relativeFrom="column">
                  <wp:align>center</wp:align>
                </wp:positionH>
                <wp:positionV relativeFrom="page">
                  <wp:posOffset>8871284</wp:posOffset>
                </wp:positionV>
                <wp:extent cx="2633472" cy="274320"/>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2633472" cy="274320"/>
                        </a:xfrm>
                        <a:prstGeom prst="rect">
                          <a:avLst/>
                        </a:prstGeom>
                        <a:solidFill>
                          <a:prstClr val="white"/>
                        </a:solidFill>
                        <a:ln>
                          <a:noFill/>
                        </a:ln>
                        <a:effectLst/>
                      </wps:spPr>
                      <wps:txbx>
                        <w:txbxContent>
                          <w:p w14:paraId="1F0EAC47" w14:textId="5A1F7257" w:rsidR="0098679B" w:rsidRPr="00251FE2" w:rsidRDefault="0098679B" w:rsidP="000328D2">
                            <w:pPr>
                              <w:pStyle w:val="Heading4"/>
                              <w:rPr>
                                <w:rFonts w:eastAsiaTheme="minorHAnsi"/>
                                <w:noProof/>
                                <w:sz w:val="24"/>
                              </w:rPr>
                            </w:pPr>
                            <w:bookmarkStart w:id="999" w:name="_Toc440377705"/>
                            <w:r w:rsidRPr="00251FE2">
                              <w:t xml:space="preserve">Figure </w:t>
                            </w:r>
                            <w:r>
                              <w:t>4.1</w:t>
                            </w:r>
                            <w:ins w:id="1000" w:author="Aditya" w:date="2016-01-29T13:01:00Z">
                              <w:r>
                                <w:t>:</w:t>
                              </w:r>
                            </w:ins>
                            <w:r w:rsidRPr="00251FE2">
                              <w:t xml:space="preserve"> </w:t>
                            </w:r>
                            <w:del w:id="1001" w:author="Aditya" w:date="2016-01-29T13:01:00Z">
                              <w:r w:rsidRPr="00251FE2" w:rsidDel="007E2553">
                                <w:delText xml:space="preserve"> </w:delText>
                              </w:r>
                            </w:del>
                            <w:r w:rsidRPr="00251FE2">
                              <w:t>Power Monitor Setup</w:t>
                            </w:r>
                            <w:bookmarkEnd w:id="9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FDFBD11" id="Text Box 37" o:spid="_x0000_s1033" type="#_x0000_t202" style="position:absolute;left:0;text-align:left;margin-left:0;margin-top:698.55pt;width:207.35pt;height:21.6pt;z-index:25174732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" stroked="f">
                <v:textbox style="mso-fit-shape-to-text:t" inset="0,0,0,0">
                  <w:txbxContent>
                    <w:p w14:paraId="1F0EAC47" w14:textId="5A1F7257" w:rsidR="0098679B" w:rsidRPr="00251FE2" w:rsidRDefault="0098679B" w:rsidP="000328D2">
                      <w:pPr>
                        <w:pStyle w:val="Heading4"/>
                        <w:rPr>
                          <w:rFonts w:eastAsiaTheme="minorHAnsi"/>
                          <w:noProof/>
                          <w:sz w:val="24"/>
                        </w:rPr>
                      </w:pPr>
                      <w:bookmarkStart w:id="1002" w:name="_Toc440377705"/>
                      <w:r w:rsidRPr="00251FE2">
                        <w:t xml:space="preserve">Figure </w:t>
                      </w:r>
                      <w:r>
                        <w:t>4.1</w:t>
                      </w:r>
                      <w:ins w:id="1003" w:author="Aditya" w:date="2016-01-29T13:01:00Z">
                        <w:r>
                          <w:t>:</w:t>
                        </w:r>
                      </w:ins>
                      <w:r w:rsidRPr="00251FE2">
                        <w:t xml:space="preserve"> </w:t>
                      </w:r>
                      <w:del w:id="1004" w:author="Aditya" w:date="2016-01-29T13:01:00Z">
                        <w:r w:rsidRPr="00251FE2" w:rsidDel="007E2553">
                          <w:delText xml:space="preserve"> </w:delText>
                        </w:r>
                      </w:del>
                      <w:r w:rsidRPr="00251FE2">
                        <w:t>Power Monitor Setup</w:t>
                      </w:r>
                      <w:bookmarkEnd w:id="1002"/>
                    </w:p>
                  </w:txbxContent>
                </v:textbox>
                <w10:wrap type="topAndBottom" anchory="page"/>
              </v:shape>
            </w:pict>
          </mc:Fallback>
        </mc:AlternateContent>
      </w:r>
      <w:r w:rsidRPr="00C264D8">
        <w:rPr>
          <w:noProof/>
        </w:rPr>
        <w:drawing>
          <wp:anchor distT="0" distB="0" distL="114300" distR="114300" simplePos="0" relativeHeight="251745280" behindDoc="0" locked="0" layoutInCell="1" allowOverlap="1" wp14:anchorId="6F547143" wp14:editId="75928F0B">
            <wp:simplePos x="0" y="0"/>
            <wp:positionH relativeFrom="column">
              <wp:align>center</wp:align>
            </wp:positionH>
            <wp:positionV relativeFrom="page">
              <wp:posOffset>5838023</wp:posOffset>
            </wp:positionV>
            <wp:extent cx="2633472" cy="3035808"/>
            <wp:effectExtent l="0" t="0" r="0" b="0"/>
            <wp:wrapTopAndBottom/>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633472" cy="3035808"/>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r w:rsidR="00283349">
        <w:rPr>
          <w:szCs w:val="24"/>
        </w:rPr>
        <w:t>We have run each experiment 15</w:t>
      </w:r>
      <w:r w:rsidR="000B7CD2" w:rsidRPr="00251FE2">
        <w:rPr>
          <w:szCs w:val="24"/>
        </w:rPr>
        <w:t xml:space="preserve"> times on each handsets mentioned above, and then averaged out the readings obtained. All the experiments are done using </w:t>
      </w:r>
      <w:r w:rsidR="008E5BE2" w:rsidRPr="00251FE2">
        <w:rPr>
          <w:szCs w:val="24"/>
        </w:rPr>
        <w:t xml:space="preserve">AT &amp; T's 3G, 4G (HSPA+) Network </w:t>
      </w:r>
      <w:r w:rsidR="00251FE2" w:rsidRPr="00251FE2">
        <w:rPr>
          <w:szCs w:val="24"/>
        </w:rPr>
        <w:lastRenderedPageBreak/>
        <w:t>and Comcast's Wi-Fi Network</w:t>
      </w:r>
      <w:r w:rsidR="000B7CD2" w:rsidRPr="00251FE2">
        <w:rPr>
          <w:szCs w:val="24"/>
        </w:rPr>
        <w:t xml:space="preserve"> </w:t>
      </w:r>
      <w:r>
        <w:rPr>
          <w:szCs w:val="24"/>
        </w:rPr>
        <w:t xml:space="preserve">in </w:t>
      </w:r>
      <w:ins w:id="1005" w:author="Aditya" w:date="2016-01-29T06:37:00Z">
        <w:r w:rsidR="002D5FC4">
          <w:rPr>
            <w:szCs w:val="24"/>
          </w:rPr>
          <w:t>w</w:t>
        </w:r>
      </w:ins>
      <w:del w:id="1006" w:author="Aditya" w:date="2016-01-29T06:37:00Z">
        <w:r w:rsidDel="002D5FC4">
          <w:rPr>
            <w:szCs w:val="24"/>
          </w:rPr>
          <w:delText>W</w:delText>
        </w:r>
      </w:del>
      <w:r>
        <w:rPr>
          <w:szCs w:val="24"/>
        </w:rPr>
        <w:t>est Fort Collins area</w:t>
      </w:r>
      <w:r w:rsidR="000B7CD2" w:rsidRPr="00251FE2">
        <w:rPr>
          <w:szCs w:val="24"/>
        </w:rPr>
        <w:t xml:space="preserve">. </w:t>
      </w:r>
      <w:r>
        <w:t xml:space="preserve">We run </w:t>
      </w:r>
      <w:del w:id="1007" w:author="Aditya" w:date="2016-01-29T16:23:00Z">
        <w:r w:rsidDel="00BC01B1">
          <w:delText>a</w:delText>
        </w:r>
        <w:r w:rsidRPr="00A206D7" w:rsidDel="00BC01B1">
          <w:delText xml:space="preserve"> </w:delText>
        </w:r>
      </w:del>
      <w:r w:rsidRPr="00A206D7">
        <w:t xml:space="preserve">majority of our experiments during the night time when the load in the </w:t>
      </w:r>
      <w:del w:id="1008" w:author="Aditya" w:date="2016-01-29T16:23:00Z">
        <w:r w:rsidRPr="00A206D7" w:rsidDel="00BC01B1">
          <w:delText xml:space="preserve">cell </w:delText>
        </w:r>
      </w:del>
      <w:ins w:id="1009" w:author="Aditya" w:date="2016-01-29T16:23:00Z">
        <w:r w:rsidR="00BC01B1">
          <w:t>network</w:t>
        </w:r>
        <w:r w:rsidR="00BC01B1" w:rsidRPr="00A206D7">
          <w:t xml:space="preserve"> </w:t>
        </w:r>
      </w:ins>
      <w:r w:rsidRPr="00A206D7">
        <w:t>tower is low.</w:t>
      </w:r>
    </w:p>
    <w:p w14:paraId="04758DBA" w14:textId="77777777" w:rsidR="00C0620B" w:rsidRPr="00251FE2" w:rsidRDefault="00C0620B" w:rsidP="00251FE2">
      <w:pPr>
        <w:rPr>
          <w:szCs w:val="24"/>
        </w:rPr>
      </w:pPr>
    </w:p>
    <w:p w14:paraId="7EF14CBB" w14:textId="2D1AED37" w:rsidR="000B7CD2" w:rsidRDefault="000B7CD2" w:rsidP="00251FE2">
      <w:pPr>
        <w:pStyle w:val="Heading3"/>
      </w:pPr>
      <w:bookmarkStart w:id="1010" w:name="_Toc441811468"/>
      <w:r>
        <w:t xml:space="preserve">4.2 Smartphone </w:t>
      </w:r>
      <w:del w:id="1011" w:author="Aditya" w:date="2016-01-29T06:20:00Z">
        <w:r w:rsidR="00283349" w:rsidDel="00DB01F4">
          <w:delText xml:space="preserve">Offloading </w:delText>
        </w:r>
      </w:del>
      <w:r>
        <w:t>Applications</w:t>
      </w:r>
      <w:bookmarkEnd w:id="1010"/>
      <w:r>
        <w:t xml:space="preserve"> </w:t>
      </w:r>
    </w:p>
    <w:p w14:paraId="0A199B52" w14:textId="20FC985B" w:rsidR="00A772B6" w:rsidRDefault="004F22A0" w:rsidP="00A772B6">
      <w:pPr>
        <w:rPr>
          <w:ins w:id="1012" w:author="Aditya" w:date="2016-01-28T14:02:00Z"/>
        </w:rPr>
      </w:pPr>
      <w:r>
        <w:t xml:space="preserve">In this </w:t>
      </w:r>
      <w:r w:rsidR="0094205C">
        <w:t>section,</w:t>
      </w:r>
      <w:r>
        <w:t xml:space="preserve"> we </w:t>
      </w:r>
      <w:r w:rsidR="008A0378">
        <w:t>present the results obtained after the</w:t>
      </w:r>
      <w:r w:rsidR="00A772B6">
        <w:t xml:space="preserve"> experimentations on smartphon</w:t>
      </w:r>
      <w:r w:rsidR="00873129">
        <w:t>e appl</w:t>
      </w:r>
      <w:r w:rsidR="00A772B6">
        <w:t>ications</w:t>
      </w:r>
      <w:r w:rsidR="00873129">
        <w:t>.</w:t>
      </w:r>
      <w:r w:rsidR="00A64C91">
        <w:t xml:space="preserve"> </w:t>
      </w:r>
      <w:r w:rsidR="00A64C91" w:rsidRPr="00776AEB">
        <w:rPr>
          <w:szCs w:val="24"/>
        </w:rPr>
        <w:t xml:space="preserve">To keep the focus on the scientiﬁc aspects of our study, we anonymize </w:t>
      </w:r>
      <w:r w:rsidR="008A0378">
        <w:rPr>
          <w:szCs w:val="24"/>
        </w:rPr>
        <w:t xml:space="preserve">these applications and </w:t>
      </w:r>
      <w:r w:rsidR="00A64C91">
        <w:rPr>
          <w:szCs w:val="24"/>
        </w:rPr>
        <w:t xml:space="preserve">compare traditional locally run computation applications with the </w:t>
      </w:r>
      <w:ins w:id="1013" w:author="Aditya" w:date="2016-01-29T06:21:00Z">
        <w:r w:rsidR="00DB01F4">
          <w:rPr>
            <w:szCs w:val="24"/>
          </w:rPr>
          <w:t>cloud</w:t>
        </w:r>
      </w:ins>
      <w:del w:id="1014" w:author="Aditya" w:date="2016-01-29T06:21:00Z">
        <w:r w:rsidR="00A64C91" w:rsidDel="00DB01F4">
          <w:rPr>
            <w:szCs w:val="24"/>
          </w:rPr>
          <w:delText>Cloud</w:delText>
        </w:r>
      </w:del>
      <w:r w:rsidR="00A64C91">
        <w:rPr>
          <w:szCs w:val="24"/>
        </w:rPr>
        <w:t xml:space="preserve"> </w:t>
      </w:r>
      <w:ins w:id="1015" w:author="Aditya" w:date="2016-01-29T06:20:00Z">
        <w:r w:rsidR="00DB01F4">
          <w:rPr>
            <w:szCs w:val="24"/>
          </w:rPr>
          <w:t xml:space="preserve">based </w:t>
        </w:r>
      </w:ins>
      <w:r w:rsidR="00A64C91">
        <w:rPr>
          <w:szCs w:val="24"/>
        </w:rPr>
        <w:t xml:space="preserve">applications. </w:t>
      </w:r>
      <w:r w:rsidR="00813F8F">
        <w:t xml:space="preserve"> </w:t>
      </w:r>
      <w:r w:rsidR="00F52E00">
        <w:t xml:space="preserve"> </w:t>
      </w:r>
      <w:ins w:id="1016" w:author="Aditya" w:date="2016-01-29T13:49:00Z">
        <w:r w:rsidR="009E7531">
          <w:t xml:space="preserve"> </w:t>
        </w:r>
      </w:ins>
    </w:p>
    <w:p w14:paraId="2FFFA10F" w14:textId="664CB874" w:rsidR="00A13130" w:rsidRPr="00A772B6" w:rsidRDefault="00A13130" w:rsidP="00A772B6"/>
    <w:p w14:paraId="13685629" w14:textId="63188C0D" w:rsidR="008A49E3" w:rsidRPr="00A772B6" w:rsidRDefault="00D16A08" w:rsidP="00A772B6">
      <w:pPr>
        <w:pStyle w:val="Heading6"/>
      </w:pPr>
      <w:r w:rsidRPr="00A772B6">
        <w:t>4</w:t>
      </w:r>
      <w:r w:rsidR="000B7CD2" w:rsidRPr="00A772B6">
        <w:t>.2.1</w:t>
      </w:r>
      <w:r w:rsidR="008A49E3" w:rsidRPr="00A772B6">
        <w:t xml:space="preserve"> </w:t>
      </w:r>
      <w:r w:rsidR="0041233A" w:rsidRPr="00A772B6">
        <w:t>Matrix Operations</w:t>
      </w:r>
    </w:p>
    <w:p w14:paraId="24BE0D4E" w14:textId="0C6DFD2E" w:rsidR="00112E74" w:rsidRDefault="00CD4025" w:rsidP="0041233A">
      <w:pPr>
        <w:rPr>
          <w:szCs w:val="24"/>
        </w:rPr>
      </w:pPr>
      <w:r>
        <w:t>Numerous applications</w:t>
      </w:r>
      <w:r w:rsidR="00691701">
        <w:t xml:space="preserve"> involve some kind of large or small matrix operations</w:t>
      </w:r>
      <w:r>
        <w:t>,</w:t>
      </w:r>
      <w:r w:rsidR="00691701">
        <w:t xml:space="preserve"> </w:t>
      </w:r>
      <w:del w:id="1017" w:author="Aditya" w:date="2016-01-29T06:38:00Z">
        <w:r w:rsidR="00691701" w:rsidDel="002D5FC4">
          <w:delText xml:space="preserve">for an instance </w:delText>
        </w:r>
        <w:r w:rsidRPr="0041233A" w:rsidDel="002D5FC4">
          <w:rPr>
            <w:szCs w:val="24"/>
          </w:rPr>
          <w:delText>image</w:delText>
        </w:r>
        <w:r w:rsidDel="002D5FC4">
          <w:rPr>
            <w:szCs w:val="24"/>
          </w:rPr>
          <w:delText>-processing</w:delText>
        </w:r>
        <w:r w:rsidR="002419BC" w:rsidDel="002D5FC4">
          <w:rPr>
            <w:szCs w:val="24"/>
          </w:rPr>
          <w:delText xml:space="preserve"> app</w:delText>
        </w:r>
        <w:r w:rsidR="009E3300" w:rsidDel="002D5FC4">
          <w:rPr>
            <w:szCs w:val="24"/>
          </w:rPr>
          <w:delText>lications</w:delText>
        </w:r>
      </w:del>
      <w:ins w:id="1018" w:author="Aditya" w:date="2016-01-29T06:38:00Z">
        <w:r w:rsidR="002D5FC4">
          <w:t>for instance image-processing applications</w:t>
        </w:r>
      </w:ins>
      <w:r w:rsidR="00691701">
        <w:rPr>
          <w:szCs w:val="24"/>
        </w:rPr>
        <w:t>.</w:t>
      </w:r>
      <w:r w:rsidR="00813F8F">
        <w:rPr>
          <w:szCs w:val="24"/>
        </w:rPr>
        <w:t xml:space="preserve"> M</w:t>
      </w:r>
      <w:r w:rsidR="00F52E00">
        <w:rPr>
          <w:szCs w:val="24"/>
        </w:rPr>
        <w:t xml:space="preserve">any </w:t>
      </w:r>
      <w:r w:rsidR="00813F8F">
        <w:rPr>
          <w:szCs w:val="24"/>
        </w:rPr>
        <w:t>m</w:t>
      </w:r>
      <w:r w:rsidR="00112E74">
        <w:rPr>
          <w:szCs w:val="24"/>
        </w:rPr>
        <w:t>atrix calculator</w:t>
      </w:r>
      <w:r w:rsidR="00F52E00">
        <w:rPr>
          <w:szCs w:val="24"/>
        </w:rPr>
        <w:t xml:space="preserve"> apps</w:t>
      </w:r>
      <w:r w:rsidR="00813F8F">
        <w:rPr>
          <w:szCs w:val="24"/>
        </w:rPr>
        <w:t xml:space="preserve"> are available which are</w:t>
      </w:r>
      <w:r w:rsidR="00112E74">
        <w:rPr>
          <w:szCs w:val="24"/>
        </w:rPr>
        <w:t xml:space="preserve"> popular </w:t>
      </w:r>
      <w:r w:rsidR="00813F8F">
        <w:rPr>
          <w:szCs w:val="24"/>
        </w:rPr>
        <w:t xml:space="preserve">in </w:t>
      </w:r>
      <w:r w:rsidR="00112E74">
        <w:rPr>
          <w:szCs w:val="24"/>
        </w:rPr>
        <w:t>android</w:t>
      </w:r>
      <w:ins w:id="1019" w:author="Aditya" w:date="2016-01-29T13:17:00Z">
        <w:r w:rsidR="00254648">
          <w:rPr>
            <w:szCs w:val="24"/>
          </w:rPr>
          <w:t xml:space="preserve"> </w:t>
        </w:r>
      </w:ins>
      <w:del w:id="1020" w:author="Aditya" w:date="2016-01-29T13:16:00Z">
        <w:r w:rsidR="00112E74" w:rsidDel="00254648">
          <w:rPr>
            <w:szCs w:val="24"/>
          </w:rPr>
          <w:delText xml:space="preserve"> </w:delText>
        </w:r>
      </w:del>
      <w:r w:rsidR="00813F8F">
        <w:rPr>
          <w:szCs w:val="24"/>
        </w:rPr>
        <w:t xml:space="preserve">smartphones </w:t>
      </w:r>
      <w:r w:rsidR="00112E74">
        <w:rPr>
          <w:szCs w:val="24"/>
        </w:rPr>
        <w:t xml:space="preserve">to do matrix calculations. In this </w:t>
      </w:r>
      <w:r w:rsidR="0094205C">
        <w:rPr>
          <w:szCs w:val="24"/>
        </w:rPr>
        <w:t>experiment,</w:t>
      </w:r>
      <w:r w:rsidR="00813F8F">
        <w:rPr>
          <w:szCs w:val="24"/>
        </w:rPr>
        <w:t xml:space="preserve"> we have chosen one such </w:t>
      </w:r>
      <w:r w:rsidR="0094205C">
        <w:rPr>
          <w:szCs w:val="24"/>
        </w:rPr>
        <w:t>app;</w:t>
      </w:r>
      <w:r w:rsidR="00112E74">
        <w:rPr>
          <w:szCs w:val="24"/>
        </w:rPr>
        <w:t xml:space="preserve"> t</w:t>
      </w:r>
      <w:r w:rsidR="0041233A" w:rsidRPr="0041233A">
        <w:rPr>
          <w:szCs w:val="24"/>
        </w:rPr>
        <w:t>his app</w:t>
      </w:r>
      <w:r w:rsidR="00A64C91">
        <w:rPr>
          <w:szCs w:val="24"/>
        </w:rPr>
        <w:t>lication calculates values of</w:t>
      </w:r>
      <w:r w:rsidR="0041233A" w:rsidRPr="0041233A">
        <w:rPr>
          <w:szCs w:val="24"/>
        </w:rPr>
        <w:t xml:space="preserve"> Inverse </w:t>
      </w:r>
      <w:r w:rsidR="00A64C91">
        <w:rPr>
          <w:szCs w:val="24"/>
        </w:rPr>
        <w:t>of a m</w:t>
      </w:r>
      <w:r w:rsidR="0041233A" w:rsidRPr="0041233A">
        <w:rPr>
          <w:szCs w:val="24"/>
        </w:rPr>
        <w:t xml:space="preserve">atrix. </w:t>
      </w:r>
    </w:p>
    <w:p w14:paraId="2A113BD5" w14:textId="1C41CBF9" w:rsidR="009E3300" w:rsidDel="00C0620B" w:rsidRDefault="00112E74">
      <w:pPr>
        <w:keepNext/>
        <w:rPr>
          <w:del w:id="1021" w:author="Aditya" w:date="2016-01-29T13:07:00Z"/>
          <w:szCs w:val="24"/>
        </w:rPr>
        <w:pPrChange w:id="1022" w:author="Aditya" w:date="2016-01-29T13:16:00Z">
          <w:pPr/>
        </w:pPrChange>
      </w:pPr>
      <w:r>
        <w:rPr>
          <w:szCs w:val="24"/>
        </w:rPr>
        <w:t xml:space="preserve">In </w:t>
      </w:r>
      <w:r w:rsidR="008A0378">
        <w:rPr>
          <w:szCs w:val="24"/>
        </w:rPr>
        <w:t>F</w:t>
      </w:r>
      <w:r w:rsidR="0041233A" w:rsidRPr="0041233A">
        <w:rPr>
          <w:szCs w:val="24"/>
        </w:rPr>
        <w:t xml:space="preserve">igure </w:t>
      </w:r>
      <w:r w:rsidR="008A0378">
        <w:rPr>
          <w:szCs w:val="24"/>
        </w:rPr>
        <w:t>4.2</w:t>
      </w:r>
      <w:r w:rsidR="00CD4025" w:rsidRPr="0041233A">
        <w:rPr>
          <w:szCs w:val="24"/>
        </w:rPr>
        <w:t>,</w:t>
      </w:r>
      <w:r w:rsidR="0041233A" w:rsidRPr="0041233A">
        <w:rPr>
          <w:szCs w:val="24"/>
        </w:rPr>
        <w:t xml:space="preserve"> we can see the battery consumption of smartphone</w:t>
      </w:r>
      <w:r w:rsidR="00164C0E">
        <w:rPr>
          <w:szCs w:val="24"/>
        </w:rPr>
        <w:t xml:space="preserve"> </w:t>
      </w:r>
      <w:r w:rsidR="0041233A" w:rsidRPr="0041233A">
        <w:rPr>
          <w:szCs w:val="24"/>
        </w:rPr>
        <w:t xml:space="preserve">increases </w:t>
      </w:r>
      <w:r w:rsidR="009E3300" w:rsidRPr="0041233A">
        <w:rPr>
          <w:szCs w:val="24"/>
        </w:rPr>
        <w:t>man</w:t>
      </w:r>
      <w:r w:rsidR="009E3300">
        <w:rPr>
          <w:szCs w:val="24"/>
        </w:rPr>
        <w:t>i</w:t>
      </w:r>
      <w:r w:rsidR="009E3300" w:rsidRPr="0041233A">
        <w:rPr>
          <w:szCs w:val="24"/>
        </w:rPr>
        <w:t>folds</w:t>
      </w:r>
      <w:r w:rsidR="00A64C91">
        <w:rPr>
          <w:szCs w:val="24"/>
        </w:rPr>
        <w:t xml:space="preserve"> as the size </w:t>
      </w:r>
      <w:del w:id="1023" w:author="Aditya" w:date="2016-01-28T14:02:00Z">
        <w:r w:rsidR="00A64C91" w:rsidDel="00A13130">
          <w:rPr>
            <w:szCs w:val="24"/>
          </w:rPr>
          <w:delText>of m</w:delText>
        </w:r>
        <w:r w:rsidR="0041233A" w:rsidRPr="0041233A" w:rsidDel="00A13130">
          <w:rPr>
            <w:szCs w:val="24"/>
          </w:rPr>
          <w:delText>atrix increases</w:delText>
        </w:r>
        <w:r w:rsidR="009E3300" w:rsidDel="00A13130">
          <w:rPr>
            <w:szCs w:val="24"/>
          </w:rPr>
          <w:delText xml:space="preserve"> in local processing mode</w:delText>
        </w:r>
        <w:r w:rsidR="00A416E1" w:rsidDel="00A13130">
          <w:rPr>
            <w:szCs w:val="24"/>
          </w:rPr>
          <w:delText>,</w:delText>
        </w:r>
        <w:r w:rsidR="0041233A" w:rsidRPr="0041233A" w:rsidDel="00A13130">
          <w:rPr>
            <w:szCs w:val="24"/>
          </w:rPr>
          <w:delText xml:space="preserve"> largely because there </w:delText>
        </w:r>
        <w:r w:rsidR="00A416E1" w:rsidDel="00A13130">
          <w:rPr>
            <w:szCs w:val="24"/>
          </w:rPr>
          <w:delText xml:space="preserve">is an </w:delText>
        </w:r>
        <w:r w:rsidR="0041233A" w:rsidRPr="0041233A" w:rsidDel="00A13130">
          <w:rPr>
            <w:szCs w:val="24"/>
          </w:rPr>
          <w:delText xml:space="preserve">increase in CPU's energy </w:delText>
        </w:r>
      </w:del>
    </w:p>
    <w:p w14:paraId="723133B1" w14:textId="69608476" w:rsidR="009E3300" w:rsidDel="00C0620B" w:rsidRDefault="009E3300">
      <w:pPr>
        <w:keepNext/>
        <w:rPr>
          <w:del w:id="1024" w:author="Aditya" w:date="2016-01-29T13:07:00Z"/>
          <w:szCs w:val="24"/>
        </w:rPr>
        <w:pPrChange w:id="1025" w:author="Aditya" w:date="2016-01-29T13:16:00Z">
          <w:pPr/>
        </w:pPrChange>
      </w:pPr>
    </w:p>
    <w:p w14:paraId="18BA3302" w14:textId="47DA419E" w:rsidR="00A13130" w:rsidRDefault="00A13130">
      <w:pPr>
        <w:keepNext/>
        <w:rPr>
          <w:ins w:id="1026" w:author="Aditya" w:date="2016-01-28T14:02:00Z"/>
          <w:szCs w:val="24"/>
        </w:rPr>
        <w:pPrChange w:id="1027" w:author="Aditya" w:date="2016-01-29T13:16:00Z">
          <w:pPr/>
        </w:pPrChange>
      </w:pPr>
      <w:ins w:id="1028" w:author="Aditya" w:date="2016-01-28T14:02:00Z">
        <w:r>
          <w:rPr>
            <w:szCs w:val="24"/>
          </w:rPr>
          <w:t>of m</w:t>
        </w:r>
        <w:r w:rsidRPr="0041233A">
          <w:rPr>
            <w:szCs w:val="24"/>
          </w:rPr>
          <w:t>atrix increases</w:t>
        </w:r>
        <w:r>
          <w:rPr>
            <w:szCs w:val="24"/>
          </w:rPr>
          <w:t xml:space="preserve"> in local processing mode,</w:t>
        </w:r>
        <w:r w:rsidRPr="0041233A">
          <w:rPr>
            <w:szCs w:val="24"/>
          </w:rPr>
          <w:t xml:space="preserve"> largely because there </w:t>
        </w:r>
        <w:r>
          <w:rPr>
            <w:szCs w:val="24"/>
          </w:rPr>
          <w:t xml:space="preserve">is an </w:t>
        </w:r>
        <w:r w:rsidRPr="0041233A">
          <w:rPr>
            <w:szCs w:val="24"/>
          </w:rPr>
          <w:t xml:space="preserve">increase in CPU's energy </w:t>
        </w:r>
      </w:ins>
    </w:p>
    <w:p w14:paraId="6498FAEB" w14:textId="37D18008" w:rsidR="00291608" w:rsidRDefault="0041233A" w:rsidP="00813F8F">
      <w:pPr>
        <w:rPr>
          <w:szCs w:val="24"/>
        </w:rPr>
      </w:pPr>
      <w:r w:rsidRPr="0041233A">
        <w:rPr>
          <w:szCs w:val="24"/>
        </w:rPr>
        <w:t xml:space="preserve">consumption as number of </w:t>
      </w:r>
      <w:r w:rsidR="00164C0E">
        <w:rPr>
          <w:szCs w:val="24"/>
        </w:rPr>
        <w:t>fl</w:t>
      </w:r>
      <w:r w:rsidRPr="0041233A">
        <w:rPr>
          <w:szCs w:val="24"/>
        </w:rPr>
        <w:t>oating point operations increase. This application calculate</w:t>
      </w:r>
      <w:r w:rsidR="00A64C91">
        <w:rPr>
          <w:szCs w:val="24"/>
        </w:rPr>
        <w:t xml:space="preserve">s matrix inverse using </w:t>
      </w:r>
      <w:proofErr w:type="spellStart"/>
      <w:ins w:id="1029" w:author="Aditya" w:date="2016-01-29T15:49:00Z">
        <w:r w:rsidR="00FF4C34">
          <w:rPr>
            <w:szCs w:val="24"/>
          </w:rPr>
          <w:t>a</w:t>
        </w:r>
      </w:ins>
      <w:del w:id="1030" w:author="Aditya" w:date="2016-01-29T15:49:00Z">
        <w:r w:rsidR="00A64C91" w:rsidDel="00FF4C34">
          <w:rPr>
            <w:szCs w:val="24"/>
          </w:rPr>
          <w:delText>A</w:delText>
        </w:r>
      </w:del>
      <w:r w:rsidR="00A64C91">
        <w:rPr>
          <w:szCs w:val="24"/>
        </w:rPr>
        <w:t>djoint</w:t>
      </w:r>
      <w:proofErr w:type="spellEnd"/>
      <w:r w:rsidR="00A64C91">
        <w:rPr>
          <w:szCs w:val="24"/>
        </w:rPr>
        <w:t xml:space="preserve"> m</w:t>
      </w:r>
      <w:r w:rsidRPr="0041233A">
        <w:rPr>
          <w:szCs w:val="24"/>
        </w:rPr>
        <w:t xml:space="preserve">ethod. As we can see in </w:t>
      </w:r>
      <w:r w:rsidR="00CD4025" w:rsidRPr="0041233A">
        <w:rPr>
          <w:szCs w:val="24"/>
        </w:rPr>
        <w:t>the Figure</w:t>
      </w:r>
      <w:r w:rsidRPr="0041233A">
        <w:rPr>
          <w:szCs w:val="24"/>
        </w:rPr>
        <w:t xml:space="preserve"> </w:t>
      </w:r>
      <w:r w:rsidR="008A0378">
        <w:rPr>
          <w:szCs w:val="24"/>
        </w:rPr>
        <w:t>4.2 and 4.3</w:t>
      </w:r>
      <w:r w:rsidR="00CD4025" w:rsidRPr="0041233A">
        <w:rPr>
          <w:szCs w:val="24"/>
        </w:rPr>
        <w:t>,</w:t>
      </w:r>
      <w:r w:rsidRPr="0041233A">
        <w:rPr>
          <w:szCs w:val="24"/>
        </w:rPr>
        <w:t xml:space="preserve"> </w:t>
      </w:r>
      <w:r w:rsidR="00CD4025">
        <w:rPr>
          <w:szCs w:val="24"/>
        </w:rPr>
        <w:t>offloading</w:t>
      </w:r>
      <w:r w:rsidRPr="0041233A">
        <w:rPr>
          <w:szCs w:val="24"/>
        </w:rPr>
        <w:t xml:space="preserve"> the processing for matrix calculation on Cloud saves energy as the matrix size increases, but </w:t>
      </w:r>
      <w:r w:rsidR="009E3300" w:rsidRPr="0041233A">
        <w:rPr>
          <w:szCs w:val="24"/>
        </w:rPr>
        <w:t xml:space="preserve">the local processing is suitable </w:t>
      </w:r>
      <w:r w:rsidRPr="0041233A">
        <w:rPr>
          <w:szCs w:val="24"/>
        </w:rPr>
        <w:t xml:space="preserve">for </w:t>
      </w:r>
      <w:r w:rsidR="00CD4025" w:rsidRPr="0041233A">
        <w:rPr>
          <w:szCs w:val="24"/>
        </w:rPr>
        <w:t>small matrix</w:t>
      </w:r>
      <w:r w:rsidRPr="0041233A">
        <w:rPr>
          <w:szCs w:val="24"/>
        </w:rPr>
        <w:t xml:space="preserve"> operations (i.e. 3X3 and </w:t>
      </w:r>
      <w:r w:rsidR="009E3300">
        <w:rPr>
          <w:szCs w:val="24"/>
        </w:rPr>
        <w:t>5X5</w:t>
      </w:r>
      <w:r w:rsidR="00CD4025" w:rsidRPr="0041233A">
        <w:rPr>
          <w:szCs w:val="24"/>
        </w:rPr>
        <w:t>),</w:t>
      </w:r>
      <w:r w:rsidRPr="0041233A">
        <w:rPr>
          <w:szCs w:val="24"/>
        </w:rPr>
        <w:t xml:space="preserve"> as it saves both energy and time.</w:t>
      </w:r>
    </w:p>
    <w:p w14:paraId="5BDEFFAE" w14:textId="51FE7EE2" w:rsidR="00291608" w:rsidRDefault="00254648" w:rsidP="00813F8F">
      <w:pPr>
        <w:rPr>
          <w:szCs w:val="24"/>
        </w:rPr>
      </w:pPr>
      <w:r>
        <w:rPr>
          <w:noProof/>
          <w:szCs w:val="24"/>
        </w:rPr>
        <w:lastRenderedPageBreak/>
        <w:drawing>
          <wp:anchor distT="0" distB="0" distL="114300" distR="114300" simplePos="0" relativeHeight="251762688" behindDoc="0" locked="0" layoutInCell="1" allowOverlap="1" wp14:anchorId="3ED18772" wp14:editId="088F8972">
            <wp:simplePos x="0" y="0"/>
            <wp:positionH relativeFrom="column">
              <wp:posOffset>638175</wp:posOffset>
            </wp:positionH>
            <wp:positionV relativeFrom="paragraph">
              <wp:posOffset>628650</wp:posOffset>
            </wp:positionV>
            <wp:extent cx="4672330" cy="299910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matrixBatteryConsumption.png"/>
                    <pic:cNvPicPr/>
                  </pic:nvPicPr>
                  <pic:blipFill>
                    <a:blip r:embed="rId23">
                      <a:extLst>
                        <a:ext uri="{28A0092B-C50C-407E-A947-70E740481C1C}">
                          <a14:useLocalDpi xmlns:a14="http://schemas.microsoft.com/office/drawing/2010/main" val="0"/>
                        </a:ext>
                      </a:extLst>
                    </a:blip>
                    <a:stretch>
                      <a:fillRect/>
                    </a:stretch>
                  </pic:blipFill>
                  <pic:spPr>
                    <a:xfrm>
                      <a:off x="0" y="0"/>
                      <a:ext cx="4672330" cy="29991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6D0F48BE" wp14:editId="6EB69E04">
                <wp:simplePos x="0" y="0"/>
                <wp:positionH relativeFrom="column">
                  <wp:align>center</wp:align>
                </wp:positionH>
                <wp:positionV relativeFrom="page">
                  <wp:posOffset>4541520</wp:posOffset>
                </wp:positionV>
                <wp:extent cx="5486400" cy="274320"/>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5486400" cy="274320"/>
                        </a:xfrm>
                        <a:prstGeom prst="rect">
                          <a:avLst/>
                        </a:prstGeom>
                        <a:solidFill>
                          <a:prstClr val="white"/>
                        </a:solidFill>
                        <a:ln>
                          <a:noFill/>
                        </a:ln>
                        <a:effectLst/>
                      </wps:spPr>
                      <wps:txbx>
                        <w:txbxContent>
                          <w:p w14:paraId="781ECBA7" w14:textId="77777777" w:rsidR="0098679B" w:rsidRPr="000328D2" w:rsidRDefault="0098679B" w:rsidP="000328D2">
                            <w:pPr>
                              <w:pStyle w:val="Heading4"/>
                              <w:rPr>
                                <w:rPrChange w:id="1031" w:author="Aditya" w:date="2016-01-22T12:26:00Z">
                                  <w:rPr>
                                    <w:noProof/>
                                  </w:rPr>
                                </w:rPrChange>
                              </w:rPr>
                            </w:pPr>
                            <w:bookmarkStart w:id="1032" w:name="_Toc440377706"/>
                            <w:r w:rsidRPr="000328D2">
                              <w:t>Figure 4.2: Battery Consumption for Matrix Inverse Calculation</w:t>
                            </w:r>
                            <w:bookmarkEnd w:id="10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D0F48BE" id="Text Box 41" o:spid="_x0000_s1034" type="#_x0000_t202" style="position:absolute;left:0;text-align:left;margin-left:0;margin-top:357.6pt;width:6in;height:21.6pt;z-index:251668480;visibility:visible;mso-wrap-style:square;mso-height-percent:0;mso-wrap-distance-left:9pt;mso-wrap-distance-top:0;mso-wrap-distance-right:9pt;mso-wrap-distance-bottom:0;mso-position-horizontal:center;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" stroked="f">
                <v:textbox style="mso-fit-shape-to-text:t" inset="0,0,0,0">
                  <w:txbxContent>
                    <w:p w14:paraId="781ECBA7" w14:textId="77777777" w:rsidR="0098679B" w:rsidRPr="000328D2" w:rsidRDefault="0098679B" w:rsidP="000328D2">
                      <w:pPr>
                        <w:pStyle w:val="Heading4"/>
                        <w:rPr>
                          <w:rPrChange w:id="1033" w:author="Aditya" w:date="2016-01-22T12:26:00Z">
                            <w:rPr>
                              <w:noProof/>
                            </w:rPr>
                          </w:rPrChange>
                        </w:rPr>
                      </w:pPr>
                      <w:bookmarkStart w:id="1034" w:name="_Toc440377706"/>
                      <w:r w:rsidRPr="000328D2">
                        <w:t>Figure 4.2: Battery Consumption for Matrix Inverse Calculation</w:t>
                      </w:r>
                      <w:bookmarkEnd w:id="1034"/>
                    </w:p>
                  </w:txbxContent>
                </v:textbox>
                <w10:wrap type="topAndBottom" anchory="page"/>
              </v:shape>
            </w:pict>
          </mc:Fallback>
        </mc:AlternateContent>
      </w:r>
      <w:r w:rsidR="00291608">
        <w:rPr>
          <w:szCs w:val="24"/>
        </w:rPr>
        <w:t>Offloading mode saves maximum energy when used with Wi-Fi. 3G and 4G cost almost the same energy wise but 4G performs better on response time of the operation.</w:t>
      </w:r>
    </w:p>
    <w:p w14:paraId="1503AF26" w14:textId="499B5095" w:rsidR="001C2F67" w:rsidRDefault="00254648" w:rsidP="00813F8F">
      <w:pPr>
        <w:rPr>
          <w:ins w:id="1035" w:author="Aditya" w:date="2016-01-29T15:35:00Z"/>
          <w:szCs w:val="24"/>
        </w:rPr>
      </w:pPr>
      <w:r>
        <w:rPr>
          <w:noProof/>
          <w:szCs w:val="24"/>
        </w:rPr>
        <w:drawing>
          <wp:anchor distT="0" distB="0" distL="114300" distR="114300" simplePos="0" relativeHeight="251669504" behindDoc="0" locked="0" layoutInCell="1" allowOverlap="1" wp14:anchorId="40DBE3A0" wp14:editId="50D4C9E6">
            <wp:simplePos x="0" y="0"/>
            <wp:positionH relativeFrom="column">
              <wp:posOffset>638175</wp:posOffset>
            </wp:positionH>
            <wp:positionV relativeFrom="paragraph">
              <wp:posOffset>3401060</wp:posOffset>
            </wp:positionV>
            <wp:extent cx="4672330" cy="2697480"/>
            <wp:effectExtent l="0" t="0" r="0" b="762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VmatrixTime.png"/>
                    <pic:cNvPicPr/>
                  </pic:nvPicPr>
                  <pic:blipFill>
                    <a:blip r:embed="rId24">
                      <a:extLst>
                        <a:ext uri="{28A0092B-C50C-407E-A947-70E740481C1C}">
                          <a14:useLocalDpi xmlns:a14="http://schemas.microsoft.com/office/drawing/2010/main" val="0"/>
                        </a:ext>
                      </a:extLst>
                    </a:blip>
                    <a:stretch>
                      <a:fillRect/>
                    </a:stretch>
                  </pic:blipFill>
                  <pic:spPr>
                    <a:xfrm>
                      <a:off x="0" y="0"/>
                      <a:ext cx="4672330" cy="2697480"/>
                    </a:xfrm>
                    <a:prstGeom prst="rect">
                      <a:avLst/>
                    </a:prstGeom>
                  </pic:spPr>
                </pic:pic>
              </a:graphicData>
            </a:graphic>
            <wp14:sizeRelH relativeFrom="margin">
              <wp14:pctWidth>0</wp14:pctWidth>
            </wp14:sizeRelH>
            <wp14:sizeRelV relativeFrom="margin">
              <wp14:pctHeight>0</wp14:pctHeight>
            </wp14:sizeRelV>
          </wp:anchor>
        </w:drawing>
      </w:r>
      <w:r w:rsidRPr="001C2F67">
        <w:rPr>
          <w:b/>
          <w:bCs/>
          <w:noProof/>
        </w:rPr>
        <mc:AlternateContent>
          <mc:Choice Requires="wps">
            <w:drawing>
              <wp:anchor distT="0" distB="0" distL="114300" distR="114300" simplePos="0" relativeHeight="251719680" behindDoc="0" locked="0" layoutInCell="1" allowOverlap="1" wp14:anchorId="2270635B" wp14:editId="15AF4389">
                <wp:simplePos x="0" y="0"/>
                <wp:positionH relativeFrom="column">
                  <wp:align>center</wp:align>
                </wp:positionH>
                <wp:positionV relativeFrom="page">
                  <wp:posOffset>7841615</wp:posOffset>
                </wp:positionV>
                <wp:extent cx="4672584" cy="292608"/>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4672584" cy="292608"/>
                        </a:xfrm>
                        <a:prstGeom prst="rect">
                          <a:avLst/>
                        </a:prstGeom>
                        <a:solidFill>
                          <a:prstClr val="white"/>
                        </a:solidFill>
                        <a:ln>
                          <a:noFill/>
                        </a:ln>
                        <a:effectLst/>
                      </wps:spPr>
                      <wps:txbx>
                        <w:txbxContent>
                          <w:p w14:paraId="1E08AC86" w14:textId="77777777" w:rsidR="0098679B" w:rsidRPr="00C35CA7" w:rsidRDefault="0098679B">
                            <w:pPr>
                              <w:pStyle w:val="Heading4"/>
                              <w:rPr>
                                <w:noProof/>
                              </w:rPr>
                            </w:pPr>
                            <w:bookmarkStart w:id="1036" w:name="_Toc440377707"/>
                            <w:r>
                              <w:t>Figure 4.3</w:t>
                            </w:r>
                            <w:r w:rsidRPr="00C35CA7">
                              <w:t>: Response Time for Matrix Inverse Calculation</w:t>
                            </w:r>
                            <w:bookmarkEnd w:id="1036"/>
                          </w:p>
                          <w:p w14:paraId="4DCF44FB" w14:textId="77777777" w:rsidR="0098679B" w:rsidRDefault="0098679B"/>
                          <w:p w14:paraId="239622C8" w14:textId="77777777" w:rsidR="0098679B" w:rsidRPr="00C35CA7" w:rsidRDefault="0098679B">
                            <w:pPr>
                              <w:pStyle w:val="Heading4"/>
                              <w:rPr>
                                <w:noProof/>
                              </w:rPr>
                            </w:pPr>
                            <w:bookmarkStart w:id="1037" w:name="_Toc437560673"/>
                            <w:bookmarkStart w:id="1038" w:name="_Toc440377708"/>
                            <w:r w:rsidRPr="0070622C">
                              <w:t xml:space="preserve">Figure </w:t>
                            </w:r>
                            <w:r>
                              <w:t>4.4</w:t>
                            </w:r>
                            <w:r w:rsidRPr="0070622C">
                              <w:t xml:space="preserve"> Battery Consumption for Web </w:t>
                            </w:r>
                            <w:proofErr w:type="spellStart"/>
                            <w:r w:rsidRPr="0070622C">
                              <w:t>Browsers</w:t>
                            </w:r>
                            <w:r>
                              <w:t>Figure</w:t>
                            </w:r>
                            <w:proofErr w:type="spellEnd"/>
                            <w:r>
                              <w:t xml:space="preserve"> 4.3</w:t>
                            </w:r>
                            <w:r w:rsidRPr="00C35CA7">
                              <w:t>: Response Time for Matrix Inverse Calculation</w:t>
                            </w:r>
                            <w:bookmarkEnd w:id="1037"/>
                            <w:bookmarkEnd w:id="10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0635B" id="Text Box 43" o:spid="_x0000_s1035" type="#_x0000_t202" style="position:absolute;left:0;text-align:left;margin-left:0;margin-top:617.45pt;width:367.9pt;height:23.05pt;z-index:251719680;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" stroked="f">
                <v:textbox inset="0,0,0,0">
                  <w:txbxContent>
                    <w:p w14:paraId="1E08AC86" w14:textId="77777777" w:rsidR="0098679B" w:rsidRPr="00C35CA7" w:rsidRDefault="0098679B">
                      <w:pPr>
                        <w:pStyle w:val="Heading4"/>
                        <w:rPr>
                          <w:noProof/>
                        </w:rPr>
                      </w:pPr>
                      <w:bookmarkStart w:id="1039" w:name="_Toc440377707"/>
                      <w:r>
                        <w:t>Figure 4.3</w:t>
                      </w:r>
                      <w:r w:rsidRPr="00C35CA7">
                        <w:t>: Response Time for Matrix Inverse Calculation</w:t>
                      </w:r>
                      <w:bookmarkEnd w:id="1039"/>
                    </w:p>
                    <w:p w14:paraId="4DCF44FB" w14:textId="77777777" w:rsidR="0098679B" w:rsidRDefault="0098679B"/>
                    <w:p w14:paraId="239622C8" w14:textId="77777777" w:rsidR="0098679B" w:rsidRPr="00C35CA7" w:rsidRDefault="0098679B">
                      <w:pPr>
                        <w:pStyle w:val="Heading4"/>
                        <w:rPr>
                          <w:noProof/>
                        </w:rPr>
                      </w:pPr>
                      <w:bookmarkStart w:id="1040" w:name="_Toc437560673"/>
                      <w:bookmarkStart w:id="1041" w:name="_Toc440377708"/>
                      <w:r w:rsidRPr="0070622C">
                        <w:t xml:space="preserve">Figure </w:t>
                      </w:r>
                      <w:r>
                        <w:t>4.4</w:t>
                      </w:r>
                      <w:r w:rsidRPr="0070622C">
                        <w:t xml:space="preserve"> Battery Consumption for Web </w:t>
                      </w:r>
                      <w:proofErr w:type="spellStart"/>
                      <w:r w:rsidRPr="0070622C">
                        <w:t>Browsers</w:t>
                      </w:r>
                      <w:r>
                        <w:t>Figure</w:t>
                      </w:r>
                      <w:proofErr w:type="spellEnd"/>
                      <w:r>
                        <w:t xml:space="preserve"> 4.3</w:t>
                      </w:r>
                      <w:r w:rsidRPr="00C35CA7">
                        <w:t>: Response Time for Matrix Inverse Calculation</w:t>
                      </w:r>
                      <w:bookmarkEnd w:id="1040"/>
                      <w:bookmarkEnd w:id="1041"/>
                    </w:p>
                  </w:txbxContent>
                </v:textbox>
                <w10:wrap type="topAndBottom" anchory="page"/>
              </v:shape>
            </w:pict>
          </mc:Fallback>
        </mc:AlternateContent>
      </w:r>
      <w:r w:rsidR="00291608">
        <w:rPr>
          <w:szCs w:val="24"/>
        </w:rPr>
        <w:t xml:space="preserve"> </w:t>
      </w:r>
      <w:r w:rsidR="0018604E">
        <w:rPr>
          <w:szCs w:val="24"/>
        </w:rPr>
        <w:t xml:space="preserve"> </w:t>
      </w:r>
    </w:p>
    <w:p w14:paraId="7E445360" w14:textId="77777777" w:rsidR="006D272F" w:rsidRDefault="006D272F" w:rsidP="00813F8F">
      <w:pPr>
        <w:rPr>
          <w:szCs w:val="24"/>
        </w:rPr>
      </w:pPr>
    </w:p>
    <w:p w14:paraId="05987DA2" w14:textId="783E250D" w:rsidR="006D272F" w:rsidRDefault="006D272F" w:rsidP="00A772B6">
      <w:pPr>
        <w:pStyle w:val="Heading6"/>
        <w:rPr>
          <w:ins w:id="1042" w:author="Aditya" w:date="2016-01-29T15:35:00Z"/>
        </w:rPr>
      </w:pPr>
      <w:ins w:id="1043" w:author="Aditya" w:date="2016-01-29T15:35:00Z">
        <w:r>
          <w:lastRenderedPageBreak/>
          <w:t>4.2.2 Internet Browsers</w:t>
        </w:r>
      </w:ins>
    </w:p>
    <w:p w14:paraId="4962FEB9" w14:textId="5EA418D2" w:rsidR="001C2F67" w:rsidRPr="00A772B6" w:rsidDel="006D272F" w:rsidRDefault="006D272F" w:rsidP="00A772B6">
      <w:pPr>
        <w:pStyle w:val="Heading6"/>
        <w:rPr>
          <w:del w:id="1044" w:author="Aditya" w:date="2016-01-29T15:35:00Z"/>
        </w:rPr>
      </w:pPr>
      <w:commentRangeStart w:id="1045"/>
      <w:r>
        <w:rPr>
          <w:noProof/>
          <w:szCs w:val="24"/>
        </w:rPr>
        <w:drawing>
          <wp:anchor distT="0" distB="0" distL="114300" distR="114300" simplePos="0" relativeHeight="251743232" behindDoc="0" locked="0" layoutInCell="1" allowOverlap="1" wp14:anchorId="636CF4F7" wp14:editId="248BF9C8">
            <wp:simplePos x="0" y="0"/>
            <wp:positionH relativeFrom="column">
              <wp:posOffset>276225</wp:posOffset>
            </wp:positionH>
            <wp:positionV relativeFrom="paragraph">
              <wp:posOffset>3935730</wp:posOffset>
            </wp:positionV>
            <wp:extent cx="5385435" cy="3364865"/>
            <wp:effectExtent l="0" t="0" r="5715" b="698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webBrowserBatteryConsumption.png"/>
                    <pic:cNvPicPr/>
                  </pic:nvPicPr>
                  <pic:blipFill>
                    <a:blip r:embed="rId25">
                      <a:extLst>
                        <a:ext uri="{28A0092B-C50C-407E-A947-70E740481C1C}">
                          <a14:useLocalDpi xmlns:a14="http://schemas.microsoft.com/office/drawing/2010/main" val="0"/>
                        </a:ext>
                      </a:extLst>
                    </a:blip>
                    <a:stretch>
                      <a:fillRect/>
                    </a:stretch>
                  </pic:blipFill>
                  <pic:spPr>
                    <a:xfrm>
                      <a:off x="0" y="0"/>
                      <a:ext cx="5385435" cy="3364865"/>
                    </a:xfrm>
                    <a:prstGeom prst="rect">
                      <a:avLst/>
                    </a:prstGeom>
                  </pic:spPr>
                </pic:pic>
              </a:graphicData>
            </a:graphic>
            <wp14:sizeRelH relativeFrom="margin">
              <wp14:pctWidth>0</wp14:pctWidth>
            </wp14:sizeRelH>
            <wp14:sizeRelV relativeFrom="margin">
              <wp14:pctHeight>0</wp14:pctHeight>
            </wp14:sizeRelV>
          </wp:anchor>
        </w:drawing>
      </w:r>
      <w:commentRangeEnd w:id="1045"/>
      <w:r>
        <w:rPr>
          <w:noProof/>
        </w:rPr>
        <mc:AlternateContent>
          <mc:Choice Requires="wps">
            <w:drawing>
              <wp:anchor distT="0" distB="0" distL="114300" distR="114300" simplePos="0" relativeHeight="251698176" behindDoc="0" locked="0" layoutInCell="1" allowOverlap="1" wp14:anchorId="0FB630AE" wp14:editId="040BD96F">
                <wp:simplePos x="0" y="0"/>
                <wp:positionH relativeFrom="column">
                  <wp:align>center</wp:align>
                </wp:positionH>
                <wp:positionV relativeFrom="page">
                  <wp:posOffset>8558530</wp:posOffset>
                </wp:positionV>
                <wp:extent cx="5486400" cy="274320"/>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486400" cy="274320"/>
                        </a:xfrm>
                        <a:prstGeom prst="rect">
                          <a:avLst/>
                        </a:prstGeom>
                        <a:solidFill>
                          <a:prstClr val="white"/>
                        </a:solidFill>
                        <a:ln>
                          <a:noFill/>
                        </a:ln>
                        <a:effectLst/>
                      </wps:spPr>
                      <wps:txbx>
                        <w:txbxContent>
                          <w:p w14:paraId="79B8429C" w14:textId="77777777" w:rsidR="0098679B" w:rsidRPr="000328D2" w:rsidRDefault="0098679B">
                            <w:pPr>
                              <w:pStyle w:val="Heading4"/>
                              <w:rPr>
                                <w:rPrChange w:id="1046" w:author="Aditya" w:date="2016-01-22T12:27:00Z">
                                  <w:rPr>
                                    <w:rFonts w:eastAsiaTheme="minorHAnsi"/>
                                    <w:noProof/>
                                    <w:sz w:val="24"/>
                                    <w:szCs w:val="24"/>
                                  </w:rPr>
                                </w:rPrChange>
                              </w:rPr>
                            </w:pPr>
                            <w:bookmarkStart w:id="1047" w:name="_Toc440377709"/>
                            <w:r w:rsidRPr="000328D2">
                              <w:t>Figure 4.4 Battery Consumption for Web Browsers</w:t>
                            </w:r>
                            <w:bookmarkEnd w:id="10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FB630AE" id="Text Box 5" o:spid="_x0000_s1036" type="#_x0000_t202" style="position:absolute;left:0;text-align:left;margin-left:0;margin-top:673.9pt;width:6in;height:21.6pt;z-index:251698176;visibility:visible;mso-wrap-style:square;mso-height-percent:0;mso-wrap-distance-left:9pt;mso-wrap-distance-top:0;mso-wrap-distance-right:9pt;mso-wrap-distance-bottom:0;mso-position-horizontal:center;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" stroked="f">
                <v:textbox style="mso-fit-shape-to-text:t" inset="0,0,0,0">
                  <w:txbxContent>
                    <w:p w14:paraId="79B8429C" w14:textId="77777777" w:rsidR="0098679B" w:rsidRPr="000328D2" w:rsidRDefault="0098679B">
                      <w:pPr>
                        <w:pStyle w:val="Heading4"/>
                        <w:rPr>
                          <w:rPrChange w:id="1048" w:author="Aditya" w:date="2016-01-22T12:27:00Z">
                            <w:rPr>
                              <w:rFonts w:eastAsiaTheme="minorHAnsi"/>
                              <w:noProof/>
                              <w:sz w:val="24"/>
                              <w:szCs w:val="24"/>
                            </w:rPr>
                          </w:rPrChange>
                        </w:rPr>
                      </w:pPr>
                      <w:bookmarkStart w:id="1049" w:name="_Toc440377709"/>
                      <w:r w:rsidRPr="000328D2">
                        <w:t>Figure 4.4 Battery Consumption for Web Browsers</w:t>
                      </w:r>
                      <w:bookmarkEnd w:id="1049"/>
                    </w:p>
                  </w:txbxContent>
                </v:textbox>
                <w10:wrap type="topAndBottom" anchory="page"/>
              </v:shape>
            </w:pict>
          </mc:Fallback>
        </mc:AlternateContent>
      </w:r>
      <w:del w:id="1050" w:author="Aditya" w:date="2016-01-29T15:35:00Z">
        <w:r w:rsidR="001C2F67" w:rsidRPr="00A772B6" w:rsidDel="006D272F">
          <w:delText>4.2</w:delText>
        </w:r>
        <w:r w:rsidR="000B7CD2" w:rsidRPr="00A772B6" w:rsidDel="006D272F">
          <w:delText>.2</w:delText>
        </w:r>
        <w:r w:rsidR="001C2F67" w:rsidRPr="00A772B6" w:rsidDel="006D272F">
          <w:delText xml:space="preserve"> Internet Browsers</w:delText>
        </w:r>
      </w:del>
    </w:p>
    <w:p w14:paraId="75D2E8B4" w14:textId="24966D03" w:rsidR="00C35CA7" w:rsidRPr="00C35CA7" w:rsidRDefault="00C35CA7" w:rsidP="00C35CA7">
      <w:pPr>
        <w:rPr>
          <w:szCs w:val="24"/>
        </w:rPr>
      </w:pPr>
      <w:r w:rsidRPr="00C35CA7">
        <w:rPr>
          <w:szCs w:val="24"/>
        </w:rPr>
        <w:t>Cloud based Internet Browsers were introduced in order to overcome the processing and energy limitations of mobile devices.  Already there are a number of cloud-based mobile web browsers that are available in the industry e.g. Amazon Silk [11], Opera Mini [12], Chrome beta [13] etc. Let us understand more about these browsers first. Cloud-based Web browsers([11],  [13], [12], [14]) use a split architecture where processing of a Mobile web browser is offloaded t</w:t>
      </w:r>
      <w:r w:rsidR="008A0378">
        <w:rPr>
          <w:szCs w:val="24"/>
        </w:rPr>
        <w:t xml:space="preserve">o cloud partially, it involves </w:t>
      </w:r>
      <w:r w:rsidRPr="00C35CA7">
        <w:rPr>
          <w:szCs w:val="24"/>
        </w:rPr>
        <w:t>cloud support for most browsing functionalities such a</w:t>
      </w:r>
      <w:r w:rsidR="00291608">
        <w:rPr>
          <w:szCs w:val="24"/>
        </w:rPr>
        <w:t xml:space="preserve">s execution of JavaScript </w:t>
      </w:r>
      <w:r w:rsidRPr="00C35CA7">
        <w:rPr>
          <w:szCs w:val="24"/>
        </w:rPr>
        <w:t xml:space="preserve">, image transcoding and compression,  parsing and rendering web pages. Prior research in this area such as [15] shows that </w:t>
      </w:r>
      <w:ins w:id="1051" w:author="Aditya" w:date="2016-01-29T11:24:00Z">
        <w:r w:rsidR="00A23D97">
          <w:rPr>
            <w:szCs w:val="24"/>
          </w:rPr>
          <w:t>c</w:t>
        </w:r>
      </w:ins>
      <w:commentRangeStart w:id="1052"/>
      <w:del w:id="1053" w:author="Aditya" w:date="2016-01-29T11:24:00Z">
        <w:r w:rsidRPr="00C35CA7" w:rsidDel="00A23D97">
          <w:rPr>
            <w:szCs w:val="24"/>
          </w:rPr>
          <w:delText>C</w:delText>
        </w:r>
      </w:del>
      <w:r w:rsidR="00291608">
        <w:rPr>
          <w:szCs w:val="24"/>
        </w:rPr>
        <w:t xml:space="preserve">loud based </w:t>
      </w:r>
      <w:ins w:id="1054" w:author="Aditya" w:date="2016-01-29T11:24:00Z">
        <w:r w:rsidR="00A23D97">
          <w:rPr>
            <w:szCs w:val="24"/>
          </w:rPr>
          <w:t>i</w:t>
        </w:r>
      </w:ins>
      <w:del w:id="1055" w:author="Aditya" w:date="2016-01-29T11:24:00Z">
        <w:r w:rsidR="00291608" w:rsidDel="00A23D97">
          <w:rPr>
            <w:szCs w:val="24"/>
          </w:rPr>
          <w:delText>I</w:delText>
        </w:r>
      </w:del>
      <w:r w:rsidR="00291608">
        <w:rPr>
          <w:szCs w:val="24"/>
        </w:rPr>
        <w:t>nternet browser</w:t>
      </w:r>
      <w:ins w:id="1056" w:author="Aditya" w:date="2016-01-22T13:58:00Z">
        <w:r w:rsidR="001B535C">
          <w:rPr>
            <w:szCs w:val="24"/>
          </w:rPr>
          <w:t>s</w:t>
        </w:r>
      </w:ins>
      <w:del w:id="1057" w:author="Aditya" w:date="2016-01-22T13:58:00Z">
        <w:r w:rsidR="00291608" w:rsidDel="001B535C">
          <w:rPr>
            <w:szCs w:val="24"/>
          </w:rPr>
          <w:delText>s</w:delText>
        </w:r>
      </w:del>
      <w:r w:rsidRPr="00C35CA7">
        <w:rPr>
          <w:szCs w:val="24"/>
        </w:rPr>
        <w:t xml:space="preserve"> do</w:t>
      </w:r>
      <w:del w:id="1058" w:author="Aditya" w:date="2016-01-22T13:59:00Z">
        <w:r w:rsidRPr="00C35CA7" w:rsidDel="001B535C">
          <w:rPr>
            <w:szCs w:val="24"/>
          </w:rPr>
          <w:delText>es</w:delText>
        </w:r>
      </w:del>
      <w:r w:rsidRPr="00C35CA7">
        <w:rPr>
          <w:szCs w:val="24"/>
        </w:rPr>
        <w:t xml:space="preserve"> not</w:t>
      </w:r>
      <w:commentRangeEnd w:id="1052"/>
      <w:r w:rsidR="00F33A50">
        <w:rPr>
          <w:rStyle w:val="CommentReference"/>
        </w:rPr>
        <w:commentReference w:id="1052"/>
      </w:r>
      <w:r w:rsidRPr="00C35CA7">
        <w:rPr>
          <w:szCs w:val="24"/>
        </w:rPr>
        <w:t xml:space="preserve"> provide clear benefits over </w:t>
      </w:r>
      <w:ins w:id="1059" w:author="Aditya" w:date="2016-01-29T11:24:00Z">
        <w:r w:rsidR="00A23D97">
          <w:rPr>
            <w:szCs w:val="24"/>
          </w:rPr>
          <w:t>l</w:t>
        </w:r>
      </w:ins>
      <w:del w:id="1060" w:author="Aditya" w:date="2016-01-29T11:24:00Z">
        <w:r w:rsidRPr="00C35CA7" w:rsidDel="00A23D97">
          <w:rPr>
            <w:szCs w:val="24"/>
          </w:rPr>
          <w:delText>L</w:delText>
        </w:r>
      </w:del>
      <w:r w:rsidRPr="00C35CA7">
        <w:rPr>
          <w:szCs w:val="24"/>
        </w:rPr>
        <w:t>ocal or device-based browser (e.g. Local Processing) either in energy or download time. Offloading J</w:t>
      </w:r>
      <w:r w:rsidR="00291608">
        <w:rPr>
          <w:szCs w:val="24"/>
        </w:rPr>
        <w:t>ava</w:t>
      </w:r>
      <w:r w:rsidRPr="00C35CA7">
        <w:rPr>
          <w:szCs w:val="24"/>
        </w:rPr>
        <w:t>S</w:t>
      </w:r>
      <w:r w:rsidR="00291608">
        <w:rPr>
          <w:szCs w:val="24"/>
        </w:rPr>
        <w:t>cript</w:t>
      </w:r>
      <w:r w:rsidRPr="00C35CA7">
        <w:rPr>
          <w:szCs w:val="24"/>
        </w:rPr>
        <w:t xml:space="preserve"> to the cloud is not always beneficial, especially when user interactivity is </w:t>
      </w:r>
      <w:r w:rsidR="00F33A50">
        <w:rPr>
          <w:rStyle w:val="CommentReference"/>
        </w:rPr>
        <w:commentReference w:id="1045"/>
      </w:r>
      <w:r w:rsidRPr="00C35CA7">
        <w:rPr>
          <w:szCs w:val="24"/>
        </w:rPr>
        <w:t xml:space="preserve">involved [15].  </w:t>
      </w:r>
    </w:p>
    <w:p w14:paraId="24431B48" w14:textId="77777777" w:rsidR="006D272F" w:rsidRDefault="006D272F" w:rsidP="00C35CA7">
      <w:pPr>
        <w:rPr>
          <w:ins w:id="1061" w:author="Aditya" w:date="2016-01-29T15:38:00Z"/>
          <w:szCs w:val="24"/>
        </w:rPr>
      </w:pPr>
    </w:p>
    <w:p w14:paraId="3D7A61D6" w14:textId="1FDCD5D2" w:rsidR="006D272F" w:rsidRDefault="006D272F" w:rsidP="00C35CA7">
      <w:pPr>
        <w:rPr>
          <w:ins w:id="1062" w:author="Aditya" w:date="2016-01-29T15:38:00Z"/>
          <w:szCs w:val="24"/>
        </w:rPr>
      </w:pPr>
      <w:r>
        <w:rPr>
          <w:noProof/>
        </w:rPr>
        <w:lastRenderedPageBreak/>
        <mc:AlternateContent>
          <mc:Choice Requires="wps">
            <w:drawing>
              <wp:anchor distT="0" distB="0" distL="114300" distR="114300" simplePos="0" relativeHeight="251756544" behindDoc="0" locked="0" layoutInCell="1" allowOverlap="1" wp14:anchorId="74AE56CE" wp14:editId="1A0D4DCD">
                <wp:simplePos x="0" y="0"/>
                <wp:positionH relativeFrom="column">
                  <wp:posOffset>234315</wp:posOffset>
                </wp:positionH>
                <wp:positionV relativeFrom="page">
                  <wp:posOffset>4265295</wp:posOffset>
                </wp:positionV>
                <wp:extent cx="5486400" cy="27432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486400" cy="274320"/>
                        </a:xfrm>
                        <a:prstGeom prst="rect">
                          <a:avLst/>
                        </a:prstGeom>
                        <a:solidFill>
                          <a:prstClr val="white"/>
                        </a:solidFill>
                        <a:ln>
                          <a:noFill/>
                        </a:ln>
                        <a:effectLst/>
                      </wps:spPr>
                      <wps:txbx>
                        <w:txbxContent>
                          <w:p w14:paraId="33E04E28" w14:textId="77777777" w:rsidR="0098679B" w:rsidRPr="0070622C" w:rsidRDefault="0098679B">
                            <w:pPr>
                              <w:pStyle w:val="Heading4"/>
                              <w:rPr>
                                <w:rFonts w:eastAsiaTheme="minorHAnsi"/>
                                <w:noProof/>
                                <w:sz w:val="24"/>
                                <w:szCs w:val="24"/>
                              </w:rPr>
                            </w:pPr>
                            <w:bookmarkStart w:id="1063" w:name="_Toc440377710"/>
                            <w:r w:rsidRPr="0070622C">
                              <w:t>Figure 4.</w:t>
                            </w:r>
                            <w:r>
                              <w:t>5</w:t>
                            </w:r>
                            <w:r w:rsidRPr="0070622C">
                              <w:t xml:space="preserve"> Response Time for page loading in Web Browsers</w:t>
                            </w:r>
                            <w:bookmarkEnd w:id="10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4AE56CE" id="Text Box 6" o:spid="_x0000_s1037" type="#_x0000_t202" style="position:absolute;left:0;text-align:left;margin-left:18.45pt;margin-top:335.85pt;width:6in;height:21.6pt;z-index:25175654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" stroked="f">
                <v:textbox style="mso-fit-shape-to-text:t" inset="0,0,0,0">
                  <w:txbxContent>
                    <w:p w14:paraId="33E04E28" w14:textId="77777777" w:rsidR="0098679B" w:rsidRPr="0070622C" w:rsidRDefault="0098679B">
                      <w:pPr>
                        <w:pStyle w:val="Heading4"/>
                        <w:rPr>
                          <w:rFonts w:eastAsiaTheme="minorHAnsi"/>
                          <w:noProof/>
                          <w:sz w:val="24"/>
                          <w:szCs w:val="24"/>
                        </w:rPr>
                      </w:pPr>
                      <w:bookmarkStart w:id="1064" w:name="_Toc440377710"/>
                      <w:r w:rsidRPr="0070622C">
                        <w:t>Figure 4.</w:t>
                      </w:r>
                      <w:r>
                        <w:t>5</w:t>
                      </w:r>
                      <w:r w:rsidRPr="0070622C">
                        <w:t xml:space="preserve"> Response Time for page loading in Web Browsers</w:t>
                      </w:r>
                      <w:bookmarkEnd w:id="1064"/>
                    </w:p>
                  </w:txbxContent>
                </v:textbox>
                <w10:wrap type="topAndBottom" anchory="page"/>
              </v:shape>
            </w:pict>
          </mc:Fallback>
        </mc:AlternateContent>
      </w:r>
      <w:r>
        <w:rPr>
          <w:noProof/>
          <w:szCs w:val="24"/>
        </w:rPr>
        <w:drawing>
          <wp:anchor distT="0" distB="0" distL="114300" distR="114300" simplePos="0" relativeHeight="251744256" behindDoc="0" locked="0" layoutInCell="1" allowOverlap="1" wp14:anchorId="77DFACBE" wp14:editId="1BA691AC">
            <wp:simplePos x="0" y="0"/>
            <wp:positionH relativeFrom="column">
              <wp:posOffset>228600</wp:posOffset>
            </wp:positionH>
            <wp:positionV relativeFrom="paragraph">
              <wp:posOffset>0</wp:posOffset>
            </wp:positionV>
            <wp:extent cx="5492115" cy="337375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webBrowserTime.png"/>
                    <pic:cNvPicPr/>
                  </pic:nvPicPr>
                  <pic:blipFill>
                    <a:blip r:embed="rId26">
                      <a:extLst>
                        <a:ext uri="{28A0092B-C50C-407E-A947-70E740481C1C}">
                          <a14:useLocalDpi xmlns:a14="http://schemas.microsoft.com/office/drawing/2010/main" val="0"/>
                        </a:ext>
                      </a:extLst>
                    </a:blip>
                    <a:stretch>
                      <a:fillRect/>
                    </a:stretch>
                  </pic:blipFill>
                  <pic:spPr>
                    <a:xfrm>
                      <a:off x="0" y="0"/>
                      <a:ext cx="5492115" cy="3373755"/>
                    </a:xfrm>
                    <a:prstGeom prst="rect">
                      <a:avLst/>
                    </a:prstGeom>
                  </pic:spPr>
                </pic:pic>
              </a:graphicData>
            </a:graphic>
            <wp14:sizeRelH relativeFrom="margin">
              <wp14:pctWidth>0</wp14:pctWidth>
            </wp14:sizeRelH>
            <wp14:sizeRelV relativeFrom="margin">
              <wp14:pctHeight>0</wp14:pctHeight>
            </wp14:sizeRelV>
          </wp:anchor>
        </w:drawing>
      </w:r>
    </w:p>
    <w:p w14:paraId="37363801" w14:textId="6E80B963" w:rsidR="00291608" w:rsidDel="00A13130" w:rsidRDefault="00F33A50" w:rsidP="00C35CA7">
      <w:pPr>
        <w:rPr>
          <w:del w:id="1065" w:author="Aditya" w:date="2016-01-28T14:03:00Z"/>
          <w:szCs w:val="24"/>
        </w:rPr>
      </w:pPr>
      <w:r>
        <w:rPr>
          <w:rStyle w:val="CommentReference"/>
        </w:rPr>
        <w:commentReference w:id="1066"/>
      </w:r>
      <w:r w:rsidR="0076038C">
        <w:rPr>
          <w:rStyle w:val="CommentReference"/>
        </w:rPr>
        <w:commentReference w:id="1067"/>
      </w:r>
    </w:p>
    <w:p w14:paraId="360F4685" w14:textId="77777777" w:rsidR="00C35CA7" w:rsidRPr="00C35CA7" w:rsidRDefault="00C35CA7" w:rsidP="00C35CA7">
      <w:pPr>
        <w:rPr>
          <w:szCs w:val="24"/>
        </w:rPr>
      </w:pPr>
      <w:r w:rsidRPr="00C35CA7">
        <w:rPr>
          <w:szCs w:val="24"/>
        </w:rPr>
        <w:t xml:space="preserve">We </w:t>
      </w:r>
      <w:r w:rsidR="004F22A0">
        <w:rPr>
          <w:szCs w:val="24"/>
        </w:rPr>
        <w:t>used</w:t>
      </w:r>
      <w:r w:rsidRPr="00C35CA7">
        <w:rPr>
          <w:szCs w:val="24"/>
        </w:rPr>
        <w:t xml:space="preserve"> one of the commercially availabl</w:t>
      </w:r>
      <w:r w:rsidR="004E6C1F">
        <w:rPr>
          <w:szCs w:val="24"/>
        </w:rPr>
        <w:t xml:space="preserve">e Cloud based mobile </w:t>
      </w:r>
      <w:r w:rsidR="00CD4025">
        <w:rPr>
          <w:szCs w:val="24"/>
        </w:rPr>
        <w:t xml:space="preserve">browser </w:t>
      </w:r>
      <w:r w:rsidR="00CD4025" w:rsidRPr="00C35CA7">
        <w:rPr>
          <w:szCs w:val="24"/>
        </w:rPr>
        <w:t>and</w:t>
      </w:r>
      <w:r w:rsidRPr="00C35CA7">
        <w:rPr>
          <w:szCs w:val="24"/>
        </w:rPr>
        <w:t xml:space="preserve"> a Local </w:t>
      </w:r>
      <w:r w:rsidR="00CD4025" w:rsidRPr="00C35CA7">
        <w:rPr>
          <w:szCs w:val="24"/>
        </w:rPr>
        <w:t>browser</w:t>
      </w:r>
      <w:r w:rsidR="004E6C1F">
        <w:rPr>
          <w:szCs w:val="24"/>
        </w:rPr>
        <w:t xml:space="preserve"> </w:t>
      </w:r>
      <w:r w:rsidRPr="00C35CA7">
        <w:rPr>
          <w:szCs w:val="24"/>
        </w:rPr>
        <w:t>for our</w:t>
      </w:r>
      <w:r w:rsidR="008A0378">
        <w:rPr>
          <w:szCs w:val="24"/>
        </w:rPr>
        <w:t xml:space="preserve"> experiments. In Figure 4.4</w:t>
      </w:r>
      <w:r w:rsidRPr="00C35CA7">
        <w:rPr>
          <w:szCs w:val="24"/>
        </w:rPr>
        <w:t xml:space="preserve"> and </w:t>
      </w:r>
      <w:r w:rsidR="008A0378">
        <w:rPr>
          <w:szCs w:val="24"/>
        </w:rPr>
        <w:t>4.5</w:t>
      </w:r>
      <w:r w:rsidR="00CD4025" w:rsidRPr="00C35CA7">
        <w:rPr>
          <w:szCs w:val="24"/>
        </w:rPr>
        <w:t>,</w:t>
      </w:r>
      <w:r w:rsidRPr="00C35CA7">
        <w:rPr>
          <w:szCs w:val="24"/>
        </w:rPr>
        <w:t xml:space="preserve"> we have plotted the </w:t>
      </w:r>
      <w:r w:rsidR="00291608">
        <w:rPr>
          <w:szCs w:val="24"/>
        </w:rPr>
        <w:t>results</w:t>
      </w:r>
      <w:r w:rsidRPr="00C35CA7">
        <w:rPr>
          <w:szCs w:val="24"/>
        </w:rPr>
        <w:t xml:space="preserve"> obtained by measuring data</w:t>
      </w:r>
      <w:r w:rsidR="004E6C1F">
        <w:rPr>
          <w:szCs w:val="24"/>
        </w:rPr>
        <w:t xml:space="preserve"> </w:t>
      </w:r>
      <w:r w:rsidRPr="00C35CA7">
        <w:rPr>
          <w:szCs w:val="24"/>
        </w:rPr>
        <w:t>transfer and response time required by these brow</w:t>
      </w:r>
      <w:r w:rsidR="004655AB">
        <w:rPr>
          <w:szCs w:val="24"/>
        </w:rPr>
        <w:t xml:space="preserve">sers for following websites: 1. </w:t>
      </w:r>
      <w:r w:rsidRPr="00C35CA7">
        <w:rPr>
          <w:szCs w:val="24"/>
        </w:rPr>
        <w:t>www.yahoo.com, 2. www.wikipedia.org, 3</w:t>
      </w:r>
      <w:r w:rsidR="00CD4025" w:rsidRPr="00C35CA7">
        <w:rPr>
          <w:szCs w:val="24"/>
        </w:rPr>
        <w:t>. www.amazon.com</w:t>
      </w:r>
      <w:r w:rsidRPr="00C35CA7">
        <w:rPr>
          <w:szCs w:val="24"/>
        </w:rPr>
        <w:t xml:space="preserve">, 4. www.google.com, 5. www.facebook.com.  </w:t>
      </w:r>
    </w:p>
    <w:p w14:paraId="03113316" w14:textId="0B6E6674" w:rsidR="008A0378" w:rsidDel="006D272F" w:rsidRDefault="008A0378" w:rsidP="004E6C1F">
      <w:pPr>
        <w:rPr>
          <w:del w:id="1068" w:author="Aditya" w:date="2016-01-29T15:39:00Z"/>
          <w:szCs w:val="24"/>
        </w:rPr>
      </w:pPr>
    </w:p>
    <w:p w14:paraId="45E19381" w14:textId="77C6C768" w:rsidR="00291608" w:rsidDel="00A13130" w:rsidRDefault="00291608" w:rsidP="004E6C1F">
      <w:pPr>
        <w:rPr>
          <w:del w:id="1069" w:author="Aditya" w:date="2016-01-28T14:03:00Z"/>
          <w:szCs w:val="24"/>
        </w:rPr>
      </w:pPr>
    </w:p>
    <w:p w14:paraId="79E4A4C3" w14:textId="751317C7" w:rsidR="004E6C1F" w:rsidDel="00BC01B1" w:rsidRDefault="00291608" w:rsidP="004E6C1F">
      <w:pPr>
        <w:rPr>
          <w:del w:id="1070" w:author="Aditya" w:date="2016-01-29T16:28:00Z"/>
          <w:szCs w:val="24"/>
        </w:rPr>
      </w:pPr>
      <w:r>
        <w:rPr>
          <w:szCs w:val="24"/>
        </w:rPr>
        <w:t>Results obtained are</w:t>
      </w:r>
      <w:r w:rsidR="004E6C1F" w:rsidRPr="004E6C1F">
        <w:rPr>
          <w:szCs w:val="24"/>
        </w:rPr>
        <w:t xml:space="preserve"> for a data range starting as low as 150 </w:t>
      </w:r>
      <w:commentRangeStart w:id="1071"/>
      <w:commentRangeStart w:id="1072"/>
      <w:proofErr w:type="spellStart"/>
      <w:r w:rsidR="004E6C1F" w:rsidRPr="004E6C1F">
        <w:rPr>
          <w:szCs w:val="24"/>
        </w:rPr>
        <w:t>Kib</w:t>
      </w:r>
      <w:commentRangeEnd w:id="1071"/>
      <w:proofErr w:type="spellEnd"/>
      <w:r w:rsidR="00F33A50">
        <w:rPr>
          <w:rStyle w:val="CommentReference"/>
        </w:rPr>
        <w:commentReference w:id="1071"/>
      </w:r>
      <w:commentRangeEnd w:id="1072"/>
      <w:r w:rsidR="00F16596">
        <w:rPr>
          <w:rStyle w:val="CommentReference"/>
        </w:rPr>
        <w:commentReference w:id="1072"/>
      </w:r>
      <w:r w:rsidR="004E6C1F" w:rsidRPr="004E6C1F">
        <w:rPr>
          <w:szCs w:val="24"/>
        </w:rPr>
        <w:t xml:space="preserve"> to a session involving 5 MBs of data transfer</w:t>
      </w:r>
      <w:r w:rsidR="004E6C1F">
        <w:rPr>
          <w:szCs w:val="24"/>
        </w:rPr>
        <w:t xml:space="preserve"> </w:t>
      </w:r>
      <w:r w:rsidR="004E6C1F" w:rsidRPr="004E6C1F">
        <w:rPr>
          <w:szCs w:val="24"/>
        </w:rPr>
        <w:t xml:space="preserve">to load the webpages. We </w:t>
      </w:r>
      <w:r w:rsidR="004F22A0">
        <w:rPr>
          <w:szCs w:val="24"/>
        </w:rPr>
        <w:t>can observe</w:t>
      </w:r>
      <w:r w:rsidR="004E6C1F" w:rsidRPr="004E6C1F">
        <w:rPr>
          <w:szCs w:val="24"/>
        </w:rPr>
        <w:t xml:space="preserve"> here that Cloud based web browsers are faster but expensive in terms of energy consumption. For small data transfers it is always suitable to use Local web browser to save both time and battery consumption. For a normal user overall data transfer during the browsing session does not go beyond 5-6 MBs for single session</w:t>
      </w:r>
      <w:del w:id="1073" w:author="Aditya" w:date="2016-01-29T15:39:00Z">
        <w:r w:rsidR="004E6C1F" w:rsidRPr="004E6C1F" w:rsidDel="006D272F">
          <w:rPr>
            <w:szCs w:val="24"/>
          </w:rPr>
          <w:delText>,  which</w:delText>
        </w:r>
      </w:del>
      <w:ins w:id="1074" w:author="Aditya" w:date="2016-01-29T15:39:00Z">
        <w:r w:rsidR="006D272F" w:rsidRPr="004E6C1F">
          <w:rPr>
            <w:szCs w:val="24"/>
          </w:rPr>
          <w:t>, which</w:t>
        </w:r>
      </w:ins>
      <w:r w:rsidR="004E6C1F" w:rsidRPr="004E6C1F">
        <w:rPr>
          <w:szCs w:val="24"/>
        </w:rPr>
        <w:t xml:space="preserve"> means we always will have small data transfers to the cloud and Local browsers show better </w:t>
      </w:r>
      <w:r>
        <w:rPr>
          <w:szCs w:val="24"/>
        </w:rPr>
        <w:t xml:space="preserve">results for those cases. </w:t>
      </w:r>
      <w:r w:rsidR="00AE493F">
        <w:rPr>
          <w:szCs w:val="24"/>
        </w:rPr>
        <w:t xml:space="preserve">If we compare energy consumption, Local processing mode performs better in most </w:t>
      </w:r>
      <w:r w:rsidR="00AE493F">
        <w:rPr>
          <w:szCs w:val="24"/>
        </w:rPr>
        <w:lastRenderedPageBreak/>
        <w:t>cases but not all.</w:t>
      </w:r>
      <w:r w:rsidR="00C82D96">
        <w:rPr>
          <w:szCs w:val="24"/>
        </w:rPr>
        <w:t xml:space="preserve"> Response time results </w:t>
      </w:r>
      <w:r w:rsidR="0094205C">
        <w:rPr>
          <w:szCs w:val="24"/>
        </w:rPr>
        <w:t>does not</w:t>
      </w:r>
      <w:r w:rsidR="00C82D96">
        <w:rPr>
          <w:szCs w:val="24"/>
        </w:rPr>
        <w:t xml:space="preserve"> declare the offloading mode a winner either.</w:t>
      </w:r>
      <w:ins w:id="1075" w:author="Aditya" w:date="2016-01-29T16:28:00Z">
        <w:r w:rsidR="00BC01B1">
          <w:rPr>
            <w:szCs w:val="24"/>
          </w:rPr>
          <w:t xml:space="preserve"> </w:t>
        </w:r>
      </w:ins>
    </w:p>
    <w:p w14:paraId="5391C912" w14:textId="12212BA7" w:rsidR="007136FC" w:rsidRDefault="007136FC" w:rsidP="004E6C1F">
      <w:pPr>
        <w:rPr>
          <w:ins w:id="1076" w:author="Aditya" w:date="2016-01-29T16:24:00Z"/>
          <w:szCs w:val="24"/>
        </w:rPr>
      </w:pPr>
      <w:r>
        <w:rPr>
          <w:szCs w:val="24"/>
        </w:rPr>
        <w:t xml:space="preserve">Interestingly 4G energy consumption is higher than </w:t>
      </w:r>
      <w:commentRangeStart w:id="1077"/>
      <w:del w:id="1078" w:author="Aditya" w:date="2016-01-29T06:09:00Z">
        <w:r w:rsidDel="002B6238">
          <w:rPr>
            <w:szCs w:val="24"/>
          </w:rPr>
          <w:delText xml:space="preserve">others </w:delText>
        </w:r>
      </w:del>
      <w:commentRangeEnd w:id="1077"/>
      <w:ins w:id="1079" w:author="Aditya" w:date="2016-01-29T06:09:00Z">
        <w:r w:rsidR="002B6238">
          <w:rPr>
            <w:szCs w:val="24"/>
          </w:rPr>
          <w:t xml:space="preserve">3G and Wi-Fi </w:t>
        </w:r>
      </w:ins>
      <w:r w:rsidR="00F33A50">
        <w:rPr>
          <w:rStyle w:val="CommentReference"/>
        </w:rPr>
        <w:commentReference w:id="1077"/>
      </w:r>
      <w:r>
        <w:rPr>
          <w:szCs w:val="24"/>
        </w:rPr>
        <w:t xml:space="preserve">in most cases, but not always. Wi-Fi performs better than </w:t>
      </w:r>
      <w:commentRangeStart w:id="1080"/>
      <w:del w:id="1081" w:author="Aditya" w:date="2016-01-29T06:10:00Z">
        <w:r w:rsidDel="002B6238">
          <w:rPr>
            <w:szCs w:val="24"/>
          </w:rPr>
          <w:delText>others</w:delText>
        </w:r>
        <w:r w:rsidR="0094205C" w:rsidDel="002B6238">
          <w:rPr>
            <w:szCs w:val="24"/>
          </w:rPr>
          <w:delText xml:space="preserve"> </w:delText>
        </w:r>
      </w:del>
      <w:commentRangeEnd w:id="1080"/>
      <w:ins w:id="1082" w:author="Aditya" w:date="2016-01-29T06:10:00Z">
        <w:r w:rsidR="002B6238">
          <w:rPr>
            <w:szCs w:val="24"/>
          </w:rPr>
          <w:t xml:space="preserve">3G and 4G </w:t>
        </w:r>
      </w:ins>
      <w:r w:rsidR="00F33A50">
        <w:rPr>
          <w:rStyle w:val="CommentReference"/>
        </w:rPr>
        <w:commentReference w:id="1080"/>
      </w:r>
      <w:r w:rsidR="0094205C">
        <w:rPr>
          <w:szCs w:val="24"/>
        </w:rPr>
        <w:t>most of the times,</w:t>
      </w:r>
      <w:r>
        <w:rPr>
          <w:szCs w:val="24"/>
        </w:rPr>
        <w:t xml:space="preserve"> when in </w:t>
      </w:r>
      <w:ins w:id="1083" w:author="Aditya" w:date="2016-01-29T06:10:00Z">
        <w:r w:rsidR="002B6238">
          <w:rPr>
            <w:szCs w:val="24"/>
          </w:rPr>
          <w:t>o</w:t>
        </w:r>
      </w:ins>
      <w:del w:id="1084" w:author="Aditya" w:date="2016-01-29T06:10:00Z">
        <w:r w:rsidDel="002B6238">
          <w:rPr>
            <w:szCs w:val="24"/>
          </w:rPr>
          <w:delText>O</w:delText>
        </w:r>
      </w:del>
      <w:r>
        <w:rPr>
          <w:szCs w:val="24"/>
        </w:rPr>
        <w:t xml:space="preserve">ffloading mode. </w:t>
      </w:r>
    </w:p>
    <w:p w14:paraId="66943AFA" w14:textId="77777777" w:rsidR="00BC01B1" w:rsidRDefault="00BC01B1" w:rsidP="004E6C1F">
      <w:pPr>
        <w:rPr>
          <w:szCs w:val="24"/>
        </w:rPr>
      </w:pPr>
    </w:p>
    <w:p w14:paraId="1ADB97AD" w14:textId="3C558DD5" w:rsidR="00A772B6" w:rsidRDefault="00D16A08" w:rsidP="00A772B6">
      <w:pPr>
        <w:pStyle w:val="Heading6"/>
      </w:pPr>
      <w:r w:rsidRPr="008E5BE2">
        <w:t>4</w:t>
      </w:r>
      <w:r w:rsidR="000B7CD2" w:rsidRPr="008E5BE2">
        <w:t>.2.3</w:t>
      </w:r>
      <w:r w:rsidR="008A49E3" w:rsidRPr="008E5BE2">
        <w:t xml:space="preserve"> </w:t>
      </w:r>
      <w:r w:rsidR="00A54302" w:rsidRPr="008E5BE2">
        <w:t>Zipper</w:t>
      </w:r>
    </w:p>
    <w:p w14:paraId="75567D0B" w14:textId="32D5EADC" w:rsidR="00924608" w:rsidDel="00BC01B1" w:rsidRDefault="00BC01B1" w:rsidP="00850144">
      <w:pPr>
        <w:rPr>
          <w:del w:id="1085" w:author="Aditya" w:date="2016-01-29T16:28:00Z"/>
        </w:rPr>
      </w:pPr>
      <w:r>
        <w:rPr>
          <w:noProof/>
        </w:rPr>
        <w:drawing>
          <wp:anchor distT="0" distB="0" distL="114300" distR="114300" simplePos="0" relativeHeight="251672576" behindDoc="0" locked="0" layoutInCell="1" allowOverlap="1" wp14:anchorId="765EE9EA" wp14:editId="5E5141BA">
            <wp:simplePos x="0" y="0"/>
            <wp:positionH relativeFrom="column">
              <wp:posOffset>638175</wp:posOffset>
            </wp:positionH>
            <wp:positionV relativeFrom="paragraph">
              <wp:posOffset>2214245</wp:posOffset>
            </wp:positionV>
            <wp:extent cx="4690745" cy="265303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zipperResponseTime.png"/>
                    <pic:cNvPicPr/>
                  </pic:nvPicPr>
                  <pic:blipFill>
                    <a:blip r:embed="rId27">
                      <a:extLst>
                        <a:ext uri="{28A0092B-C50C-407E-A947-70E740481C1C}">
                          <a14:useLocalDpi xmlns:a14="http://schemas.microsoft.com/office/drawing/2010/main" val="0"/>
                        </a:ext>
                      </a:extLst>
                    </a:blip>
                    <a:stretch>
                      <a:fillRect/>
                    </a:stretch>
                  </pic:blipFill>
                  <pic:spPr>
                    <a:xfrm>
                      <a:off x="0" y="0"/>
                      <a:ext cx="4690745" cy="2653030"/>
                    </a:xfrm>
                    <a:prstGeom prst="rect">
                      <a:avLst/>
                    </a:prstGeom>
                  </pic:spPr>
                </pic:pic>
              </a:graphicData>
            </a:graphic>
            <wp14:sizeRelH relativeFrom="margin">
              <wp14:pctWidth>0</wp14:pctWidth>
            </wp14:sizeRelH>
            <wp14:sizeRelV relativeFrom="margin">
              <wp14:pctHeight>0</wp14:pctHeight>
            </wp14:sizeRelV>
          </wp:anchor>
        </w:drawing>
      </w:r>
      <w:del w:id="1086" w:author="Aditya" w:date="2016-01-29T16:25:00Z">
        <w:r w:rsidR="00850144" w:rsidRPr="00850144" w:rsidDel="00BC01B1">
          <w:delText xml:space="preserve">Here </w:delText>
        </w:r>
        <w:commentRangeStart w:id="1087"/>
        <w:r w:rsidR="00850144" w:rsidRPr="00850144" w:rsidDel="00BC01B1">
          <w:delText>the idea is</w:delText>
        </w:r>
        <w:commentRangeEnd w:id="1087"/>
        <w:r w:rsidR="00B326D5" w:rsidDel="00BC01B1">
          <w:rPr>
            <w:rStyle w:val="CommentReference"/>
          </w:rPr>
          <w:commentReference w:id="1087"/>
        </w:r>
      </w:del>
      <w:ins w:id="1088" w:author="Aditya" w:date="2016-01-29T16:25:00Z">
        <w:r>
          <w:t xml:space="preserve">In this </w:t>
        </w:r>
      </w:ins>
      <w:ins w:id="1089" w:author="Aditya" w:date="2016-01-29T16:26:00Z">
        <w:r>
          <w:t>experiment,</w:t>
        </w:r>
      </w:ins>
      <w:r w:rsidR="00850144" w:rsidRPr="00850144">
        <w:t xml:space="preserve"> the processing of zipping the files </w:t>
      </w:r>
      <w:del w:id="1090" w:author="Aditya" w:date="2016-01-29T16:26:00Z">
        <w:r w:rsidR="00850144" w:rsidRPr="00850144" w:rsidDel="00BC01B1">
          <w:delText>will be</w:delText>
        </w:r>
      </w:del>
      <w:ins w:id="1091" w:author="Aditya" w:date="2016-01-29T16:26:00Z">
        <w:r>
          <w:t>is</w:t>
        </w:r>
      </w:ins>
      <w:r w:rsidR="00850144" w:rsidRPr="00850144">
        <w:t xml:space="preserve"> done either locally or on the cloud</w:t>
      </w:r>
      <w:del w:id="1092" w:author="Aditya" w:date="2016-01-29T16:26:00Z">
        <w:r w:rsidR="00850144" w:rsidRPr="00850144" w:rsidDel="00BC01B1">
          <w:delText xml:space="preserve"> as directed by the </w:delText>
        </w:r>
        <w:r w:rsidR="00C21C49" w:rsidRPr="00850144" w:rsidDel="00BC01B1">
          <w:delText>Decision engines</w:delText>
        </w:r>
      </w:del>
      <w:r w:rsidR="00850144" w:rsidRPr="00850144">
        <w:t>. The</w:t>
      </w:r>
      <w:ins w:id="1093" w:author="Aditya" w:date="2016-01-29T16:27:00Z">
        <w:r>
          <w:t>re are many</w:t>
        </w:r>
      </w:ins>
      <w:r w:rsidR="00850144" w:rsidRPr="00850144">
        <w:t xml:space="preserve"> </w:t>
      </w:r>
      <w:ins w:id="1094" w:author="Aditya" w:date="2016-01-29T16:27:00Z">
        <w:r>
          <w:t xml:space="preserve">apps are available in Android for instance </w:t>
        </w:r>
      </w:ins>
      <w:r w:rsidR="00850144" w:rsidRPr="00850144">
        <w:t xml:space="preserve">Zipper is an Android app that </w:t>
      </w:r>
      <w:del w:id="1095" w:author="Aditya" w:date="2016-01-29T16:28:00Z">
        <w:r w:rsidR="00850144" w:rsidRPr="00850144" w:rsidDel="00BC01B1">
          <w:delText xml:space="preserve">we used to </w:delText>
        </w:r>
      </w:del>
      <w:r w:rsidR="00850144" w:rsidRPr="00850144">
        <w:t>compress</w:t>
      </w:r>
      <w:ins w:id="1096" w:author="Aditya" w:date="2016-01-29T16:28:00Z">
        <w:r>
          <w:t>es</w:t>
        </w:r>
      </w:ins>
      <w:r w:rsidR="00850144" w:rsidRPr="00850144">
        <w:t xml:space="preserve"> the files locally. For Cloud based file </w:t>
      </w:r>
      <w:r w:rsidR="00C21C49" w:rsidRPr="00850144">
        <w:t>compression,</w:t>
      </w:r>
      <w:r w:rsidR="00850144" w:rsidRPr="00850144">
        <w:t xml:space="preserve"> we </w:t>
      </w:r>
      <w:r w:rsidR="00C21C49" w:rsidRPr="00850144">
        <w:t>used</w:t>
      </w:r>
      <w:r w:rsidR="00850144" w:rsidRPr="00850144">
        <w:t xml:space="preserve"> online zipping tools such as [16] and [17].</w:t>
      </w:r>
      <w:ins w:id="1097" w:author="Aditya" w:date="2016-01-29T16:28:00Z">
        <w:r>
          <w:t xml:space="preserve"> </w:t>
        </w:r>
      </w:ins>
    </w:p>
    <w:p w14:paraId="12080DDA" w14:textId="4E92CE71" w:rsidR="007136FC" w:rsidDel="006D272F" w:rsidRDefault="00850144" w:rsidP="00850144">
      <w:pPr>
        <w:rPr>
          <w:del w:id="1098" w:author="Aditya" w:date="2016-01-29T15:42:00Z"/>
        </w:rPr>
      </w:pPr>
      <w:del w:id="1099" w:author="Aditya" w:date="2016-01-29T16:28:00Z">
        <w:r w:rsidRPr="00850144" w:rsidDel="00BC01B1">
          <w:delText xml:space="preserve"> </w:delText>
        </w:r>
      </w:del>
    </w:p>
    <w:p w14:paraId="5A082B9A" w14:textId="234CB3CD" w:rsidR="00850144" w:rsidRDefault="002A69A2" w:rsidP="00850144">
      <w:pPr>
        <w:rPr>
          <w:szCs w:val="24"/>
        </w:rPr>
      </w:pPr>
      <w:r>
        <w:rPr>
          <w:szCs w:val="24"/>
        </w:rPr>
        <w:t>In Figure 4.6</w:t>
      </w:r>
      <w:r w:rsidR="0094205C">
        <w:rPr>
          <w:szCs w:val="24"/>
        </w:rPr>
        <w:t xml:space="preserve"> and </w:t>
      </w:r>
      <w:r>
        <w:rPr>
          <w:szCs w:val="24"/>
        </w:rPr>
        <w:t>4.7</w:t>
      </w:r>
      <w:r w:rsidR="00C21C49" w:rsidRPr="00850144">
        <w:rPr>
          <w:szCs w:val="24"/>
        </w:rPr>
        <w:t>,</w:t>
      </w:r>
      <w:r w:rsidR="00850144" w:rsidRPr="00850144">
        <w:rPr>
          <w:szCs w:val="24"/>
        </w:rPr>
        <w:t xml:space="preserve"> we compar</w:t>
      </w:r>
      <w:r w:rsidR="005C1E14">
        <w:rPr>
          <w:szCs w:val="24"/>
        </w:rPr>
        <w:t>e</w:t>
      </w:r>
      <w:r w:rsidR="00850144" w:rsidRPr="00850144">
        <w:rPr>
          <w:szCs w:val="24"/>
        </w:rPr>
        <w:t xml:space="preserve"> energy consumption and </w:t>
      </w:r>
      <w:r w:rsidR="005C1E14">
        <w:rPr>
          <w:szCs w:val="24"/>
        </w:rPr>
        <w:t>r</w:t>
      </w:r>
      <w:r w:rsidR="00850144" w:rsidRPr="00850144">
        <w:rPr>
          <w:szCs w:val="24"/>
        </w:rPr>
        <w:t xml:space="preserve">esponse </w:t>
      </w:r>
      <w:r w:rsidR="005C1E14">
        <w:rPr>
          <w:szCs w:val="24"/>
        </w:rPr>
        <w:t>t</w:t>
      </w:r>
      <w:r w:rsidR="00850144" w:rsidRPr="00850144">
        <w:rPr>
          <w:szCs w:val="24"/>
        </w:rPr>
        <w:t xml:space="preserve">ime while doing </w:t>
      </w:r>
      <w:r w:rsidR="005C1E14">
        <w:rPr>
          <w:szCs w:val="24"/>
        </w:rPr>
        <w:t>l</w:t>
      </w:r>
      <w:r w:rsidR="00C21C49" w:rsidRPr="00850144">
        <w:rPr>
          <w:szCs w:val="24"/>
        </w:rPr>
        <w:t xml:space="preserve">ocal </w:t>
      </w:r>
      <w:r w:rsidR="005C1E14">
        <w:rPr>
          <w:szCs w:val="24"/>
        </w:rPr>
        <w:t>p</w:t>
      </w:r>
      <w:r w:rsidR="00C21C49" w:rsidRPr="00850144">
        <w:rPr>
          <w:szCs w:val="24"/>
        </w:rPr>
        <w:t>rocessing</w:t>
      </w:r>
      <w:r w:rsidR="00850144" w:rsidRPr="00850144">
        <w:rPr>
          <w:szCs w:val="24"/>
        </w:rPr>
        <w:t xml:space="preserve"> and </w:t>
      </w:r>
      <w:r w:rsidR="005C1E14">
        <w:rPr>
          <w:szCs w:val="24"/>
        </w:rPr>
        <w:t>o</w:t>
      </w:r>
      <w:r w:rsidR="00EE3228">
        <w:rPr>
          <w:szCs w:val="24"/>
        </w:rPr>
        <w:t>ffloaded</w:t>
      </w:r>
      <w:r w:rsidR="005C1E14">
        <w:rPr>
          <w:szCs w:val="24"/>
        </w:rPr>
        <w:t xml:space="preserve"> p</w:t>
      </w:r>
      <w:r w:rsidR="00850144" w:rsidRPr="00850144">
        <w:rPr>
          <w:szCs w:val="24"/>
        </w:rPr>
        <w:t xml:space="preserve">rocessing with varying file sizes. For compressing </w:t>
      </w:r>
      <w:r w:rsidR="00C21C49" w:rsidRPr="00850144">
        <w:rPr>
          <w:szCs w:val="24"/>
        </w:rPr>
        <w:t>files,</w:t>
      </w:r>
      <w:r w:rsidR="00EE7685">
        <w:rPr>
          <w:szCs w:val="24"/>
        </w:rPr>
        <w:t xml:space="preserve"> </w:t>
      </w:r>
      <w:r w:rsidR="00850144" w:rsidRPr="00850144">
        <w:rPr>
          <w:szCs w:val="24"/>
        </w:rPr>
        <w:t>pdf and word document</w:t>
      </w:r>
      <w:r w:rsidR="005C1E14">
        <w:rPr>
          <w:szCs w:val="24"/>
        </w:rPr>
        <w:t xml:space="preserve"> files</w:t>
      </w:r>
      <w:r w:rsidR="00EE7685">
        <w:rPr>
          <w:szCs w:val="24"/>
        </w:rPr>
        <w:t xml:space="preserve"> were used</w:t>
      </w:r>
      <w:r w:rsidR="00850144" w:rsidRPr="00850144">
        <w:rPr>
          <w:szCs w:val="24"/>
        </w:rPr>
        <w:t xml:space="preserve">.  </w:t>
      </w:r>
    </w:p>
    <w:p w14:paraId="067D90C2" w14:textId="75E9FB01" w:rsidR="007136FC" w:rsidRDefault="00BC01B1" w:rsidP="00850144">
      <w:pPr>
        <w:rPr>
          <w:ins w:id="1100" w:author="Aditya" w:date="2016-01-29T15:42:00Z"/>
          <w:szCs w:val="24"/>
        </w:rPr>
      </w:pPr>
      <w:r>
        <w:rPr>
          <w:noProof/>
        </w:rPr>
        <mc:AlternateContent>
          <mc:Choice Requires="wps">
            <w:drawing>
              <wp:anchor distT="0" distB="0" distL="114300" distR="114300" simplePos="0" relativeHeight="251704320" behindDoc="0" locked="0" layoutInCell="1" allowOverlap="1" wp14:anchorId="326689E5" wp14:editId="4DCCB3F1">
                <wp:simplePos x="0" y="0"/>
                <wp:positionH relativeFrom="column">
                  <wp:posOffset>589915</wp:posOffset>
                </wp:positionH>
                <wp:positionV relativeFrom="page">
                  <wp:posOffset>7926705</wp:posOffset>
                </wp:positionV>
                <wp:extent cx="5010912" cy="274320"/>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010912" cy="274320"/>
                        </a:xfrm>
                        <a:prstGeom prst="rect">
                          <a:avLst/>
                        </a:prstGeom>
                        <a:solidFill>
                          <a:prstClr val="white"/>
                        </a:solidFill>
                        <a:ln>
                          <a:noFill/>
                        </a:ln>
                        <a:effectLst/>
                      </wps:spPr>
                      <wps:txbx>
                        <w:txbxContent>
                          <w:p w14:paraId="44325E9F" w14:textId="77777777" w:rsidR="0098679B" w:rsidRPr="00234C15" w:rsidRDefault="0098679B">
                            <w:pPr>
                              <w:pStyle w:val="Heading4"/>
                              <w:rPr>
                                <w:rFonts w:eastAsiaTheme="minorHAnsi"/>
                                <w:noProof/>
                                <w:sz w:val="24"/>
                                <w:szCs w:val="24"/>
                              </w:rPr>
                            </w:pPr>
                            <w:bookmarkStart w:id="1101" w:name="_Toc440377711"/>
                            <w:r w:rsidRPr="00234C15">
                              <w:t xml:space="preserve">Figure </w:t>
                            </w:r>
                            <w:r>
                              <w:t>4.6</w:t>
                            </w:r>
                            <w:r w:rsidRPr="00234C15">
                              <w:t xml:space="preserve"> Battery Consumption while zipping files</w:t>
                            </w:r>
                            <w:bookmarkEnd w:id="1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26689E5" id="Text Box 9" o:spid="_x0000_s1038" type="#_x0000_t202" style="position:absolute;left:0;text-align:left;margin-left:46.45pt;margin-top:624.15pt;width:394.55pt;height:21.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" stroked="f">
                <v:textbox style="mso-fit-shape-to-text:t" inset="0,0,0,0">
                  <w:txbxContent>
                    <w:p w14:paraId="44325E9F" w14:textId="77777777" w:rsidR="0098679B" w:rsidRPr="00234C15" w:rsidRDefault="0098679B">
                      <w:pPr>
                        <w:pStyle w:val="Heading4"/>
                        <w:rPr>
                          <w:rFonts w:eastAsiaTheme="minorHAnsi"/>
                          <w:noProof/>
                          <w:sz w:val="24"/>
                          <w:szCs w:val="24"/>
                        </w:rPr>
                      </w:pPr>
                      <w:bookmarkStart w:id="1102" w:name="_Toc440377711"/>
                      <w:r w:rsidRPr="00234C15">
                        <w:t xml:space="preserve">Figure </w:t>
                      </w:r>
                      <w:r>
                        <w:t>4.6</w:t>
                      </w:r>
                      <w:r w:rsidRPr="00234C15">
                        <w:t xml:space="preserve"> Battery Consumption while zipping files</w:t>
                      </w:r>
                      <w:bookmarkEnd w:id="1102"/>
                    </w:p>
                  </w:txbxContent>
                </v:textbox>
                <w10:wrap type="topAndBottom" anchory="page"/>
              </v:shape>
            </w:pict>
          </mc:Fallback>
        </mc:AlternateContent>
      </w:r>
    </w:p>
    <w:p w14:paraId="7106AE2C" w14:textId="6C00CDF4" w:rsidR="006D272F" w:rsidRDefault="006D272F" w:rsidP="00850144">
      <w:pPr>
        <w:rPr>
          <w:ins w:id="1103" w:author="Aditya" w:date="2016-01-29T15:42:00Z"/>
          <w:szCs w:val="24"/>
        </w:rPr>
      </w:pPr>
    </w:p>
    <w:p w14:paraId="2854C81F" w14:textId="6BEEC8A1" w:rsidR="006D272F" w:rsidRDefault="001D4520" w:rsidP="00850144">
      <w:pPr>
        <w:rPr>
          <w:szCs w:val="24"/>
        </w:rPr>
      </w:pPr>
      <w:r>
        <w:rPr>
          <w:noProof/>
        </w:rPr>
        <w:lastRenderedPageBreak/>
        <mc:AlternateContent>
          <mc:Choice Requires="wps">
            <w:drawing>
              <wp:anchor distT="0" distB="0" distL="114300" distR="114300" simplePos="0" relativeHeight="251702272" behindDoc="0" locked="0" layoutInCell="1" allowOverlap="1" wp14:anchorId="75F47A4C" wp14:editId="10392C49">
                <wp:simplePos x="0" y="0"/>
                <wp:positionH relativeFrom="column">
                  <wp:align>center</wp:align>
                </wp:positionH>
                <wp:positionV relativeFrom="page">
                  <wp:posOffset>3504565</wp:posOffset>
                </wp:positionV>
                <wp:extent cx="4992624" cy="274320"/>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4992624" cy="274320"/>
                        </a:xfrm>
                        <a:prstGeom prst="rect">
                          <a:avLst/>
                        </a:prstGeom>
                        <a:solidFill>
                          <a:prstClr val="white"/>
                        </a:solidFill>
                        <a:ln>
                          <a:noFill/>
                        </a:ln>
                        <a:effectLst/>
                      </wps:spPr>
                      <wps:txbx>
                        <w:txbxContent>
                          <w:p w14:paraId="4835D42D" w14:textId="77777777" w:rsidR="0098679B" w:rsidRPr="00234C15" w:rsidRDefault="0098679B">
                            <w:pPr>
                              <w:pStyle w:val="Heading4"/>
                              <w:rPr>
                                <w:rFonts w:eastAsiaTheme="minorHAnsi"/>
                                <w:noProof/>
                                <w:sz w:val="24"/>
                              </w:rPr>
                            </w:pPr>
                            <w:bookmarkStart w:id="1104" w:name="_Toc440377712"/>
                            <w:r w:rsidRPr="00234C15">
                              <w:t xml:space="preserve">Figure </w:t>
                            </w:r>
                            <w:r>
                              <w:t>4.7</w:t>
                            </w:r>
                            <w:r w:rsidRPr="00234C15">
                              <w:t xml:space="preserve"> Response Time while zipping Files</w:t>
                            </w:r>
                            <w:bookmarkEnd w:id="1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5F47A4C" id="Text Box 8" o:spid="_x0000_s1039" type="#_x0000_t202" style="position:absolute;left:0;text-align:left;margin-left:0;margin-top:275.95pt;width:393.1pt;height:21.6pt;z-index:251702272;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" stroked="f">
                <v:textbox style="mso-fit-shape-to-text:t" inset="0,0,0,0">
                  <w:txbxContent>
                    <w:p w14:paraId="4835D42D" w14:textId="77777777" w:rsidR="0098679B" w:rsidRPr="00234C15" w:rsidRDefault="0098679B">
                      <w:pPr>
                        <w:pStyle w:val="Heading4"/>
                        <w:rPr>
                          <w:rFonts w:eastAsiaTheme="minorHAnsi"/>
                          <w:noProof/>
                          <w:sz w:val="24"/>
                        </w:rPr>
                      </w:pPr>
                      <w:bookmarkStart w:id="1105" w:name="_Toc440377712"/>
                      <w:r w:rsidRPr="00234C15">
                        <w:t xml:space="preserve">Figure </w:t>
                      </w:r>
                      <w:r>
                        <w:t>4.7</w:t>
                      </w:r>
                      <w:r w:rsidRPr="00234C15">
                        <w:t xml:space="preserve"> Response Time while zipping Files</w:t>
                      </w:r>
                      <w:bookmarkEnd w:id="1105"/>
                    </w:p>
                  </w:txbxContent>
                </v:textbox>
                <w10:wrap type="topAndBottom" anchory="page"/>
              </v:shape>
            </w:pict>
          </mc:Fallback>
        </mc:AlternateContent>
      </w:r>
      <w:r w:rsidR="006D272F">
        <w:rPr>
          <w:noProof/>
        </w:rPr>
        <w:drawing>
          <wp:anchor distT="0" distB="0" distL="114300" distR="114300" simplePos="0" relativeHeight="251742208" behindDoc="0" locked="0" layoutInCell="1" allowOverlap="1" wp14:anchorId="317AED00" wp14:editId="399124AF">
            <wp:simplePos x="0" y="0"/>
            <wp:positionH relativeFrom="column">
              <wp:align>center</wp:align>
            </wp:positionH>
            <wp:positionV relativeFrom="page">
              <wp:posOffset>791880</wp:posOffset>
            </wp:positionV>
            <wp:extent cx="4590288" cy="2615184"/>
            <wp:effectExtent l="0" t="0" r="127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zipperBatteryConsumption.png"/>
                    <pic:cNvPicPr/>
                  </pic:nvPicPr>
                  <pic:blipFill>
                    <a:blip r:embed="rId28">
                      <a:extLst>
                        <a:ext uri="{28A0092B-C50C-407E-A947-70E740481C1C}">
                          <a14:useLocalDpi xmlns:a14="http://schemas.microsoft.com/office/drawing/2010/main" val="0"/>
                        </a:ext>
                      </a:extLst>
                    </a:blip>
                    <a:stretch>
                      <a:fillRect/>
                    </a:stretch>
                  </pic:blipFill>
                  <pic:spPr>
                    <a:xfrm>
                      <a:off x="0" y="0"/>
                      <a:ext cx="4590288" cy="2615184"/>
                    </a:xfrm>
                    <a:prstGeom prst="rect">
                      <a:avLst/>
                    </a:prstGeom>
                  </pic:spPr>
                </pic:pic>
              </a:graphicData>
            </a:graphic>
            <wp14:sizeRelH relativeFrom="margin">
              <wp14:pctWidth>0</wp14:pctWidth>
            </wp14:sizeRelH>
            <wp14:sizeRelV relativeFrom="margin">
              <wp14:pctHeight>0</wp14:pctHeight>
            </wp14:sizeRelV>
          </wp:anchor>
        </w:drawing>
      </w:r>
    </w:p>
    <w:p w14:paraId="1A2725D7" w14:textId="6CA75EDA" w:rsidR="008A49E3" w:rsidRPr="00873129" w:rsidRDefault="00D16A08" w:rsidP="00873129">
      <w:pPr>
        <w:pStyle w:val="Heading6"/>
      </w:pPr>
      <w:r w:rsidRPr="00873129">
        <w:t>4</w:t>
      </w:r>
      <w:r w:rsidR="000B7CD2" w:rsidRPr="00873129">
        <w:t>.2.4</w:t>
      </w:r>
      <w:r w:rsidR="008A49E3" w:rsidRPr="00873129">
        <w:t xml:space="preserve"> </w:t>
      </w:r>
      <w:r w:rsidR="00850144" w:rsidRPr="00873129">
        <w:t>Voice Recognition and Translation</w:t>
      </w:r>
    </w:p>
    <w:p w14:paraId="6AE367E5" w14:textId="5B60B6C2" w:rsidR="00100C06" w:rsidRDefault="001D4520" w:rsidP="00100C06">
      <w:pPr>
        <w:rPr>
          <w:szCs w:val="24"/>
        </w:rPr>
      </w:pPr>
      <w:r w:rsidRPr="00ED49DD">
        <w:rPr>
          <w:noProof/>
          <w:szCs w:val="24"/>
        </w:rPr>
        <w:drawing>
          <wp:anchor distT="0" distB="0" distL="114300" distR="114300" simplePos="0" relativeHeight="251734016" behindDoc="0" locked="0" layoutInCell="1" allowOverlap="1" wp14:anchorId="25BB2CE1" wp14:editId="15076014">
            <wp:simplePos x="0" y="0"/>
            <wp:positionH relativeFrom="column">
              <wp:posOffset>672465</wp:posOffset>
            </wp:positionH>
            <wp:positionV relativeFrom="page">
              <wp:posOffset>6283960</wp:posOffset>
            </wp:positionV>
            <wp:extent cx="4617720" cy="2450592"/>
            <wp:effectExtent l="0" t="0" r="0" b="698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VvoiceRecognitionBatteryConsumption.png"/>
                    <pic:cNvPicPr/>
                  </pic:nvPicPr>
                  <pic:blipFill>
                    <a:blip r:embed="rId29">
                      <a:extLst>
                        <a:ext uri="{28A0092B-C50C-407E-A947-70E740481C1C}">
                          <a14:useLocalDpi xmlns:a14="http://schemas.microsoft.com/office/drawing/2010/main" val="0"/>
                        </a:ext>
                      </a:extLst>
                    </a:blip>
                    <a:stretch>
                      <a:fillRect/>
                    </a:stretch>
                  </pic:blipFill>
                  <pic:spPr>
                    <a:xfrm>
                      <a:off x="0" y="0"/>
                      <a:ext cx="4617720" cy="2450592"/>
                    </a:xfrm>
                    <a:prstGeom prst="rect">
                      <a:avLst/>
                    </a:prstGeom>
                  </pic:spPr>
                </pic:pic>
              </a:graphicData>
            </a:graphic>
            <wp14:sizeRelH relativeFrom="margin">
              <wp14:pctWidth>0</wp14:pctWidth>
            </wp14:sizeRelH>
            <wp14:sizeRelV relativeFrom="margin">
              <wp14:pctHeight>0</wp14:pctHeight>
            </wp14:sizeRelV>
          </wp:anchor>
        </w:drawing>
      </w:r>
      <w:r w:rsidR="006D272F" w:rsidRPr="00ED49DD">
        <w:rPr>
          <w:noProof/>
          <w:szCs w:val="24"/>
        </w:rPr>
        <mc:AlternateContent>
          <mc:Choice Requires="wps">
            <w:drawing>
              <wp:anchor distT="0" distB="0" distL="114300" distR="114300" simplePos="0" relativeHeight="251735040" behindDoc="0" locked="0" layoutInCell="1" allowOverlap="1" wp14:anchorId="419CB588" wp14:editId="7B97068E">
                <wp:simplePos x="0" y="0"/>
                <wp:positionH relativeFrom="column">
                  <wp:align>center</wp:align>
                </wp:positionH>
                <wp:positionV relativeFrom="page">
                  <wp:posOffset>8912860</wp:posOffset>
                </wp:positionV>
                <wp:extent cx="5129784" cy="274320"/>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129784" cy="274320"/>
                        </a:xfrm>
                        <a:prstGeom prst="rect">
                          <a:avLst/>
                        </a:prstGeom>
                        <a:solidFill>
                          <a:prstClr val="white"/>
                        </a:solidFill>
                        <a:ln>
                          <a:noFill/>
                        </a:ln>
                        <a:effectLst/>
                      </wps:spPr>
                      <wps:txbx>
                        <w:txbxContent>
                          <w:p w14:paraId="73BAE3EE" w14:textId="77777777" w:rsidR="0098679B" w:rsidRPr="00E95292" w:rsidRDefault="0098679B">
                            <w:pPr>
                              <w:pStyle w:val="Heading4"/>
                              <w:rPr>
                                <w:rFonts w:eastAsiaTheme="minorHAnsi"/>
                                <w:noProof/>
                                <w:sz w:val="24"/>
                                <w:szCs w:val="24"/>
                              </w:rPr>
                            </w:pPr>
                            <w:bookmarkStart w:id="1106" w:name="_Toc440377713"/>
                            <w:r>
                              <w:t xml:space="preserve">Figure 4.8 </w:t>
                            </w:r>
                            <w:r w:rsidRPr="007E2650">
                              <w:t>Battery Consumption while Voice Recognition and Translation App</w:t>
                            </w:r>
                            <w:bookmarkEnd w:id="1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19CB588" id="Text Box 25" o:spid="_x0000_s1040" type="#_x0000_t202" style="position:absolute;left:0;text-align:left;margin-left:0;margin-top:701.8pt;width:403.9pt;height:21.6pt;z-index:251735040;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" stroked="f">
                <v:textbox style="mso-fit-shape-to-text:t" inset="0,0,0,0">
                  <w:txbxContent>
                    <w:p w14:paraId="73BAE3EE" w14:textId="77777777" w:rsidR="0098679B" w:rsidRPr="00E95292" w:rsidRDefault="0098679B">
                      <w:pPr>
                        <w:pStyle w:val="Heading4"/>
                        <w:rPr>
                          <w:rFonts w:eastAsiaTheme="minorHAnsi"/>
                          <w:noProof/>
                          <w:sz w:val="24"/>
                          <w:szCs w:val="24"/>
                        </w:rPr>
                      </w:pPr>
                      <w:bookmarkStart w:id="1107" w:name="_Toc440377713"/>
                      <w:r>
                        <w:t xml:space="preserve">Figure 4.8 </w:t>
                      </w:r>
                      <w:r w:rsidRPr="007E2650">
                        <w:t>Battery Consumption while Voice Recognition and Translation App</w:t>
                      </w:r>
                      <w:bookmarkEnd w:id="1107"/>
                    </w:p>
                  </w:txbxContent>
                </v:textbox>
                <w10:wrap type="topAndBottom" anchory="page"/>
              </v:shape>
            </w:pict>
          </mc:Fallback>
        </mc:AlternateContent>
      </w:r>
      <w:r w:rsidR="00DC6645">
        <w:rPr>
          <w:szCs w:val="24"/>
        </w:rPr>
        <w:t>There are many smartphone apps</w:t>
      </w:r>
      <w:r w:rsidR="00100C06" w:rsidRPr="00100C06">
        <w:rPr>
          <w:szCs w:val="24"/>
        </w:rPr>
        <w:t xml:space="preserve"> which use cloud to do the voice recognition an</w:t>
      </w:r>
      <w:r w:rsidR="00100C06">
        <w:rPr>
          <w:szCs w:val="24"/>
        </w:rPr>
        <w:t>d translation</w:t>
      </w:r>
      <w:r w:rsidR="00DC6645">
        <w:rPr>
          <w:szCs w:val="24"/>
        </w:rPr>
        <w:t xml:space="preserve">, for instance </w:t>
      </w:r>
      <w:r w:rsidR="00DC6645" w:rsidRPr="00100C06">
        <w:rPr>
          <w:szCs w:val="24"/>
        </w:rPr>
        <w:t>Google translate</w:t>
      </w:r>
      <w:r w:rsidR="00100C06">
        <w:rPr>
          <w:szCs w:val="24"/>
        </w:rPr>
        <w:t xml:space="preserve">. It also has an </w:t>
      </w:r>
      <w:r w:rsidR="00C21C49">
        <w:rPr>
          <w:szCs w:val="24"/>
        </w:rPr>
        <w:t>offl</w:t>
      </w:r>
      <w:r w:rsidR="00C21C49" w:rsidRPr="00100C06">
        <w:rPr>
          <w:szCs w:val="24"/>
        </w:rPr>
        <w:t>ine translation</w:t>
      </w:r>
      <w:r w:rsidR="00100C06" w:rsidRPr="00100C06">
        <w:rPr>
          <w:szCs w:val="24"/>
        </w:rPr>
        <w:t xml:space="preserve"> </w:t>
      </w:r>
      <w:r w:rsidR="00C21C49" w:rsidRPr="00100C06">
        <w:rPr>
          <w:szCs w:val="24"/>
        </w:rPr>
        <w:t>mode that</w:t>
      </w:r>
      <w:r w:rsidR="00100C06" w:rsidRPr="00100C06">
        <w:rPr>
          <w:szCs w:val="24"/>
        </w:rPr>
        <w:t xml:space="preserve"> does local processing on the device with small a Neural Network.  </w:t>
      </w:r>
      <w:r w:rsidR="00100C06">
        <w:rPr>
          <w:szCs w:val="24"/>
        </w:rPr>
        <w:t>In Fi</w:t>
      </w:r>
      <w:r w:rsidR="00100C06" w:rsidRPr="00100C06">
        <w:rPr>
          <w:szCs w:val="24"/>
        </w:rPr>
        <w:t xml:space="preserve">gure </w:t>
      </w:r>
      <w:r w:rsidR="00C21C49" w:rsidRPr="00100C06">
        <w:rPr>
          <w:szCs w:val="24"/>
        </w:rPr>
        <w:t>4.7,</w:t>
      </w:r>
      <w:r w:rsidR="00100C06" w:rsidRPr="00100C06">
        <w:rPr>
          <w:szCs w:val="24"/>
        </w:rPr>
        <w:t xml:space="preserve"> we can see the energy consumption of </w:t>
      </w:r>
      <w:r w:rsidR="00DC6645">
        <w:rPr>
          <w:szCs w:val="24"/>
        </w:rPr>
        <w:t>a Voice Recognition and Translation</w:t>
      </w:r>
      <w:r w:rsidR="00100C06" w:rsidRPr="00100C06">
        <w:rPr>
          <w:szCs w:val="24"/>
        </w:rPr>
        <w:t xml:space="preserve"> app on our devices for a range of words. </w:t>
      </w:r>
      <w:r w:rsidR="00EE7685">
        <w:rPr>
          <w:szCs w:val="24"/>
        </w:rPr>
        <w:t>These</w:t>
      </w:r>
      <w:r w:rsidR="00C21C49" w:rsidRPr="00100C06">
        <w:rPr>
          <w:szCs w:val="24"/>
        </w:rPr>
        <w:t xml:space="preserve"> experimentations</w:t>
      </w:r>
      <w:r w:rsidR="00100C06" w:rsidRPr="00100C06">
        <w:rPr>
          <w:szCs w:val="24"/>
        </w:rPr>
        <w:t xml:space="preserve"> </w:t>
      </w:r>
      <w:r w:rsidR="00EE7685">
        <w:rPr>
          <w:szCs w:val="24"/>
        </w:rPr>
        <w:t xml:space="preserve">are </w:t>
      </w:r>
      <w:del w:id="1108" w:author="Aditya" w:date="2016-01-29T20:38:00Z">
        <w:r w:rsidR="00EE7685" w:rsidDel="00222B2E">
          <w:rPr>
            <w:szCs w:val="24"/>
          </w:rPr>
          <w:lastRenderedPageBreak/>
          <w:delText xml:space="preserve">carried </w:delText>
        </w:r>
      </w:del>
      <w:ins w:id="1109" w:author="Aditya" w:date="2016-01-29T20:38:00Z">
        <w:r w:rsidR="00222B2E">
          <w:rPr>
            <w:szCs w:val="24"/>
          </w:rPr>
          <w:t xml:space="preserve">conducted </w:t>
        </w:r>
      </w:ins>
      <w:r w:rsidR="00100C06" w:rsidRPr="00100C06">
        <w:rPr>
          <w:szCs w:val="24"/>
        </w:rPr>
        <w:t>on our handset</w:t>
      </w:r>
      <w:del w:id="1110" w:author="Aditya" w:date="2016-01-29T20:38:00Z">
        <w:r w:rsidR="00100C06" w:rsidRPr="00100C06" w:rsidDel="00222B2E">
          <w:rPr>
            <w:szCs w:val="24"/>
          </w:rPr>
          <w:delText>s</w:delText>
        </w:r>
      </w:del>
      <w:r w:rsidR="00100C06" w:rsidRPr="00100C06">
        <w:rPr>
          <w:szCs w:val="24"/>
        </w:rPr>
        <w:t xml:space="preserve"> using 3G, 4G and </w:t>
      </w:r>
      <w:r w:rsidR="00C21C49" w:rsidRPr="00100C06">
        <w:rPr>
          <w:szCs w:val="24"/>
        </w:rPr>
        <w:t>Wi-Fi</w:t>
      </w:r>
      <w:r w:rsidR="00100C06" w:rsidRPr="00100C06">
        <w:rPr>
          <w:szCs w:val="24"/>
        </w:rPr>
        <w:t xml:space="preserve"> networks for recognizing and translating 20-140 words </w:t>
      </w:r>
      <w:r w:rsidR="00C21C49" w:rsidRPr="00100C06">
        <w:rPr>
          <w:szCs w:val="24"/>
        </w:rPr>
        <w:t>from English</w:t>
      </w:r>
      <w:r w:rsidR="00100C06" w:rsidRPr="00100C06">
        <w:rPr>
          <w:szCs w:val="24"/>
        </w:rPr>
        <w:t xml:space="preserve"> to Marathi translations.  </w:t>
      </w:r>
    </w:p>
    <w:p w14:paraId="31159E46" w14:textId="543DB805" w:rsidR="007136FC" w:rsidRDefault="007136FC" w:rsidP="00100C06">
      <w:pPr>
        <w:rPr>
          <w:szCs w:val="24"/>
        </w:rPr>
      </w:pPr>
    </w:p>
    <w:p w14:paraId="2565B46E" w14:textId="4E8F3083" w:rsidR="00ED49DD" w:rsidRPr="00873129" w:rsidRDefault="00ED49DD" w:rsidP="00873129">
      <w:pPr>
        <w:pStyle w:val="Heading6"/>
      </w:pPr>
      <w:r w:rsidRPr="00873129">
        <w:t>4.</w:t>
      </w:r>
      <w:r w:rsidR="000B7CD2" w:rsidRPr="00873129">
        <w:t>2.</w:t>
      </w:r>
      <w:r w:rsidRPr="00873129">
        <w:t>5 Torrents</w:t>
      </w:r>
    </w:p>
    <w:p w14:paraId="49C7A100" w14:textId="109A60E5" w:rsidR="00ED49DD" w:rsidRDefault="00BC01B1" w:rsidP="00ED49DD">
      <w:r>
        <w:rPr>
          <w:noProof/>
        </w:rPr>
        <mc:AlternateContent>
          <mc:Choice Requires="wps">
            <w:drawing>
              <wp:anchor distT="0" distB="0" distL="114300" distR="114300" simplePos="0" relativeHeight="251739136" behindDoc="0" locked="0" layoutInCell="1" allowOverlap="1" wp14:anchorId="05AC7378" wp14:editId="0FE310B2">
                <wp:simplePos x="0" y="0"/>
                <wp:positionH relativeFrom="column">
                  <wp:align>center</wp:align>
                </wp:positionH>
                <wp:positionV relativeFrom="page">
                  <wp:posOffset>7827645</wp:posOffset>
                </wp:positionV>
                <wp:extent cx="5129784" cy="274320"/>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129784" cy="274320"/>
                        </a:xfrm>
                        <a:prstGeom prst="rect">
                          <a:avLst/>
                        </a:prstGeom>
                        <a:solidFill>
                          <a:prstClr val="white"/>
                        </a:solidFill>
                        <a:ln>
                          <a:noFill/>
                        </a:ln>
                        <a:effectLst/>
                      </wps:spPr>
                      <wps:txbx>
                        <w:txbxContent>
                          <w:p w14:paraId="654457E4" w14:textId="77777777" w:rsidR="0098679B" w:rsidRPr="00E95292" w:rsidRDefault="0098679B">
                            <w:pPr>
                              <w:pStyle w:val="Heading4"/>
                              <w:rPr>
                                <w:rFonts w:eastAsiaTheme="minorHAnsi"/>
                                <w:noProof/>
                                <w:sz w:val="24"/>
                                <w:szCs w:val="24"/>
                              </w:rPr>
                            </w:pPr>
                            <w:bookmarkStart w:id="1111" w:name="_Toc440377714"/>
                            <w:r>
                              <w:t xml:space="preserve">Figure 4.9 </w:t>
                            </w:r>
                            <w:r w:rsidRPr="007E2650">
                              <w:t xml:space="preserve">Battery Consumption while </w:t>
                            </w:r>
                            <w:r>
                              <w:t>Torrent downloading</w:t>
                            </w:r>
                            <w:bookmarkEnd w:id="1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5AC7378" id="Text Box 10" o:spid="_x0000_s1041" type="#_x0000_t202" style="position:absolute;left:0;text-align:left;margin-left:0;margin-top:616.35pt;width:403.9pt;height:21.6pt;z-index:251739136;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" stroked="f">
                <v:textbox style="mso-fit-shape-to-text:t" inset="0,0,0,0">
                  <w:txbxContent>
                    <w:p w14:paraId="654457E4" w14:textId="77777777" w:rsidR="0098679B" w:rsidRPr="00E95292" w:rsidRDefault="0098679B">
                      <w:pPr>
                        <w:pStyle w:val="Heading4"/>
                        <w:rPr>
                          <w:rFonts w:eastAsiaTheme="minorHAnsi"/>
                          <w:noProof/>
                          <w:sz w:val="24"/>
                          <w:szCs w:val="24"/>
                        </w:rPr>
                      </w:pPr>
                      <w:bookmarkStart w:id="1112" w:name="_Toc440377714"/>
                      <w:r>
                        <w:t xml:space="preserve">Figure 4.9 </w:t>
                      </w:r>
                      <w:r w:rsidRPr="007E2650">
                        <w:t xml:space="preserve">Battery Consumption while </w:t>
                      </w:r>
                      <w:r>
                        <w:t>Torrent downloading</w:t>
                      </w:r>
                      <w:bookmarkEnd w:id="1112"/>
                    </w:p>
                  </w:txbxContent>
                </v:textbox>
                <w10:wrap type="topAndBottom" anchory="page"/>
              </v:shape>
            </w:pict>
          </mc:Fallback>
        </mc:AlternateContent>
      </w:r>
      <w:r>
        <w:rPr>
          <w:noProof/>
        </w:rPr>
        <w:drawing>
          <wp:anchor distT="0" distB="0" distL="114300" distR="114300" simplePos="0" relativeHeight="251740160" behindDoc="0" locked="0" layoutInCell="1" allowOverlap="1" wp14:anchorId="1803251E" wp14:editId="7368A085">
            <wp:simplePos x="0" y="0"/>
            <wp:positionH relativeFrom="column">
              <wp:align>center</wp:align>
            </wp:positionH>
            <wp:positionV relativeFrom="page">
              <wp:posOffset>5281295</wp:posOffset>
            </wp:positionV>
            <wp:extent cx="4690872" cy="2542032"/>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torrentResponseTime.png"/>
                    <pic:cNvPicPr/>
                  </pic:nvPicPr>
                  <pic:blipFill>
                    <a:blip r:embed="rId30">
                      <a:extLst>
                        <a:ext uri="{28A0092B-C50C-407E-A947-70E740481C1C}">
                          <a14:useLocalDpi xmlns:a14="http://schemas.microsoft.com/office/drawing/2010/main" val="0"/>
                        </a:ext>
                      </a:extLst>
                    </a:blip>
                    <a:stretch>
                      <a:fillRect/>
                    </a:stretch>
                  </pic:blipFill>
                  <pic:spPr>
                    <a:xfrm>
                      <a:off x="0" y="0"/>
                      <a:ext cx="4690872" cy="2542032"/>
                    </a:xfrm>
                    <a:prstGeom prst="rect">
                      <a:avLst/>
                    </a:prstGeom>
                  </pic:spPr>
                </pic:pic>
              </a:graphicData>
            </a:graphic>
            <wp14:sizeRelH relativeFrom="margin">
              <wp14:pctWidth>0</wp14:pctWidth>
            </wp14:sizeRelH>
            <wp14:sizeRelV relativeFrom="margin">
              <wp14:pctHeight>0</wp14:pctHeight>
            </wp14:sizeRelV>
          </wp:anchor>
        </w:drawing>
      </w:r>
      <w:r w:rsidR="00ED49DD" w:rsidRPr="00100C06">
        <w:rPr>
          <w:szCs w:val="24"/>
        </w:rPr>
        <w:t xml:space="preserve">In this strategy, the cloud servers are used as a </w:t>
      </w:r>
      <w:proofErr w:type="spellStart"/>
      <w:r w:rsidR="00ED49DD" w:rsidRPr="00100C06">
        <w:rPr>
          <w:szCs w:val="24"/>
        </w:rPr>
        <w:t>BitTorrent</w:t>
      </w:r>
      <w:proofErr w:type="spellEnd"/>
      <w:r w:rsidR="00ED49DD" w:rsidRPr="00100C06">
        <w:rPr>
          <w:szCs w:val="24"/>
        </w:rPr>
        <w:t xml:space="preserve"> client to download torrent pieces on behalf of a mobile handheld device. While the cloud server downloading the torrent pieces, the mobile handheld device switch to sleep mode until</w:t>
      </w:r>
      <w:r w:rsidR="00ED49DD">
        <w:rPr>
          <w:szCs w:val="24"/>
        </w:rPr>
        <w:t xml:space="preserve"> the cloud fi</w:t>
      </w:r>
      <w:r w:rsidR="00ED49DD" w:rsidRPr="00100C06">
        <w:rPr>
          <w:szCs w:val="24"/>
        </w:rPr>
        <w:t>nishes the torrent pr</w:t>
      </w:r>
      <w:r w:rsidR="00ED49DD">
        <w:rPr>
          <w:szCs w:val="24"/>
        </w:rPr>
        <w:t>ocesses and upload the torrent fi</w:t>
      </w:r>
      <w:r w:rsidR="00ED49DD" w:rsidRPr="00100C06">
        <w:rPr>
          <w:szCs w:val="24"/>
        </w:rPr>
        <w:t>le in one shot to the handheld device. This strategy saves</w:t>
      </w:r>
      <w:r w:rsidR="00ED49DD">
        <w:rPr>
          <w:szCs w:val="24"/>
        </w:rPr>
        <w:t xml:space="preserve"> </w:t>
      </w:r>
      <w:r w:rsidR="00ED49DD" w:rsidRPr="00100C06">
        <w:rPr>
          <w:szCs w:val="24"/>
        </w:rPr>
        <w:t>Energy of smartphones because downloading torrent pieces from torrent peers consumes more</w:t>
      </w:r>
      <w:r w:rsidR="00ED49DD">
        <w:rPr>
          <w:szCs w:val="24"/>
        </w:rPr>
        <w:t xml:space="preserve"> </w:t>
      </w:r>
      <w:r w:rsidR="00ED49DD" w:rsidRPr="00100C06">
        <w:rPr>
          <w:szCs w:val="24"/>
        </w:rPr>
        <w:t>energy than downloading a one burst of pieces from the cloud. Similar strategy is proposed by</w:t>
      </w:r>
      <w:r w:rsidR="00ED49DD">
        <w:rPr>
          <w:szCs w:val="24"/>
        </w:rPr>
        <w:t xml:space="preserve"> </w:t>
      </w:r>
      <w:proofErr w:type="spellStart"/>
      <w:r w:rsidR="00ED49DD" w:rsidRPr="00100C06">
        <w:rPr>
          <w:szCs w:val="24"/>
        </w:rPr>
        <w:t>Kelenyi</w:t>
      </w:r>
      <w:proofErr w:type="spellEnd"/>
      <w:r w:rsidR="00ED49DD" w:rsidRPr="00100C06">
        <w:rPr>
          <w:szCs w:val="24"/>
        </w:rPr>
        <w:t xml:space="preserve"> et al. in [18]</w:t>
      </w:r>
      <w:r w:rsidR="00B351D5">
        <w:rPr>
          <w:szCs w:val="24"/>
        </w:rPr>
        <w:t>.</w:t>
      </w:r>
      <w:r w:rsidR="00ED49DD" w:rsidRPr="00100C06">
        <w:rPr>
          <w:szCs w:val="24"/>
        </w:rPr>
        <w:t xml:space="preserve">  </w:t>
      </w:r>
    </w:p>
    <w:p w14:paraId="0A7849F4" w14:textId="63F790D3" w:rsidR="00ED49DD" w:rsidDel="001F1194" w:rsidRDefault="00ED49DD" w:rsidP="008E5BE2">
      <w:pPr>
        <w:pStyle w:val="Heading3"/>
        <w:rPr>
          <w:del w:id="1113" w:author="Aditya" w:date="2016-01-29T16:51:00Z"/>
        </w:rPr>
      </w:pPr>
    </w:p>
    <w:p w14:paraId="30B0DCCD" w14:textId="77777777" w:rsidR="001F1194" w:rsidRPr="001F1194" w:rsidRDefault="001F1194">
      <w:pPr>
        <w:rPr>
          <w:ins w:id="1114" w:author="Aditya" w:date="2016-01-29T16:52:00Z"/>
        </w:rPr>
      </w:pPr>
    </w:p>
    <w:p w14:paraId="43B9DE05" w14:textId="2934A701" w:rsidR="00924608" w:rsidDel="001F1194" w:rsidRDefault="00924608" w:rsidP="008E5BE2">
      <w:pPr>
        <w:pStyle w:val="Heading3"/>
        <w:rPr>
          <w:del w:id="1115" w:author="Aditya" w:date="2016-01-29T16:51:00Z"/>
        </w:rPr>
      </w:pPr>
    </w:p>
    <w:p w14:paraId="0C136F1B" w14:textId="77777777" w:rsidR="001F1194" w:rsidRDefault="001F1194">
      <w:pPr>
        <w:rPr>
          <w:ins w:id="1116" w:author="Aditya" w:date="2016-01-29T16:52:00Z"/>
        </w:rPr>
      </w:pPr>
    </w:p>
    <w:p w14:paraId="609A0EFC" w14:textId="77777777" w:rsidR="001F1194" w:rsidRDefault="001F1194">
      <w:pPr>
        <w:rPr>
          <w:ins w:id="1117" w:author="Aditya" w:date="2016-01-29T16:52:00Z"/>
        </w:rPr>
      </w:pPr>
    </w:p>
    <w:p w14:paraId="4C87517D" w14:textId="31CB8686" w:rsidR="00253516" w:rsidRPr="001F1194" w:rsidRDefault="00736C9D" w:rsidP="008E5BE2">
      <w:pPr>
        <w:pStyle w:val="Heading3"/>
      </w:pPr>
      <w:r>
        <w:rPr>
          <w:noProof/>
        </w:rPr>
        <mc:AlternateContent>
          <mc:Choice Requires="wps">
            <w:drawing>
              <wp:anchor distT="0" distB="0" distL="114300" distR="114300" simplePos="0" relativeHeight="251686912" behindDoc="0" locked="0" layoutInCell="1" allowOverlap="1" wp14:anchorId="1DB9499F" wp14:editId="774EE859">
                <wp:simplePos x="0" y="0"/>
                <wp:positionH relativeFrom="column">
                  <wp:posOffset>238125</wp:posOffset>
                </wp:positionH>
                <wp:positionV relativeFrom="page">
                  <wp:posOffset>3645535</wp:posOffset>
                </wp:positionV>
                <wp:extent cx="5486400" cy="274320"/>
                <wp:effectExtent l="0" t="0" r="0" b="0"/>
                <wp:wrapTopAndBottom/>
                <wp:docPr id="1032" name="Text Box 1032"/>
                <wp:cNvGraphicFramePr/>
                <a:graphic xmlns:a="http://schemas.openxmlformats.org/drawingml/2006/main">
                  <a:graphicData uri="http://schemas.microsoft.com/office/word/2010/wordprocessingShape">
                    <wps:wsp>
                      <wps:cNvSpPr txBox="1"/>
                      <wps:spPr>
                        <a:xfrm>
                          <a:off x="0" y="0"/>
                          <a:ext cx="5486400" cy="274320"/>
                        </a:xfrm>
                        <a:prstGeom prst="rect">
                          <a:avLst/>
                        </a:prstGeom>
                        <a:solidFill>
                          <a:prstClr val="white"/>
                        </a:solidFill>
                        <a:ln>
                          <a:noFill/>
                        </a:ln>
                        <a:effectLst/>
                      </wps:spPr>
                      <wps:txbx>
                        <w:txbxContent>
                          <w:p w14:paraId="5814B981" w14:textId="77777777" w:rsidR="0098679B" w:rsidRPr="00100C06" w:rsidRDefault="0098679B">
                            <w:pPr>
                              <w:pStyle w:val="Heading4"/>
                              <w:rPr>
                                <w:noProof/>
                              </w:rPr>
                            </w:pPr>
                            <w:bookmarkStart w:id="1118" w:name="_Toc440377715"/>
                            <w:r w:rsidRPr="00100C06">
                              <w:t>Figure 4.</w:t>
                            </w:r>
                            <w:r>
                              <w:t>10</w:t>
                            </w:r>
                            <w:r w:rsidRPr="00100C06">
                              <w:t xml:space="preserve">: Response Time while </w:t>
                            </w:r>
                            <w:r>
                              <w:t>T</w:t>
                            </w:r>
                            <w:r w:rsidRPr="00100C06">
                              <w:t>orrent downloading</w:t>
                            </w:r>
                            <w:bookmarkEnd w:id="1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1DB9499F" id="Text Box 1032" o:spid="_x0000_s1042" type="#_x0000_t202" style="position:absolute;left:0;text-align:left;margin-left:18.75pt;margin-top:287.05pt;width:6in;height:21.6pt;z-index:25168691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" stroked="f">
                <v:textbox style="mso-fit-shape-to-text:t" inset="0,0,0,0">
                  <w:txbxContent>
                    <w:p w14:paraId="5814B981" w14:textId="77777777" w:rsidR="0098679B" w:rsidRPr="00100C06" w:rsidRDefault="0098679B">
                      <w:pPr>
                        <w:pStyle w:val="Heading4"/>
                        <w:rPr>
                          <w:noProof/>
                        </w:rPr>
                      </w:pPr>
                      <w:bookmarkStart w:id="1119" w:name="_Toc440377715"/>
                      <w:r w:rsidRPr="00100C06">
                        <w:t>Figure 4.</w:t>
                      </w:r>
                      <w:r>
                        <w:t>10</w:t>
                      </w:r>
                      <w:r w:rsidRPr="00100C06">
                        <w:t xml:space="preserve">: Response Time while </w:t>
                      </w:r>
                      <w:r>
                        <w:t>T</w:t>
                      </w:r>
                      <w:r w:rsidRPr="00100C06">
                        <w:t>orrent downloading</w:t>
                      </w:r>
                      <w:bookmarkEnd w:id="1119"/>
                    </w:p>
                  </w:txbxContent>
                </v:textbox>
                <w10:wrap type="topAndBottom" anchory="page"/>
              </v:shape>
            </w:pict>
          </mc:Fallback>
        </mc:AlternateContent>
      </w:r>
      <w:r>
        <w:rPr>
          <w:noProof/>
        </w:rPr>
        <w:drawing>
          <wp:anchor distT="0" distB="0" distL="114300" distR="114300" simplePos="0" relativeHeight="251741184" behindDoc="0" locked="0" layoutInCell="1" allowOverlap="1" wp14:anchorId="44841793" wp14:editId="3FF45A56">
            <wp:simplePos x="0" y="0"/>
            <wp:positionH relativeFrom="column">
              <wp:posOffset>619125</wp:posOffset>
            </wp:positionH>
            <wp:positionV relativeFrom="page">
              <wp:posOffset>1046480</wp:posOffset>
            </wp:positionV>
            <wp:extent cx="4590288" cy="2596896"/>
            <wp:effectExtent l="0" t="0" r="127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torrentBatteryConsumption.png"/>
                    <pic:cNvPicPr/>
                  </pic:nvPicPr>
                  <pic:blipFill>
                    <a:blip r:embed="rId31">
                      <a:extLst>
                        <a:ext uri="{28A0092B-C50C-407E-A947-70E740481C1C}">
                          <a14:useLocalDpi xmlns:a14="http://schemas.microsoft.com/office/drawing/2010/main" val="0"/>
                        </a:ext>
                      </a:extLst>
                    </a:blip>
                    <a:stretch>
                      <a:fillRect/>
                    </a:stretch>
                  </pic:blipFill>
                  <pic:spPr>
                    <a:xfrm>
                      <a:off x="0" y="0"/>
                      <a:ext cx="4590288" cy="2596896"/>
                    </a:xfrm>
                    <a:prstGeom prst="rect">
                      <a:avLst/>
                    </a:prstGeom>
                  </pic:spPr>
                </pic:pic>
              </a:graphicData>
            </a:graphic>
            <wp14:sizeRelH relativeFrom="margin">
              <wp14:pctWidth>0</wp14:pctWidth>
            </wp14:sizeRelH>
            <wp14:sizeRelV relativeFrom="margin">
              <wp14:pctHeight>0</wp14:pctHeight>
            </wp14:sizeRelV>
          </wp:anchor>
        </w:drawing>
      </w:r>
      <w:del w:id="1120" w:author="Aditya" w:date="2016-01-29T16:51:00Z">
        <w:r w:rsidR="00253516" w:rsidDel="001F1194">
          <w:br w:type="page"/>
        </w:r>
      </w:del>
      <w:bookmarkStart w:id="1121" w:name="_Toc441811469"/>
      <w:r w:rsidR="000B7CD2">
        <w:t>4</w:t>
      </w:r>
      <w:r w:rsidR="000B7CD2" w:rsidRPr="001F1194">
        <w:t>.3</w:t>
      </w:r>
      <w:r w:rsidR="00A66136" w:rsidRPr="001F1194">
        <w:t xml:space="preserve"> </w:t>
      </w:r>
      <w:ins w:id="1122" w:author="Aditya" w:date="2016-01-21T21:07:00Z">
        <w:r w:rsidR="00F16596" w:rsidRPr="001F1194">
          <w:t xml:space="preserve">Summary of </w:t>
        </w:r>
      </w:ins>
      <w:commentRangeStart w:id="1123"/>
      <w:commentRangeStart w:id="1124"/>
      <w:r w:rsidR="00100C06" w:rsidRPr="001F1194">
        <w:t>Findings</w:t>
      </w:r>
      <w:del w:id="1125" w:author="Aditya" w:date="2016-01-21T21:07:00Z">
        <w:r w:rsidR="00100C06" w:rsidRPr="001F1194" w:rsidDel="00F16596">
          <w:delText xml:space="preserve"> from the Experimentations</w:delText>
        </w:r>
      </w:del>
      <w:commentRangeEnd w:id="1123"/>
      <w:r w:rsidR="00B326D5" w:rsidRPr="001F1194">
        <w:rPr>
          <w:rPrChange w:id="1126" w:author="Aditya" w:date="2016-01-29T16:52:00Z">
            <w:rPr>
              <w:rStyle w:val="CommentReference"/>
              <w:rFonts w:eastAsiaTheme="minorHAnsi" w:cstheme="minorBidi"/>
              <w:b w:val="0"/>
              <w:bCs w:val="0"/>
              <w:color w:val="auto"/>
            </w:rPr>
          </w:rPrChange>
        </w:rPr>
        <w:commentReference w:id="1123"/>
      </w:r>
      <w:commentRangeEnd w:id="1124"/>
      <w:r w:rsidR="00F16596" w:rsidRPr="001F1194">
        <w:rPr>
          <w:rPrChange w:id="1127" w:author="Aditya" w:date="2016-01-29T16:52:00Z">
            <w:rPr>
              <w:rStyle w:val="CommentReference"/>
              <w:rFonts w:eastAsiaTheme="minorHAnsi" w:cstheme="minorBidi"/>
              <w:b w:val="0"/>
              <w:bCs w:val="0"/>
              <w:color w:val="auto"/>
            </w:rPr>
          </w:rPrChange>
        </w:rPr>
        <w:commentReference w:id="1124"/>
      </w:r>
      <w:bookmarkEnd w:id="1121"/>
    </w:p>
    <w:p w14:paraId="7E4E02EC" w14:textId="6CF2FF07" w:rsidR="00C82D96" w:rsidRDefault="009305BC" w:rsidP="004B2812">
      <w:r w:rsidRPr="00490318">
        <w:t xml:space="preserve">In the previous </w:t>
      </w:r>
      <w:r w:rsidR="00A06106">
        <w:t>publications such as [2]</w:t>
      </w:r>
      <w:ins w:id="1128" w:author="Aditya" w:date="2016-01-29T17:13:00Z">
        <w:r w:rsidR="00EA0B5D">
          <w:t xml:space="preserve"> and</w:t>
        </w:r>
      </w:ins>
      <w:del w:id="1129" w:author="Aditya" w:date="2016-01-29T17:13:00Z">
        <w:r w:rsidR="00A06106" w:rsidDel="00EA0B5D">
          <w:delText>,</w:delText>
        </w:r>
      </w:del>
      <w:ins w:id="1130" w:author="Aditya" w:date="2016-01-29T17:12:00Z">
        <w:r w:rsidR="00EA0B5D">
          <w:t xml:space="preserve"> [23],</w:t>
        </w:r>
      </w:ins>
      <w:r w:rsidRPr="00490318">
        <w:t xml:space="preserve"> the </w:t>
      </w:r>
      <w:ins w:id="1131" w:author="Aditya" w:date="2016-01-29T06:22:00Z">
        <w:r w:rsidR="00DB01F4">
          <w:t>o</w:t>
        </w:r>
      </w:ins>
      <w:del w:id="1132" w:author="Aditya" w:date="2016-01-29T06:22:00Z">
        <w:r w:rsidRPr="00490318" w:rsidDel="00DB01F4">
          <w:delText>O</w:delText>
        </w:r>
      </w:del>
      <w:r w:rsidRPr="00490318">
        <w:t xml:space="preserve">ffloading is </w:t>
      </w:r>
      <w:r w:rsidR="00A06106">
        <w:t xml:space="preserve">shown to be </w:t>
      </w:r>
      <w:r w:rsidRPr="00490318">
        <w:t xml:space="preserve">useful when an application is compute intensive at the same time </w:t>
      </w:r>
      <w:del w:id="1133" w:author="Aditya" w:date="2016-01-29T18:48:00Z">
        <w:r w:rsidRPr="00490318" w:rsidDel="00293D22">
          <w:delText xml:space="preserve">not </w:delText>
        </w:r>
      </w:del>
      <w:ins w:id="1134" w:author="Aditya" w:date="2016-01-29T18:48:00Z">
        <w:r w:rsidR="00293D22">
          <w:t>less</w:t>
        </w:r>
        <w:r w:rsidR="00293D22" w:rsidRPr="00490318">
          <w:t xml:space="preserve"> </w:t>
        </w:r>
      </w:ins>
      <w:r w:rsidRPr="00490318">
        <w:t>data intensive</w:t>
      </w:r>
      <w:r w:rsidR="00A06106">
        <w:t xml:space="preserve">. </w:t>
      </w:r>
      <w:del w:id="1135" w:author="Aditya" w:date="2016-01-29T17:57:00Z">
        <w:r w:rsidR="00A06106" w:rsidDel="00820340">
          <w:delText xml:space="preserve">Although </w:delText>
        </w:r>
        <w:commentRangeStart w:id="1136"/>
        <w:commentRangeStart w:id="1137"/>
        <w:r w:rsidR="00A06106" w:rsidDel="00820340">
          <w:delText xml:space="preserve">this is </w:delText>
        </w:r>
        <w:r w:rsidR="0094205C" w:rsidDel="00820340">
          <w:delText>true</w:delText>
        </w:r>
        <w:commentRangeEnd w:id="1136"/>
        <w:r w:rsidR="00B326D5" w:rsidDel="00820340">
          <w:rPr>
            <w:rStyle w:val="CommentReference"/>
          </w:rPr>
          <w:commentReference w:id="1136"/>
        </w:r>
        <w:commentRangeEnd w:id="1137"/>
        <w:r w:rsidR="006819A8" w:rsidDel="00820340">
          <w:rPr>
            <w:rStyle w:val="CommentReference"/>
          </w:rPr>
          <w:commentReference w:id="1137"/>
        </w:r>
      </w:del>
      <w:ins w:id="1138" w:author="Aditya" w:date="2016-01-29T17:58:00Z">
        <w:r w:rsidR="00820340">
          <w:t>However,</w:t>
        </w:r>
      </w:ins>
      <w:ins w:id="1139" w:author="Aditya" w:date="2016-01-29T17:57:00Z">
        <w:r w:rsidR="00820340">
          <w:t xml:space="preserve"> we </w:t>
        </w:r>
      </w:ins>
      <w:ins w:id="1140" w:author="Aditya" w:date="2016-01-29T17:58:00Z">
        <w:r w:rsidR="00820340">
          <w:t>found that</w:t>
        </w:r>
      </w:ins>
      <w:del w:id="1141" w:author="Aditya" w:date="2016-01-29T17:58:00Z">
        <w:r w:rsidR="0094205C" w:rsidDel="00820340">
          <w:delText>,</w:delText>
        </w:r>
      </w:del>
      <w:r w:rsidR="00A06106">
        <w:t xml:space="preserve"> it is not the complete picture. In</w:t>
      </w:r>
      <w:r w:rsidR="00A06106" w:rsidRPr="00490318">
        <w:t xml:space="preserve"> our experiments </w:t>
      </w:r>
      <w:del w:id="1142" w:author="Aditya" w:date="2016-01-29T18:49:00Z">
        <w:r w:rsidR="00A06106" w:rsidDel="00293D22">
          <w:delText>after studying various</w:delText>
        </w:r>
      </w:del>
      <w:ins w:id="1143" w:author="Aditya" w:date="2016-01-29T18:49:00Z">
        <w:r w:rsidR="00293D22">
          <w:t>with</w:t>
        </w:r>
      </w:ins>
      <w:r w:rsidR="00A06106">
        <w:t xml:space="preserve"> real time </w:t>
      </w:r>
      <w:ins w:id="1144" w:author="Aditya" w:date="2016-01-29T18:49:00Z">
        <w:r w:rsidR="00293D22">
          <w:t xml:space="preserve">cloud </w:t>
        </w:r>
      </w:ins>
      <w:r w:rsidR="00A06106">
        <w:t xml:space="preserve">applications </w:t>
      </w:r>
      <w:r w:rsidRPr="00490318">
        <w:t xml:space="preserve">we </w:t>
      </w:r>
      <w:del w:id="1145" w:author="Aditya" w:date="2016-01-29T18:49:00Z">
        <w:r w:rsidRPr="00490318" w:rsidDel="00293D22">
          <w:delText xml:space="preserve">have </w:delText>
        </w:r>
      </w:del>
      <w:r w:rsidR="00A06106">
        <w:t>found that t</w:t>
      </w:r>
      <w:r w:rsidRPr="00490318">
        <w:t xml:space="preserve">he cloud computing </w:t>
      </w:r>
      <w:r>
        <w:t>is more beneficial</w:t>
      </w:r>
      <w:r w:rsidRPr="00490318">
        <w:t xml:space="preserve"> for the applications which may not be compute intensive but </w:t>
      </w:r>
      <w:ins w:id="1146" w:author="Aditya" w:date="2016-01-29T18:49:00Z">
        <w:r w:rsidR="00293D22">
          <w:t xml:space="preserve">are </w:t>
        </w:r>
      </w:ins>
      <w:r w:rsidRPr="00490318">
        <w:t>data intensive</w:t>
      </w:r>
      <w:r>
        <w:t>,</w:t>
      </w:r>
      <w:r w:rsidR="003B73B9">
        <w:t xml:space="preserve"> for example Torrent download application</w:t>
      </w:r>
      <w:r w:rsidRPr="00490318">
        <w:t>.</w:t>
      </w:r>
    </w:p>
    <w:p w14:paraId="11D301C3" w14:textId="466ED314" w:rsidR="00AE493F" w:rsidRDefault="00AE493F" w:rsidP="004B2812">
      <w:r>
        <w:t xml:space="preserve">If the application uses the display all the time, then chances are that offloading </w:t>
      </w:r>
      <w:r w:rsidR="00C82D96">
        <w:t>will</w:t>
      </w:r>
      <w:r>
        <w:t xml:space="preserve"> not be beneficial.</w:t>
      </w:r>
      <w:r w:rsidR="00C82D96">
        <w:t xml:space="preserve"> This is because the display will consume much higher energy than all the other components such as CPU, sensors put together, and therefore the CPU power saved by offloading (if any) will be fractional as compared to the </w:t>
      </w:r>
      <w:del w:id="1147" w:author="Aditya" w:date="2016-01-29T17:03:00Z">
        <w:r w:rsidR="00C82D96" w:rsidDel="00EA0B5D">
          <w:delText>display.Video</w:delText>
        </w:r>
      </w:del>
      <w:ins w:id="1148" w:author="Aditya" w:date="2016-01-29T17:03:00Z">
        <w:r w:rsidR="00EA0B5D">
          <w:t>display. Video</w:t>
        </w:r>
      </w:ins>
      <w:r w:rsidR="00C82D96">
        <w:t xml:space="preserve"> processing is a good example for this case.</w:t>
      </w:r>
    </w:p>
    <w:p w14:paraId="66F74A36" w14:textId="52135B84" w:rsidR="00C82D96" w:rsidRDefault="003B73B9" w:rsidP="004B2812">
      <w:proofErr w:type="spellStart"/>
      <w:r>
        <w:lastRenderedPageBreak/>
        <w:t>O</w:t>
      </w:r>
      <w:r w:rsidR="001572A3">
        <w:t>ffload</w:t>
      </w:r>
      <w:ins w:id="1149" w:author="Aditya" w:date="2016-01-29T18:26:00Z">
        <w:r w:rsidR="00EC0FD7">
          <w:t>able</w:t>
        </w:r>
      </w:ins>
      <w:proofErr w:type="spellEnd"/>
      <w:del w:id="1150" w:author="Aditya" w:date="2016-01-29T18:26:00Z">
        <w:r w:rsidR="001572A3" w:rsidDel="00EC0FD7">
          <w:delText>ing</w:delText>
        </w:r>
      </w:del>
      <w:r w:rsidR="001572A3">
        <w:t xml:space="preserve"> </w:t>
      </w:r>
      <w:ins w:id="1151" w:author="Aditya" w:date="2016-01-29T18:24:00Z">
        <w:r w:rsidR="00EC0FD7">
          <w:t xml:space="preserve">applications </w:t>
        </w:r>
      </w:ins>
      <w:del w:id="1152" w:author="Aditya" w:date="2016-01-29T18:23:00Z">
        <w:r w:rsidR="001572A3" w:rsidDel="00EC0FD7">
          <w:delText xml:space="preserve">does </w:delText>
        </w:r>
      </w:del>
      <w:ins w:id="1153" w:author="Aditya" w:date="2016-01-29T18:23:00Z">
        <w:r w:rsidR="00EC0FD7">
          <w:t xml:space="preserve">perform </w:t>
        </w:r>
      </w:ins>
      <w:r w:rsidR="001572A3">
        <w:t>better in terms of both energy and response time</w:t>
      </w:r>
      <w:ins w:id="1154" w:author="Aditya" w:date="2016-01-29T18:25:00Z">
        <w:r w:rsidR="00EC0FD7">
          <w:t>,</w:t>
        </w:r>
      </w:ins>
      <w:r w:rsidR="001572A3">
        <w:t xml:space="preserve"> </w:t>
      </w:r>
      <w:del w:id="1155" w:author="Aditya" w:date="2016-01-29T18:26:00Z">
        <w:r w:rsidR="001572A3" w:rsidDel="00EC0FD7">
          <w:delText>for a</w:delText>
        </w:r>
        <w:r w:rsidR="00C82D96" w:rsidDel="00EC0FD7">
          <w:delText>pplications which</w:delText>
        </w:r>
      </w:del>
      <w:ins w:id="1156" w:author="Aditya" w:date="2016-01-29T18:26:00Z">
        <w:r w:rsidR="00EC0FD7">
          <w:t>when they</w:t>
        </w:r>
      </w:ins>
      <w:r w:rsidR="00C82D96">
        <w:t xml:space="preserve"> do not use display intensively and are at the same time compute intensive (for example Matrix</w:t>
      </w:r>
      <w:r w:rsidR="001572A3">
        <w:t xml:space="preserve"> </w:t>
      </w:r>
      <w:r w:rsidR="00C82D96">
        <w:t xml:space="preserve">app). </w:t>
      </w:r>
      <w:r w:rsidR="001572A3">
        <w:t>Internet browsers are neither highly compute or data intensive, in such case offloading mode doesn’t perform well.</w:t>
      </w:r>
    </w:p>
    <w:p w14:paraId="37E6F88C" w14:textId="64604432" w:rsidR="00CC1488" w:rsidRPr="00E37ACA" w:rsidRDefault="00CC1488" w:rsidP="004B2812">
      <w:r w:rsidRPr="00E37ACA">
        <w:t xml:space="preserve">To make </w:t>
      </w:r>
      <w:ins w:id="1157" w:author="Aditya" w:date="2016-01-29T06:22:00Z">
        <w:r w:rsidR="00DB01F4">
          <w:t>o</w:t>
        </w:r>
      </w:ins>
      <w:del w:id="1158" w:author="Aditya" w:date="2016-01-29T06:22:00Z">
        <w:r w:rsidRPr="00E37ACA" w:rsidDel="00DB01F4">
          <w:delText>O</w:delText>
        </w:r>
      </w:del>
      <w:r w:rsidRPr="00E37ACA">
        <w:t xml:space="preserve">ffloading more practical it is important to reduce the energy spent in the communication </w:t>
      </w:r>
      <w:r w:rsidR="00A57DE1">
        <w:t>between mobiles and the</w:t>
      </w:r>
      <w:r w:rsidRPr="00E37ACA">
        <w:t xml:space="preserve"> cloud. </w:t>
      </w:r>
      <w:ins w:id="1159" w:author="Aditya" w:date="2016-01-29T20:49:00Z">
        <w:r w:rsidR="00222B2E">
          <w:t>As shown i</w:t>
        </w:r>
      </w:ins>
      <w:ins w:id="1160" w:author="Aditya" w:date="2016-01-29T20:48:00Z">
        <w:r w:rsidR="00222B2E">
          <w:t xml:space="preserve">n our experiments, </w:t>
        </w:r>
      </w:ins>
      <w:moveFromRangeStart w:id="1161" w:author="Aditya" w:date="2016-01-29T20:41:00Z" w:name="move441863413"/>
      <w:moveFrom w:id="1162" w:author="Aditya" w:date="2016-01-29T20:41:00Z">
        <w:r w:rsidRPr="00E37ACA" w:rsidDel="00222B2E">
          <w:t xml:space="preserve">In order to do so it is </w:t>
        </w:r>
        <w:r w:rsidR="00A57DE1" w:rsidDel="00222B2E">
          <w:t>crucial</w:t>
        </w:r>
        <w:r w:rsidRPr="00E37ACA" w:rsidDel="00222B2E">
          <w:t xml:space="preserve"> to manage the process of choosing best possible network. </w:t>
        </w:r>
      </w:moveFrom>
      <w:moveFromRangeEnd w:id="1161"/>
      <w:del w:id="1163" w:author="Aditya" w:date="2016-01-29T17:29:00Z">
        <w:r w:rsidRPr="00E37ACA" w:rsidDel="006536BB">
          <w:delText>Therefore</w:delText>
        </w:r>
      </w:del>
      <w:ins w:id="1164" w:author="Aditya" w:date="2016-01-29T20:48:00Z">
        <w:r w:rsidR="00222B2E">
          <w:t>w</w:t>
        </w:r>
      </w:ins>
      <w:ins w:id="1165" w:author="Aditya" w:date="2016-01-29T20:42:00Z">
        <w:r w:rsidR="00222B2E">
          <w:t>e</w:t>
        </w:r>
      </w:ins>
      <w:del w:id="1166" w:author="Aditya" w:date="2016-01-29T20:42:00Z">
        <w:r w:rsidRPr="00E37ACA" w:rsidDel="00222B2E">
          <w:delText xml:space="preserve"> it is important to</w:delText>
        </w:r>
      </w:del>
      <w:r w:rsidRPr="00E37ACA">
        <w:t xml:space="preserve"> </w:t>
      </w:r>
      <w:ins w:id="1167" w:author="Aditya" w:date="2016-01-29T20:49:00Z">
        <w:r w:rsidR="00222B2E">
          <w:t xml:space="preserve">can </w:t>
        </w:r>
      </w:ins>
      <w:r w:rsidRPr="00E37ACA">
        <w:t xml:space="preserve">compare energy consumption in mobiles with varying networks like 4G </w:t>
      </w:r>
      <w:commentRangeStart w:id="1168"/>
      <w:r w:rsidRPr="00E37ACA">
        <w:t>vs</w:t>
      </w:r>
      <w:ins w:id="1169" w:author="Aditya" w:date="2016-01-29T17:29:00Z">
        <w:r w:rsidR="006536BB">
          <w:t>.</w:t>
        </w:r>
      </w:ins>
      <w:r w:rsidRPr="00E37ACA">
        <w:t xml:space="preserve"> </w:t>
      </w:r>
      <w:commentRangeEnd w:id="1168"/>
      <w:r w:rsidR="00B326D5">
        <w:rPr>
          <w:rStyle w:val="CommentReference"/>
        </w:rPr>
        <w:commentReference w:id="1168"/>
      </w:r>
      <w:r w:rsidRPr="00E37ACA">
        <w:t xml:space="preserve">Wi-Fi or even 4G </w:t>
      </w:r>
      <w:commentRangeStart w:id="1170"/>
      <w:del w:id="1171" w:author="Aditya" w:date="2016-01-21T21:07:00Z">
        <w:r w:rsidRPr="00E37ACA" w:rsidDel="00F16596">
          <w:delText>Vs</w:delText>
        </w:r>
        <w:commentRangeEnd w:id="1170"/>
        <w:r w:rsidR="00B326D5" w:rsidDel="00F16596">
          <w:rPr>
            <w:rStyle w:val="CommentReference"/>
          </w:rPr>
          <w:commentReference w:id="1170"/>
        </w:r>
        <w:r w:rsidRPr="00E37ACA" w:rsidDel="00F16596">
          <w:delText xml:space="preserve"> </w:delText>
        </w:r>
      </w:del>
      <w:ins w:id="1172" w:author="Aditya" w:date="2016-01-21T21:07:00Z">
        <w:r w:rsidR="00F16596">
          <w:t xml:space="preserve">vs. </w:t>
        </w:r>
      </w:ins>
      <w:r w:rsidRPr="00E37ACA">
        <w:t xml:space="preserve">3G. </w:t>
      </w:r>
      <w:moveToRangeStart w:id="1173" w:author="Aditya" w:date="2016-01-29T20:41:00Z" w:name="move441863413"/>
      <w:moveTo w:id="1174" w:author="Aditya" w:date="2016-01-29T20:41:00Z">
        <w:del w:id="1175" w:author="Aditya" w:date="2016-01-29T20:43:00Z">
          <w:r w:rsidR="00222B2E" w:rsidRPr="00E37ACA" w:rsidDel="00222B2E">
            <w:delText>In order to do so</w:delText>
          </w:r>
        </w:del>
      </w:moveTo>
      <w:ins w:id="1176" w:author="Aditya" w:date="2016-01-29T20:43:00Z">
        <w:r w:rsidR="00222B2E">
          <w:t>This comparison shows that</w:t>
        </w:r>
      </w:ins>
      <w:moveTo w:id="1177" w:author="Aditya" w:date="2016-01-29T20:41:00Z">
        <w:r w:rsidR="00222B2E" w:rsidRPr="00E37ACA">
          <w:t xml:space="preserve"> it is </w:t>
        </w:r>
        <w:r w:rsidR="00222B2E">
          <w:t>crucial</w:t>
        </w:r>
        <w:r w:rsidR="00222B2E" w:rsidRPr="00E37ACA">
          <w:t xml:space="preserve"> to manage the process of choosing best possible network.</w:t>
        </w:r>
      </w:moveTo>
      <w:moveToRangeEnd w:id="1173"/>
      <w:ins w:id="1178" w:author="Aditya" w:date="2016-01-29T20:41:00Z">
        <w:r w:rsidR="00222B2E">
          <w:t xml:space="preserve"> </w:t>
        </w:r>
      </w:ins>
      <w:r w:rsidRPr="00E37ACA">
        <w:t xml:space="preserve">One may assume that because 4G is fastest </w:t>
      </w:r>
      <w:r w:rsidR="00A57DE1">
        <w:t>and</w:t>
      </w:r>
      <w:r w:rsidRPr="00E37ACA">
        <w:t xml:space="preserve"> we can always rely on it for </w:t>
      </w:r>
      <w:ins w:id="1179" w:author="Aditya" w:date="2016-01-29T06:22:00Z">
        <w:r w:rsidR="00DB01F4">
          <w:t>o</w:t>
        </w:r>
      </w:ins>
      <w:del w:id="1180" w:author="Aditya" w:date="2016-01-29T06:22:00Z">
        <w:r w:rsidRPr="00E37ACA" w:rsidDel="00DB01F4">
          <w:delText>O</w:delText>
        </w:r>
      </w:del>
      <w:r w:rsidRPr="00E37ACA">
        <w:t xml:space="preserve">ffloading; however our results clearly indicate that it is not always the case. </w:t>
      </w:r>
      <w:r w:rsidR="00A57DE1" w:rsidRPr="00A57DE1">
        <w:t>Surely, it depends on 4G band, carrier and device.</w:t>
      </w:r>
    </w:p>
    <w:p w14:paraId="0518219F" w14:textId="1E947856" w:rsidR="007803B3" w:rsidRDefault="00EC0FD7" w:rsidP="004B2812">
      <w:pPr>
        <w:rPr>
          <w:ins w:id="1181" w:author="Aditya" w:date="2016-01-29T18:41:00Z"/>
        </w:rPr>
      </w:pPr>
      <w:ins w:id="1182" w:author="Aditya" w:date="2016-01-29T18:28:00Z">
        <w:r>
          <w:t xml:space="preserve">Network quality </w:t>
        </w:r>
      </w:ins>
      <w:ins w:id="1183" w:author="Aditya" w:date="2016-01-29T18:35:00Z">
        <w:r w:rsidR="007803B3">
          <w:t>is also an important factor. We fou</w:t>
        </w:r>
      </w:ins>
      <w:ins w:id="1184" w:author="Aditya" w:date="2016-01-29T18:36:00Z">
        <w:r w:rsidR="007803B3">
          <w:t>nd that a</w:t>
        </w:r>
      </w:ins>
      <w:del w:id="1185" w:author="Aditya" w:date="2016-01-29T18:36:00Z">
        <w:r w:rsidR="004B2812" w:rsidRPr="00E37ACA" w:rsidDel="007803B3">
          <w:delText xml:space="preserve">If </w:delText>
        </w:r>
        <w:commentRangeStart w:id="1186"/>
        <w:r w:rsidR="004B2812" w:rsidRPr="00E37ACA" w:rsidDel="007803B3">
          <w:delText>you have a</w:delText>
        </w:r>
      </w:del>
      <w:commentRangeEnd w:id="1186"/>
      <w:r w:rsidR="00B326D5">
        <w:rPr>
          <w:rStyle w:val="CommentReference"/>
        </w:rPr>
        <w:commentReference w:id="1186"/>
      </w:r>
      <w:r w:rsidR="004B2812" w:rsidRPr="00E37ACA">
        <w:t xml:space="preserve"> perfect 3G</w:t>
      </w:r>
      <w:ins w:id="1187" w:author="Aditya" w:date="2016-01-29T17:29:00Z">
        <w:r w:rsidR="006536BB">
          <w:t>-</w:t>
        </w:r>
      </w:ins>
      <w:del w:id="1188" w:author="Aditya" w:date="2016-01-29T17:29:00Z">
        <w:r w:rsidR="004B2812" w:rsidRPr="00E37ACA" w:rsidDel="006536BB">
          <w:delText xml:space="preserve"> </w:delText>
        </w:r>
      </w:del>
      <w:r w:rsidR="004B2812" w:rsidRPr="00E37ACA">
        <w:t xml:space="preserve">coverage </w:t>
      </w:r>
      <w:ins w:id="1189" w:author="Aditya" w:date="2016-01-29T18:36:00Z">
        <w:r w:rsidR="007803B3">
          <w:t xml:space="preserve">performs far better </w:t>
        </w:r>
      </w:ins>
      <w:r w:rsidR="004B2812" w:rsidRPr="00E37ACA">
        <w:t>as opposed to poor 4G</w:t>
      </w:r>
      <w:del w:id="1190" w:author="Aditya" w:date="2016-01-29T18:37:00Z">
        <w:r w:rsidR="004B2812" w:rsidRPr="00E37ACA" w:rsidDel="007803B3">
          <w:delText xml:space="preserve"> th</w:delText>
        </w:r>
      </w:del>
      <w:del w:id="1191" w:author="Aditya" w:date="2016-01-29T17:30:00Z">
        <w:r w:rsidR="004B2812" w:rsidRPr="00E37ACA" w:rsidDel="006536BB">
          <w:delText>a</w:delText>
        </w:r>
      </w:del>
      <w:del w:id="1192" w:author="Aditya" w:date="2016-01-29T18:37:00Z">
        <w:r w:rsidR="004B2812" w:rsidRPr="00E37ACA" w:rsidDel="007803B3">
          <w:delText>n 3G would perform far</w:delText>
        </w:r>
        <w:r w:rsidR="001D277E" w:rsidRPr="00E37ACA" w:rsidDel="007803B3">
          <w:delText xml:space="preserve"> better than 4G </w:delText>
        </w:r>
      </w:del>
      <w:ins w:id="1193" w:author="Aditya" w:date="2016-01-29T18:37:00Z">
        <w:r w:rsidR="007803B3">
          <w:t xml:space="preserve"> </w:t>
        </w:r>
      </w:ins>
      <w:r w:rsidR="001D277E" w:rsidRPr="00E37ACA">
        <w:t xml:space="preserve">and vice versa. </w:t>
      </w:r>
      <w:ins w:id="1194" w:author="Aditya" w:date="2016-01-29T20:50:00Z">
        <w:r w:rsidR="00222B2E">
          <w:t xml:space="preserve">In </w:t>
        </w:r>
      </w:ins>
      <w:del w:id="1195" w:author="Aditya" w:date="2016-01-29T18:38:00Z">
        <w:r w:rsidR="004B2812" w:rsidRPr="00E37ACA" w:rsidDel="007803B3">
          <w:delText>If you live between</w:delText>
        </w:r>
      </w:del>
      <w:ins w:id="1196" w:author="Aditya" w:date="2016-01-29T20:50:00Z">
        <w:r w:rsidR="00222B2E">
          <w:t>t</w:t>
        </w:r>
      </w:ins>
      <w:ins w:id="1197" w:author="Aditya" w:date="2016-01-29T18:38:00Z">
        <w:r w:rsidR="00222B2E">
          <w:t xml:space="preserve">he region </w:t>
        </w:r>
        <w:r w:rsidR="007803B3">
          <w:t>of</w:t>
        </w:r>
      </w:ins>
      <w:r w:rsidR="004B2812" w:rsidRPr="00E37ACA">
        <w:t xml:space="preserve"> cell edges or where </w:t>
      </w:r>
      <w:del w:id="1198" w:author="Aditya" w:date="2016-01-29T18:41:00Z">
        <w:r w:rsidR="004B2812" w:rsidRPr="00E37ACA" w:rsidDel="007803B3">
          <w:delText xml:space="preserve">a </w:delText>
        </w:r>
      </w:del>
      <w:r w:rsidR="004B2812" w:rsidRPr="00E37ACA">
        <w:t>coverage of 3G/4G ends</w:t>
      </w:r>
      <w:ins w:id="1199" w:author="Aditya" w:date="2016-01-29T18:41:00Z">
        <w:r w:rsidR="007803B3">
          <w:t>,</w:t>
        </w:r>
      </w:ins>
      <w:r w:rsidR="004B2812" w:rsidRPr="00E37ACA">
        <w:t xml:space="preserve"> the</w:t>
      </w:r>
      <w:del w:id="1200" w:author="Aditya" w:date="2016-01-29T18:41:00Z">
        <w:r w:rsidR="004B2812" w:rsidRPr="00E37ACA" w:rsidDel="007803B3">
          <w:delText>n</w:delText>
        </w:r>
      </w:del>
      <w:r w:rsidR="004B2812" w:rsidRPr="00E37ACA">
        <w:t xml:space="preserve"> ha</w:t>
      </w:r>
      <w:r w:rsidR="001D277E" w:rsidRPr="00E37ACA">
        <w:t xml:space="preserve">ndovers </w:t>
      </w:r>
      <w:ins w:id="1201" w:author="Aditya" w:date="2016-01-29T18:38:00Z">
        <w:r w:rsidR="007803B3">
          <w:t xml:space="preserve">result in </w:t>
        </w:r>
      </w:ins>
      <w:commentRangeStart w:id="1202"/>
      <w:del w:id="1203" w:author="Aditya" w:date="2016-01-29T18:38:00Z">
        <w:r w:rsidR="001D277E" w:rsidRPr="00E37ACA" w:rsidDel="007803B3">
          <w:delText xml:space="preserve">will kill your </w:delText>
        </w:r>
      </w:del>
      <w:ins w:id="1204" w:author="Aditya" w:date="2016-01-29T18:38:00Z">
        <w:r w:rsidR="007803B3">
          <w:t xml:space="preserve">high </w:t>
        </w:r>
      </w:ins>
      <w:r w:rsidR="001D277E" w:rsidRPr="00E37ACA">
        <w:t>battery</w:t>
      </w:r>
      <w:commentRangeEnd w:id="1202"/>
      <w:ins w:id="1205" w:author="Aditya" w:date="2016-01-29T18:39:00Z">
        <w:r w:rsidR="007803B3">
          <w:t xml:space="preserve"> consumption</w:t>
        </w:r>
      </w:ins>
      <w:r w:rsidR="00B326D5">
        <w:rPr>
          <w:rStyle w:val="CommentReference"/>
        </w:rPr>
        <w:commentReference w:id="1202"/>
      </w:r>
      <w:r w:rsidR="001D277E" w:rsidRPr="00E37ACA">
        <w:t xml:space="preserve">. </w:t>
      </w:r>
      <w:moveToRangeStart w:id="1206" w:author="Aditya" w:date="2016-01-29T18:40:00Z" w:name="move441856156"/>
      <w:moveTo w:id="1207" w:author="Aditya" w:date="2016-01-29T18:40:00Z">
        <w:del w:id="1208" w:author="Aditya" w:date="2016-01-29T18:40:00Z">
          <w:r w:rsidR="007803B3" w:rsidRPr="00E37ACA" w:rsidDel="007803B3">
            <w:delText>Your</w:delText>
          </w:r>
        </w:del>
      </w:moveTo>
      <w:ins w:id="1209" w:author="Aditya" w:date="2016-01-29T18:40:00Z">
        <w:r w:rsidR="007803B3">
          <w:t>The</w:t>
        </w:r>
      </w:ins>
      <w:moveTo w:id="1210" w:author="Aditya" w:date="2016-01-29T18:40:00Z">
        <w:r w:rsidR="007803B3" w:rsidRPr="00E37ACA">
          <w:t xml:space="preserve"> phone is constantly pining for the network. That means it periodically scans the airwaves around it to determine which tower it should tether itself to. The more networks there are to choose fr</w:t>
        </w:r>
        <w:r w:rsidR="007803B3">
          <w:t>om the more scans it must make.</w:t>
        </w:r>
      </w:moveTo>
      <w:moveToRangeEnd w:id="1206"/>
      <w:ins w:id="1211" w:author="Aditya" w:date="2016-01-30T05:46:00Z">
        <w:r w:rsidR="00D81A82">
          <w:t xml:space="preserve"> </w:t>
        </w:r>
      </w:ins>
      <w:moveToRangeStart w:id="1212" w:author="Aditya" w:date="2016-01-30T05:46:00Z" w:name="move441896114"/>
      <w:moveTo w:id="1213" w:author="Aditya" w:date="2016-01-30T05:46:00Z">
        <w:r w:rsidR="00D81A82" w:rsidRPr="00E37ACA">
          <w:t>Some apps require a channel to be established between the base station and the mobile phone at regular intervals, which drains the battery.</w:t>
        </w:r>
      </w:moveTo>
      <w:moveToRangeEnd w:id="1212"/>
    </w:p>
    <w:p w14:paraId="32D9E129" w14:textId="67F0CF17" w:rsidR="004B2812" w:rsidRPr="001D277E" w:rsidDel="00D81A82" w:rsidRDefault="004B2812" w:rsidP="004B2812">
      <w:pPr>
        <w:rPr>
          <w:del w:id="1214" w:author="Aditya" w:date="2016-01-30T05:47:00Z"/>
          <w:color w:val="FF0000"/>
        </w:rPr>
      </w:pPr>
      <w:r w:rsidRPr="00E37ACA">
        <w:t xml:space="preserve">4G generally means faster data rates and </w:t>
      </w:r>
      <w:r w:rsidR="00C21C49" w:rsidRPr="00E37ACA">
        <w:t>as a result user</w:t>
      </w:r>
      <w:r w:rsidRPr="00E37ACA">
        <w:t xml:space="preserve"> tend to consume more </w:t>
      </w:r>
      <w:r w:rsidR="00C21C49" w:rsidRPr="00E37ACA">
        <w:t>data;</w:t>
      </w:r>
      <w:r w:rsidRPr="00E37ACA">
        <w:t xml:space="preserve"> this could lead</w:t>
      </w:r>
      <w:r w:rsidR="001D277E" w:rsidRPr="00E37ACA">
        <w:t xml:space="preserve"> to battery draining much more. </w:t>
      </w:r>
      <w:del w:id="1215" w:author="Aditya" w:date="2016-01-30T05:47:00Z">
        <w:r w:rsidRPr="00E37ACA" w:rsidDel="00D81A82">
          <w:delText xml:space="preserve">Depends on the amount and type of usage, signal strength in the area and the kind of apps that are being used. </w:delText>
        </w:r>
      </w:del>
      <w:moveFromRangeStart w:id="1216" w:author="Aditya" w:date="2016-01-30T05:46:00Z" w:name="move441896114"/>
      <w:moveFrom w:id="1217" w:author="Aditya" w:date="2016-01-30T05:46:00Z">
        <w:del w:id="1218" w:author="Aditya" w:date="2016-01-30T05:47:00Z">
          <w:r w:rsidRPr="00E37ACA" w:rsidDel="00D81A82">
            <w:delText xml:space="preserve">Some apps require a channel to be established between the base station and the mobile phone at regular </w:delText>
          </w:r>
          <w:r w:rsidR="00C21C49" w:rsidRPr="00E37ACA" w:rsidDel="00D81A82">
            <w:delText>intervals, which</w:delText>
          </w:r>
          <w:r w:rsidRPr="00E37ACA" w:rsidDel="00D81A82">
            <w:delText xml:space="preserve"> drains the battery. </w:delText>
          </w:r>
        </w:del>
      </w:moveFrom>
      <w:moveFromRangeEnd w:id="1216"/>
    </w:p>
    <w:p w14:paraId="6B9FB49D" w14:textId="19F335EC" w:rsidR="007F4846" w:rsidRDefault="00C21C49">
      <w:moveFromRangeStart w:id="1219" w:author="Aditya" w:date="2016-01-29T18:40:00Z" w:name="move441856156"/>
      <w:moveFrom w:id="1220" w:author="Aditya" w:date="2016-01-29T18:40:00Z">
        <w:r w:rsidRPr="00E37ACA" w:rsidDel="007803B3">
          <w:t>Your</w:t>
        </w:r>
        <w:r w:rsidR="004B2812" w:rsidRPr="00E37ACA" w:rsidDel="007803B3">
          <w:t xml:space="preserve"> phone is constantly pining for the network. That means </w:t>
        </w:r>
        <w:r w:rsidRPr="00E37ACA" w:rsidDel="007803B3">
          <w:t>it</w:t>
        </w:r>
        <w:r w:rsidR="004B2812" w:rsidRPr="00E37ACA" w:rsidDel="007803B3">
          <w:t xml:space="preserve"> periodically scans the airwaves around it to determine which tower it should tether itself to. The more networks there are to choose fr</w:t>
        </w:r>
        <w:r w:rsidR="00994A2A" w:rsidDel="007803B3">
          <w:t xml:space="preserve">om the more scans it must make. </w:t>
        </w:r>
      </w:moveFrom>
      <w:moveFromRangeEnd w:id="1219"/>
      <w:del w:id="1221" w:author="Aditya" w:date="2016-01-30T05:48:00Z">
        <w:r w:rsidR="00994A2A" w:rsidDel="00D81A82">
          <w:delText>4G</w:delText>
        </w:r>
        <w:r w:rsidR="004B2812" w:rsidRPr="00E37ACA" w:rsidDel="00D81A82">
          <w:delText xml:space="preserve"> phones are fast, but they can also suck a battery dry in a few hours. </w:delText>
        </w:r>
      </w:del>
      <w:r w:rsidR="00E37ACA" w:rsidRPr="00E37ACA">
        <w:t>T</w:t>
      </w:r>
      <w:r w:rsidR="004B2812" w:rsidRPr="00E37ACA">
        <w:t xml:space="preserve">he radio in </w:t>
      </w:r>
      <w:r w:rsidR="00994A2A">
        <w:t>the</w:t>
      </w:r>
      <w:r w:rsidR="004B2812" w:rsidRPr="00E37ACA">
        <w:t xml:space="preserve"> </w:t>
      </w:r>
      <w:r w:rsidR="00994A2A">
        <w:t xml:space="preserve">4G or </w:t>
      </w:r>
      <w:r w:rsidR="004B2812" w:rsidRPr="00E37ACA">
        <w:t xml:space="preserve">LTE device is doing a lot more than it ever did in </w:t>
      </w:r>
      <w:del w:id="1222" w:author="Aditya" w:date="2016-01-30T05:48:00Z">
        <w:r w:rsidR="004B2812" w:rsidRPr="00E37ACA" w:rsidDel="00D81A82">
          <w:delText xml:space="preserve">your </w:delText>
        </w:r>
      </w:del>
      <w:ins w:id="1223" w:author="Aditya" w:date="2016-01-30T05:48:00Z">
        <w:r w:rsidR="00D81A82">
          <w:t>the</w:t>
        </w:r>
        <w:r w:rsidR="00D81A82" w:rsidRPr="00E37ACA">
          <w:t xml:space="preserve"> </w:t>
        </w:r>
      </w:ins>
      <w:r w:rsidR="004B2812" w:rsidRPr="00E37ACA">
        <w:t>old 3G handset. The radio is the single biggest source of power drain in any device apart from the LED screen, but unlike the display, the radio is always on.</w:t>
      </w:r>
      <w:ins w:id="1224" w:author="Aditya" w:date="2016-01-30T05:49:00Z">
        <w:r w:rsidR="00D81A82">
          <w:t xml:space="preserve"> </w:t>
        </w:r>
      </w:ins>
      <w:del w:id="1225" w:author="Aditya" w:date="2016-01-30T05:49:00Z">
        <w:r w:rsidR="004B2812" w:rsidRPr="00E37ACA" w:rsidDel="00D81A82">
          <w:delText xml:space="preserve"> </w:delText>
        </w:r>
      </w:del>
      <w:del w:id="1226" w:author="Aditya" w:date="2016-01-30T05:48:00Z">
        <w:r w:rsidR="004B2812" w:rsidRPr="00E37ACA" w:rsidDel="00D81A82">
          <w:delText xml:space="preserve">And </w:delText>
        </w:r>
      </w:del>
      <w:r w:rsidR="00DC6645">
        <w:t>4G</w:t>
      </w:r>
      <w:r w:rsidR="004B2812" w:rsidRPr="00E37ACA">
        <w:t xml:space="preserve"> is particularly hungry</w:t>
      </w:r>
      <w:ins w:id="1227" w:author="Aditya" w:date="2016-01-30T05:49:00Z">
        <w:r w:rsidR="00D81A82">
          <w:t>,</w:t>
        </w:r>
      </w:ins>
      <w:del w:id="1228" w:author="Aditya" w:date="2016-01-30T05:49:00Z">
        <w:r w:rsidR="004B2812" w:rsidRPr="00E37ACA" w:rsidDel="00D81A82">
          <w:delText>.</w:delText>
        </w:r>
      </w:del>
      <w:r w:rsidR="00994A2A">
        <w:t xml:space="preserve"> </w:t>
      </w:r>
      <w:ins w:id="1229" w:author="Aditya" w:date="2016-01-30T05:49:00Z">
        <w:r w:rsidR="00D81A82">
          <w:lastRenderedPageBreak/>
          <w:t>m</w:t>
        </w:r>
      </w:ins>
      <w:del w:id="1230" w:author="Aditya" w:date="2016-01-30T05:49:00Z">
        <w:r w:rsidR="00994A2A" w:rsidDel="00D81A82">
          <w:delText>M</w:delText>
        </w:r>
      </w:del>
      <w:r w:rsidR="00994A2A">
        <w:t>ost of the 4G</w:t>
      </w:r>
      <w:r w:rsidR="004B2812" w:rsidRPr="00E37ACA">
        <w:t xml:space="preserve"> devices sold today use </w:t>
      </w:r>
      <w:ins w:id="1231" w:author="Aditya" w:date="2016-01-29T18:45:00Z">
        <w:r w:rsidR="00D81A82">
          <w:t>m</w:t>
        </w:r>
        <w:r w:rsidR="004620B7">
          <w:t>ulti-input multi-output (</w:t>
        </w:r>
        <w:r w:rsidR="004620B7">
          <w:rPr>
            <w:rStyle w:val="highlight"/>
          </w:rPr>
          <w:t>MIMO</w:t>
        </w:r>
        <w:r w:rsidR="004620B7">
          <w:t>) antenna technology</w:t>
        </w:r>
      </w:ins>
      <w:del w:id="1232" w:author="Aditya" w:date="2016-01-29T18:45:00Z">
        <w:r w:rsidR="004B2812" w:rsidRPr="00E37ACA" w:rsidDel="004620B7">
          <w:delText>a technology called MIMO</w:delText>
        </w:r>
      </w:del>
      <w:r w:rsidR="004B2812" w:rsidRPr="00E37ACA">
        <w:t xml:space="preserve">, which </w:t>
      </w:r>
      <w:del w:id="1233" w:author="Aditya" w:date="2016-01-29T18:45:00Z">
        <w:r w:rsidR="004B2812" w:rsidRPr="00E37ACA" w:rsidDel="004620B7">
          <w:delText xml:space="preserve">doesn’t just send or receive a single signal, but rather </w:delText>
        </w:r>
      </w:del>
      <w:r w:rsidR="00994A2A">
        <w:t xml:space="preserve">has </w:t>
      </w:r>
      <w:r w:rsidR="004B2812" w:rsidRPr="00E37ACA">
        <w:t xml:space="preserve">multiple parallel transmissions. </w:t>
      </w:r>
      <w:r w:rsidR="00E37ACA">
        <w:t>E</w:t>
      </w:r>
      <w:r w:rsidR="004B2812" w:rsidRPr="00E37ACA">
        <w:t xml:space="preserve">ach phone has two antennas, each of which requires its own power amplifier. </w:t>
      </w:r>
    </w:p>
    <w:p w14:paraId="68E0D941" w14:textId="068043EF" w:rsidR="003B73B9" w:rsidRPr="00D81A82" w:rsidRDefault="00D81A82" w:rsidP="00994A2A">
      <w:pPr>
        <w:rPr>
          <w:color w:val="FF0000"/>
          <w:rPrChange w:id="1234" w:author="Aditya" w:date="2016-01-30T05:47:00Z">
            <w:rPr/>
          </w:rPrChange>
        </w:rPr>
      </w:pPr>
      <w:ins w:id="1235" w:author="Aditya" w:date="2016-01-30T05:52:00Z">
        <w:r>
          <w:t>Therefore,</w:t>
        </w:r>
      </w:ins>
      <w:ins w:id="1236" w:author="Aditya" w:date="2016-01-30T05:50:00Z">
        <w:r>
          <w:t xml:space="preserve"> we </w:t>
        </w:r>
      </w:ins>
      <w:ins w:id="1237" w:author="Aditya" w:date="2016-01-30T05:51:00Z">
        <w:r>
          <w:t>conclude that overall performance of offloading d</w:t>
        </w:r>
      </w:ins>
      <w:ins w:id="1238" w:author="Aditya" w:date="2016-01-30T05:47:00Z">
        <w:r w:rsidRPr="00E37ACA">
          <w:t xml:space="preserve">epends on </w:t>
        </w:r>
      </w:ins>
      <w:ins w:id="1239" w:author="Aditya" w:date="2016-01-30T05:54:00Z">
        <w:r>
          <w:t xml:space="preserve">various factors such as </w:t>
        </w:r>
      </w:ins>
      <w:ins w:id="1240" w:author="Aditya" w:date="2016-01-30T05:47:00Z">
        <w:r w:rsidRPr="00E37ACA">
          <w:t xml:space="preserve">the amount </w:t>
        </w:r>
      </w:ins>
      <w:ins w:id="1241" w:author="Aditya" w:date="2016-01-30T05:53:00Z">
        <w:r>
          <w:t xml:space="preserve">of data </w:t>
        </w:r>
      </w:ins>
      <w:ins w:id="1242" w:author="Aditya" w:date="2016-01-30T05:47:00Z">
        <w:r w:rsidRPr="00E37ACA">
          <w:t xml:space="preserve">and type of usage, signal strength in the area and the kind of apps that are being used. </w:t>
        </w:r>
      </w:ins>
      <w:r w:rsidR="003B73B9">
        <w:t xml:space="preserve">In the next </w:t>
      </w:r>
      <w:del w:id="1243" w:author="Aditya" w:date="2016-01-29T18:46:00Z">
        <w:r w:rsidR="003B73B9" w:rsidDel="00293D22">
          <w:delText xml:space="preserve">section </w:delText>
        </w:r>
      </w:del>
      <w:ins w:id="1244" w:author="Aditya" w:date="2016-01-29T18:46:00Z">
        <w:r w:rsidR="00293D22">
          <w:t xml:space="preserve">chapter, </w:t>
        </w:r>
      </w:ins>
      <w:r w:rsidR="003B73B9">
        <w:t xml:space="preserve">we have proposed </w:t>
      </w:r>
      <w:r w:rsidR="00936BF0">
        <w:t>a middleware framework for offloading</w:t>
      </w:r>
      <w:ins w:id="1245" w:author="Aditya" w:date="2016-01-30T05:55:00Z">
        <w:r w:rsidR="008D1EBE">
          <w:t xml:space="preserve"> which provides a</w:t>
        </w:r>
      </w:ins>
      <w:r w:rsidR="00936BF0">
        <w:t xml:space="preserve"> d</w:t>
      </w:r>
      <w:r w:rsidR="003B73B9">
        <w:t xml:space="preserve">ecision </w:t>
      </w:r>
      <w:r w:rsidR="00936BF0">
        <w:t>e</w:t>
      </w:r>
      <w:r w:rsidR="003B73B9">
        <w:t xml:space="preserve">ngine </w:t>
      </w:r>
      <w:del w:id="1246" w:author="Aditya" w:date="2016-01-29T18:46:00Z">
        <w:r w:rsidR="003B73B9" w:rsidDel="00293D22">
          <w:delText>mechanisms which</w:delText>
        </w:r>
      </w:del>
      <w:ins w:id="1247" w:author="Aditya" w:date="2016-01-29T18:46:00Z">
        <w:r>
          <w:t>mechanism</w:t>
        </w:r>
        <w:r w:rsidR="00293D22">
          <w:t xml:space="preserve"> </w:t>
        </w:r>
      </w:ins>
      <w:del w:id="1248" w:author="Aditya" w:date="2016-01-30T05:58:00Z">
        <w:r w:rsidR="003B73B9" w:rsidDel="008D1EBE">
          <w:delText xml:space="preserve"> </w:delText>
        </w:r>
      </w:del>
      <w:del w:id="1249" w:author="Aditya" w:date="2016-01-30T05:52:00Z">
        <w:r w:rsidR="00936BF0" w:rsidDel="00D81A82">
          <w:delText xml:space="preserve">can be used </w:delText>
        </w:r>
      </w:del>
      <w:ins w:id="1250" w:author="Aditya" w:date="2016-01-30T05:56:00Z">
        <w:r w:rsidR="008D1EBE">
          <w:t>for</w:t>
        </w:r>
      </w:ins>
      <w:del w:id="1251" w:author="Aditya" w:date="2016-01-30T05:56:00Z">
        <w:r w:rsidR="00936BF0" w:rsidDel="008D1EBE">
          <w:delText>by</w:delText>
        </w:r>
        <w:r w:rsidR="003B73B9" w:rsidDel="008D1EBE">
          <w:delText xml:space="preserve"> a</w:delText>
        </w:r>
      </w:del>
      <w:r w:rsidR="003B73B9">
        <w:t xml:space="preserve"> smartphone to decide which network carrier wil</w:t>
      </w:r>
      <w:r w:rsidR="00936BF0">
        <w:t>l be the best for offloading</w:t>
      </w:r>
      <w:ins w:id="1252" w:author="Aditya" w:date="2016-01-30T05:58:00Z">
        <w:r w:rsidR="008D1EBE">
          <w:t>,</w:t>
        </w:r>
      </w:ins>
      <w:ins w:id="1253" w:author="Aditya" w:date="2016-01-30T05:57:00Z">
        <w:r w:rsidR="008D1EBE">
          <w:t xml:space="preserve"> taking into account </w:t>
        </w:r>
      </w:ins>
      <w:ins w:id="1254" w:author="Aditya" w:date="2016-01-30T05:58:00Z">
        <w:r w:rsidR="008D1EBE">
          <w:t>various</w:t>
        </w:r>
      </w:ins>
      <w:ins w:id="1255" w:author="Aditya" w:date="2016-01-30T05:57:00Z">
        <w:r w:rsidR="008D1EBE">
          <w:t xml:space="preserve"> factors mentioned above</w:t>
        </w:r>
      </w:ins>
      <w:r w:rsidR="00936BF0">
        <w:t>.</w:t>
      </w:r>
    </w:p>
    <w:p w14:paraId="14FB73F3" w14:textId="5153CAAD" w:rsidR="00F52388" w:rsidRPr="00994A2A" w:rsidRDefault="00C723B3" w:rsidP="00994A2A">
      <w:pPr>
        <w:pStyle w:val="ChapterHeading"/>
      </w:pPr>
      <w:bookmarkStart w:id="1256" w:name="_Toc441811470"/>
      <w:r w:rsidRPr="00994A2A">
        <w:lastRenderedPageBreak/>
        <w:t>CHAPTER</w:t>
      </w:r>
      <w:r w:rsidR="002652CF">
        <w:t xml:space="preserve"> </w:t>
      </w:r>
      <w:r w:rsidR="00F52388" w:rsidRPr="00994A2A">
        <w:t>5</w:t>
      </w:r>
      <w:r w:rsidR="0019087C" w:rsidRPr="00994A2A">
        <w:t xml:space="preserve"> </w:t>
      </w:r>
      <w:r w:rsidR="0019087C" w:rsidRPr="00994A2A">
        <w:br/>
      </w:r>
      <w:commentRangeStart w:id="1257"/>
      <w:commentRangeStart w:id="1258"/>
      <w:del w:id="1259" w:author="Aditya" w:date="2016-01-29T06:11:00Z">
        <w:r w:rsidR="004B2812" w:rsidRPr="00994A2A" w:rsidDel="002B6238">
          <w:delText>S</w:delText>
        </w:r>
        <w:r w:rsidRPr="00994A2A" w:rsidDel="002B6238">
          <w:delText>MART</w:delText>
        </w:r>
        <w:r w:rsidR="004B2812" w:rsidRPr="00994A2A" w:rsidDel="002B6238">
          <w:delText xml:space="preserve"> </w:delText>
        </w:r>
        <w:r w:rsidR="00EE3228" w:rsidRPr="00994A2A" w:rsidDel="002B6238">
          <w:delText>O</w:delText>
        </w:r>
        <w:r w:rsidRPr="00994A2A" w:rsidDel="002B6238">
          <w:delText xml:space="preserve">FFLOADING </w:delText>
        </w:r>
      </w:del>
      <w:r w:rsidR="00C6205F">
        <w:t xml:space="preserve">MIDDLEWARE FRAMEWORK </w:t>
      </w:r>
      <w:ins w:id="1260" w:author="Aditya" w:date="2016-01-29T06:11:00Z">
        <w:r w:rsidR="002B6238">
          <w:t xml:space="preserve">FOR </w:t>
        </w:r>
        <w:r w:rsidR="002B6238" w:rsidRPr="00994A2A">
          <w:t>SMART O</w:t>
        </w:r>
        <w:r w:rsidR="002B6238">
          <w:t>FFLOADING</w:t>
        </w:r>
      </w:ins>
      <w:del w:id="1261" w:author="Aditya" w:date="2016-01-29T06:12:00Z">
        <w:r w:rsidRPr="00994A2A" w:rsidDel="002B6238">
          <w:delText xml:space="preserve">TO CHOOSE </w:delText>
        </w:r>
        <w:r w:rsidR="00EF31A3" w:rsidDel="002B6238">
          <w:delText>RIGHT</w:delText>
        </w:r>
        <w:r w:rsidRPr="00994A2A" w:rsidDel="002B6238">
          <w:delText xml:space="preserve"> NETWORK AND COUNTER NETWORK INCONSISTENCY</w:delText>
        </w:r>
        <w:r w:rsidR="00C6205F" w:rsidDel="002B6238">
          <w:delText xml:space="preserve"> </w:delText>
        </w:r>
        <w:r w:rsidR="00C6205F" w:rsidRPr="00DE417A" w:rsidDel="002B6238">
          <w:rPr>
            <w:rFonts w:eastAsia="Calibri" w:cs="Times New Roman"/>
          </w:rPr>
          <w:delText>FOR ENERGY EFFIECIENT OFFLOADING</w:delText>
        </w:r>
        <w:commentRangeEnd w:id="1257"/>
        <w:r w:rsidR="00B326D5" w:rsidDel="002B6238">
          <w:rPr>
            <w:rStyle w:val="CommentReference"/>
            <w:rFonts w:eastAsiaTheme="minorHAnsi" w:cstheme="minorBidi"/>
            <w:bCs w:val="0"/>
            <w:color w:val="auto"/>
          </w:rPr>
          <w:commentReference w:id="1257"/>
        </w:r>
      </w:del>
      <w:commentRangeEnd w:id="1258"/>
      <w:r w:rsidR="002B6238">
        <w:rPr>
          <w:rStyle w:val="CommentReference"/>
          <w:rFonts w:eastAsiaTheme="minorHAnsi" w:cstheme="minorBidi"/>
          <w:bCs w:val="0"/>
          <w:color w:val="auto"/>
        </w:rPr>
        <w:commentReference w:id="1258"/>
      </w:r>
      <w:bookmarkEnd w:id="1256"/>
    </w:p>
    <w:p w14:paraId="0D9BE2E2" w14:textId="77777777" w:rsidR="00C0282C" w:rsidRDefault="00C0282C" w:rsidP="00C43729"/>
    <w:p w14:paraId="305BB505" w14:textId="4111526B" w:rsidR="004B2812" w:rsidDel="009E6C4D" w:rsidRDefault="001B6662">
      <w:pPr>
        <w:rPr>
          <w:del w:id="1262" w:author="Aditya" w:date="2016-01-30T14:49:00Z"/>
        </w:rPr>
      </w:pPr>
      <w:r>
        <w:t xml:space="preserve">In this </w:t>
      </w:r>
      <w:del w:id="1263" w:author="Aditya" w:date="2016-01-29T06:29:00Z">
        <w:r w:rsidDel="00CF6221">
          <w:delText>chapter</w:delText>
        </w:r>
      </w:del>
      <w:ins w:id="1264" w:author="Aditya" w:date="2016-01-29T06:29:00Z">
        <w:r w:rsidR="00CF6221">
          <w:t>chapter,</w:t>
        </w:r>
      </w:ins>
      <w:r>
        <w:t xml:space="preserve"> we present </w:t>
      </w:r>
      <w:ins w:id="1265" w:author="Pasricha,Sudeep" w:date="2016-01-21T16:09:00Z">
        <w:del w:id="1266" w:author="Aditya" w:date="2016-01-30T11:10:00Z">
          <w:r w:rsidR="00B326D5" w:rsidDel="00FD7D30">
            <w:delText xml:space="preserve">a </w:delText>
          </w:r>
        </w:del>
      </w:ins>
      <w:r>
        <w:t xml:space="preserve">machine learning based </w:t>
      </w:r>
      <w:r w:rsidR="00936BF0">
        <w:t xml:space="preserve">middleware </w:t>
      </w:r>
      <w:del w:id="1267" w:author="Aditya" w:date="2016-01-29T06:29:00Z">
        <w:r w:rsidR="00936BF0" w:rsidDel="00CF6221">
          <w:delText>framework which</w:delText>
        </w:r>
      </w:del>
      <w:ins w:id="1268" w:author="Aditya" w:date="2016-01-29T06:29:00Z">
        <w:r w:rsidR="00CF6221">
          <w:t>framework</w:t>
        </w:r>
      </w:ins>
      <w:ins w:id="1269" w:author="Aditya" w:date="2016-01-29T06:30:00Z">
        <w:r w:rsidR="002D5FC4">
          <w:t xml:space="preserve"> to</w:t>
        </w:r>
      </w:ins>
      <w:del w:id="1270" w:author="Aditya" w:date="2016-01-29T06:30:00Z">
        <w:r w:rsidR="00936BF0" w:rsidDel="002D5FC4">
          <w:delText xml:space="preserve"> will</w:delText>
        </w:r>
      </w:del>
      <w:r w:rsidR="00936BF0">
        <w:t xml:space="preserve"> enhance </w:t>
      </w:r>
      <w:ins w:id="1271" w:author="Pasricha,Sudeep" w:date="2016-01-21T16:09:00Z">
        <w:r w:rsidR="00B326D5">
          <w:t xml:space="preserve">the </w:t>
        </w:r>
      </w:ins>
      <w:r w:rsidR="00936BF0">
        <w:t xml:space="preserve">overall </w:t>
      </w:r>
      <w:ins w:id="1272" w:author="Aditya" w:date="2016-01-29T06:22:00Z">
        <w:r w:rsidR="00DB01F4">
          <w:t>o</w:t>
        </w:r>
      </w:ins>
      <w:del w:id="1273" w:author="Aditya" w:date="2016-01-29T06:22:00Z">
        <w:r w:rsidR="00936BF0" w:rsidDel="00DB01F4">
          <w:delText>O</w:delText>
        </w:r>
      </w:del>
      <w:r>
        <w:t xml:space="preserve">ffloading </w:t>
      </w:r>
      <w:r w:rsidR="00936BF0">
        <w:t>process</w:t>
      </w:r>
      <w:r>
        <w:t xml:space="preserve">. </w:t>
      </w:r>
      <w:ins w:id="1274" w:author="Aditya" w:date="2016-01-30T14:53:00Z">
        <w:r w:rsidR="009E6C4D">
          <w:t xml:space="preserve">This mechanism helps in overcoming </w:t>
        </w:r>
      </w:ins>
      <w:ins w:id="1275" w:author="Aditya" w:date="2016-01-30T14:55:00Z">
        <w:r w:rsidR="009E6C4D">
          <w:t xml:space="preserve">some of </w:t>
        </w:r>
      </w:ins>
      <w:ins w:id="1276" w:author="Aditya" w:date="2016-01-30T14:54:00Z">
        <w:r w:rsidR="009E6C4D">
          <w:t>the challenges in offloading applications on cloud</w:t>
        </w:r>
      </w:ins>
      <w:ins w:id="1277" w:author="Aditya" w:date="2016-01-30T14:56:00Z">
        <w:r w:rsidR="009E6C4D">
          <w:t xml:space="preserve">. </w:t>
        </w:r>
      </w:ins>
      <w:r w:rsidR="00936BF0">
        <w:t>P</w:t>
      </w:r>
      <w:r w:rsidR="004B2812" w:rsidRPr="004B2812">
        <w:t xml:space="preserve">rior works </w:t>
      </w:r>
      <w:r w:rsidR="00936BF0">
        <w:t xml:space="preserve">such as [8], [9] </w:t>
      </w:r>
      <w:r w:rsidR="004B2812" w:rsidRPr="004B2812">
        <w:t xml:space="preserve">have proposed an </w:t>
      </w:r>
      <w:r w:rsidR="00EE3228">
        <w:t>offloading</w:t>
      </w:r>
      <w:r w:rsidR="004B2812" w:rsidRPr="004B2812">
        <w:t xml:space="preserve"> decision </w:t>
      </w:r>
      <w:r w:rsidR="00C21C49" w:rsidRPr="004B2812">
        <w:t xml:space="preserve">engine </w:t>
      </w:r>
      <w:ins w:id="1278" w:author="Aditya" w:date="2016-01-30T11:10:00Z">
        <w:r w:rsidR="00FD7D30">
          <w:t xml:space="preserve">mechanism </w:t>
        </w:r>
      </w:ins>
      <w:r w:rsidR="00C21C49" w:rsidRPr="004B2812">
        <w:t>that</w:t>
      </w:r>
      <w:r w:rsidR="004B2812" w:rsidRPr="004B2812">
        <w:t xml:space="preserve"> </w:t>
      </w:r>
      <w:del w:id="1279" w:author="Aditya" w:date="2016-01-30T11:11:00Z">
        <w:r w:rsidR="004B2812" w:rsidRPr="004B2812" w:rsidDel="00FD7D30">
          <w:delText xml:space="preserve">will </w:delText>
        </w:r>
      </w:del>
      <w:r w:rsidR="004B2812" w:rsidRPr="004B2812">
        <w:t>consider</w:t>
      </w:r>
      <w:ins w:id="1280" w:author="Aditya" w:date="2016-01-30T11:11:00Z">
        <w:r w:rsidR="00FD7D30">
          <w:t>s</w:t>
        </w:r>
      </w:ins>
      <w:r w:rsidR="004B2812" w:rsidRPr="004B2812">
        <w:t xml:space="preserve"> the parameters on the device and on cloud to make a correct </w:t>
      </w:r>
      <w:r w:rsidR="00EE3228">
        <w:t>offloading</w:t>
      </w:r>
      <w:r w:rsidR="004B2812" w:rsidRPr="004B2812">
        <w:t xml:space="preserve"> decision. </w:t>
      </w:r>
      <w:del w:id="1281" w:author="Aditya" w:date="2016-01-30T14:46:00Z">
        <w:r w:rsidR="004B2812" w:rsidRPr="004B2812" w:rsidDel="009E6C4D">
          <w:delText>A</w:delText>
        </w:r>
      </w:del>
      <w:ins w:id="1282" w:author="Aditya" w:date="2016-01-30T14:46:00Z">
        <w:r w:rsidR="009E6C4D" w:rsidRPr="004B2812">
          <w:t>An</w:t>
        </w:r>
      </w:ins>
      <w:del w:id="1283" w:author="Aditya" w:date="2016-01-30T14:46:00Z">
        <w:r w:rsidR="004B2812" w:rsidRPr="004B2812" w:rsidDel="009E6C4D">
          <w:delText>n</w:delText>
        </w:r>
      </w:del>
      <w:r w:rsidR="004B2812" w:rsidRPr="004B2812">
        <w:t xml:space="preserve"> </w:t>
      </w:r>
      <w:ins w:id="1284" w:author="Aditya" w:date="2016-01-29T06:22:00Z">
        <w:r w:rsidR="00DB01F4">
          <w:t>o</w:t>
        </w:r>
      </w:ins>
      <w:del w:id="1285" w:author="Aditya" w:date="2016-01-29T06:22:00Z">
        <w:r w:rsidR="00EE3228" w:rsidDel="00DB01F4">
          <w:delText>O</w:delText>
        </w:r>
      </w:del>
      <w:r w:rsidR="00EE3228">
        <w:t>ffloading</w:t>
      </w:r>
      <w:r w:rsidR="004B2812" w:rsidRPr="004B2812">
        <w:t xml:space="preserve"> </w:t>
      </w:r>
      <w:ins w:id="1286" w:author="Aditya" w:date="2016-01-29T06:22:00Z">
        <w:r w:rsidR="00DB01F4">
          <w:t>d</w:t>
        </w:r>
      </w:ins>
      <w:del w:id="1287" w:author="Aditya" w:date="2016-01-29T06:22:00Z">
        <w:r w:rsidR="004B2812" w:rsidRPr="004B2812" w:rsidDel="00DB01F4">
          <w:delText>D</w:delText>
        </w:r>
      </w:del>
      <w:r w:rsidR="004B2812" w:rsidRPr="004B2812">
        <w:t xml:space="preserve">ecision </w:t>
      </w:r>
      <w:ins w:id="1288" w:author="Aditya" w:date="2016-01-29T06:22:00Z">
        <w:r w:rsidR="00DB01F4">
          <w:t>e</w:t>
        </w:r>
      </w:ins>
      <w:del w:id="1289" w:author="Aditya" w:date="2016-01-29T06:22:00Z">
        <w:r w:rsidR="004B2812" w:rsidRPr="004B2812" w:rsidDel="00DB01F4">
          <w:delText>E</w:delText>
        </w:r>
      </w:del>
      <w:r w:rsidR="004B2812" w:rsidRPr="004B2812">
        <w:t xml:space="preserve">ngine requires a consistent network performance for </w:t>
      </w:r>
      <w:r w:rsidR="00EE3228">
        <w:t>offloading</w:t>
      </w:r>
      <w:r w:rsidR="004B2812" w:rsidRPr="004B2812">
        <w:t xml:space="preserve">. However, such consistency is difficult to achieve because of frequent mobile user movements and unstable network </w:t>
      </w:r>
      <w:r w:rsidR="00C21C49" w:rsidRPr="004B2812">
        <w:t>quality, which varies</w:t>
      </w:r>
      <w:del w:id="1290" w:author="Aditya" w:date="2016-01-30T11:12:00Z">
        <w:r w:rsidR="00C21C49" w:rsidRPr="004B2812" w:rsidDel="00FD7D30">
          <w:delText>,</w:delText>
        </w:r>
      </w:del>
      <w:r w:rsidR="004B2812" w:rsidRPr="004B2812">
        <w:t xml:space="preserve"> depending upon the </w:t>
      </w:r>
      <w:ins w:id="1291" w:author="Aditya" w:date="2016-01-30T06:03:00Z">
        <w:r w:rsidR="008D1EBE">
          <w:t>l</w:t>
        </w:r>
      </w:ins>
      <w:del w:id="1292" w:author="Aditya" w:date="2016-01-30T06:03:00Z">
        <w:r w:rsidR="004B2812" w:rsidRPr="004B2812" w:rsidDel="008D1EBE">
          <w:delText>L</w:delText>
        </w:r>
      </w:del>
      <w:r w:rsidR="004B2812" w:rsidRPr="004B2812">
        <w:t>ocation of the device, load on the network</w:t>
      </w:r>
      <w:ins w:id="1293" w:author="Aditya" w:date="2016-01-30T06:03:00Z">
        <w:r w:rsidR="008D1EBE">
          <w:t xml:space="preserve"> etc</w:t>
        </w:r>
      </w:ins>
      <w:r w:rsidR="004B2812" w:rsidRPr="004B2812">
        <w:t xml:space="preserve">. </w:t>
      </w:r>
      <w:del w:id="1294" w:author="Aditya" w:date="2016-01-30T14:49:00Z">
        <w:r w:rsidR="004B2812" w:rsidRPr="004B2812" w:rsidDel="009E6C4D">
          <w:delText>The power consumed by the network radio interface is known to contribute a considerable fraction of the total device power.</w:delText>
        </w:r>
      </w:del>
    </w:p>
    <w:p w14:paraId="493C4E24" w14:textId="284B5439" w:rsidR="004B2812" w:rsidRDefault="004B2812">
      <w:pPr>
        <w:rPr>
          <w:ins w:id="1295" w:author="Aditya" w:date="2016-01-28T14:04:00Z"/>
        </w:rPr>
      </w:pPr>
      <w:del w:id="1296" w:author="Aditya" w:date="2016-01-30T14:49:00Z">
        <w:r w:rsidRPr="004B2812" w:rsidDel="009E6C4D">
          <w:delText xml:space="preserve">With recent advent of 4G networks, there has been increased interest in the </w:delText>
        </w:r>
        <w:r w:rsidR="00EE3228" w:rsidDel="009E6C4D">
          <w:delText>offloading</w:delText>
        </w:r>
        <w:r w:rsidRPr="004B2812" w:rsidDel="009E6C4D">
          <w:delText xml:space="preserve"> domain, but our results show that 4G is less power </w:delText>
        </w:r>
        <w:r w:rsidR="00EE3228" w:rsidDel="009E6C4D">
          <w:delText>efficient</w:delText>
        </w:r>
        <w:r w:rsidRPr="004B2812" w:rsidDel="009E6C4D">
          <w:delText xml:space="preserve"> compared to </w:delText>
        </w:r>
        <w:r w:rsidR="00C21C49" w:rsidRPr="004B2812" w:rsidDel="009E6C4D">
          <w:delText>Wi-Fi</w:delText>
        </w:r>
        <w:r w:rsidRPr="004B2812" w:rsidDel="009E6C4D">
          <w:delText xml:space="preserve">, and even less power </w:delText>
        </w:r>
        <w:r w:rsidR="00EE3228" w:rsidDel="009E6C4D">
          <w:delText>efficient</w:delText>
        </w:r>
        <w:r w:rsidRPr="004B2812" w:rsidDel="009E6C4D">
          <w:delText xml:space="preserve"> than 3G which is also </w:delText>
        </w:r>
        <w:r w:rsidR="00665D09" w:rsidDel="009E6C4D">
          <w:delText>confirmed</w:delText>
        </w:r>
        <w:r w:rsidRPr="004B2812" w:rsidDel="009E6C4D">
          <w:delText xml:space="preserve"> in </w:delText>
        </w:r>
      </w:del>
      <w:del w:id="1297" w:author="Aditya" w:date="2016-01-30T11:15:00Z">
        <w:r w:rsidRPr="004B2812" w:rsidDel="00FD7D30">
          <w:delText xml:space="preserve">some of </w:delText>
        </w:r>
      </w:del>
      <w:del w:id="1298" w:author="Aditya" w:date="2016-01-30T14:49:00Z">
        <w:r w:rsidRPr="004B2812" w:rsidDel="009E6C4D">
          <w:delText xml:space="preserve">the prior works [19]. </w:delText>
        </w:r>
      </w:del>
      <w:del w:id="1299" w:author="Aditya" w:date="2016-01-30T06:04:00Z">
        <w:r w:rsidRPr="004B2812" w:rsidDel="008D1EBE">
          <w:delText xml:space="preserve">4G phones are supposed to be  faster, but </w:delText>
        </w:r>
        <w:r w:rsidR="00C21C49" w:rsidRPr="004B2812" w:rsidDel="008D1EBE">
          <w:delText>that is</w:delText>
        </w:r>
        <w:r w:rsidRPr="004B2812" w:rsidDel="008D1EBE">
          <w:delText xml:space="preserve"> not always the case.  </w:delText>
        </w:r>
      </w:del>
      <w:ins w:id="1300" w:author="Aditya" w:date="2016-01-30T06:04:00Z">
        <w:r w:rsidR="00A01979">
          <w:t xml:space="preserve">In the next </w:t>
        </w:r>
      </w:ins>
      <w:ins w:id="1301" w:author="Aditya" w:date="2016-01-30T17:12:00Z">
        <w:r w:rsidR="006C75FC">
          <w:t>section,</w:t>
        </w:r>
      </w:ins>
      <w:ins w:id="1302" w:author="Aditya" w:date="2016-01-30T06:04:00Z">
        <w:r w:rsidR="00A01979">
          <w:t xml:space="preserve"> we discuss the need of </w:t>
        </w:r>
      </w:ins>
      <w:ins w:id="1303" w:author="Aditya" w:date="2016-01-30T06:05:00Z">
        <w:r w:rsidR="00A01979">
          <w:t>selecting a right network for smartphone while offloading applications.</w:t>
        </w:r>
      </w:ins>
    </w:p>
    <w:p w14:paraId="43B1CAE2" w14:textId="77777777" w:rsidR="00A13130" w:rsidRPr="004B2812" w:rsidRDefault="00A13130" w:rsidP="004B2812"/>
    <w:p w14:paraId="298EA64D" w14:textId="77777777" w:rsidR="00F52388" w:rsidRDefault="00863372" w:rsidP="008E5BE2">
      <w:pPr>
        <w:pStyle w:val="Heading3"/>
        <w:rPr>
          <w:ins w:id="1304" w:author="Aditya" w:date="2016-01-30T14:49:00Z"/>
        </w:rPr>
      </w:pPr>
      <w:bookmarkStart w:id="1305" w:name="_Toc441811471"/>
      <w:r>
        <w:t>5</w:t>
      </w:r>
      <w:r w:rsidR="00F52388" w:rsidRPr="005A546E">
        <w:t xml:space="preserve">.1 </w:t>
      </w:r>
      <w:r w:rsidR="004B2812" w:rsidRPr="004B2812">
        <w:t xml:space="preserve">Need to choose right network while </w:t>
      </w:r>
      <w:r w:rsidR="00C21C49">
        <w:t>offloading</w:t>
      </w:r>
      <w:r w:rsidR="00F3058B">
        <w:t xml:space="preserve"> because of Network Inconsistency</w:t>
      </w:r>
      <w:bookmarkEnd w:id="1305"/>
    </w:p>
    <w:p w14:paraId="166ED9BD" w14:textId="5ADEB8DF" w:rsidR="009E6C4D" w:rsidRPr="009E6C4D" w:rsidDel="0054070E" w:rsidRDefault="009E6C4D">
      <w:pPr>
        <w:rPr>
          <w:del w:id="1306" w:author="Aditya" w:date="2016-01-30T16:54:00Z"/>
          <w:rPrChange w:id="1307" w:author="Aditya" w:date="2016-01-30T14:49:00Z">
            <w:rPr>
              <w:del w:id="1308" w:author="Aditya" w:date="2016-01-30T16:54:00Z"/>
            </w:rPr>
          </w:rPrChange>
        </w:rPr>
        <w:pPrChange w:id="1309" w:author="Aditya" w:date="2016-01-30T16:54:00Z">
          <w:pPr>
            <w:pStyle w:val="Heading3"/>
          </w:pPr>
        </w:pPrChange>
      </w:pPr>
      <w:ins w:id="1310" w:author="Aditya" w:date="2016-01-30T14:49:00Z">
        <w:r w:rsidRPr="004B2812">
          <w:t>The power consumed by the network radio interface is known to contribute a considerable fraction of the total device power.</w:t>
        </w:r>
      </w:ins>
      <w:ins w:id="1311" w:author="Aditya" w:date="2016-01-30T16:53:00Z">
        <w:r w:rsidR="0054070E">
          <w:t xml:space="preserve"> </w:t>
        </w:r>
      </w:ins>
      <w:ins w:id="1312" w:author="Aditya" w:date="2016-01-30T14:49:00Z">
        <w:r w:rsidRPr="004B2812">
          <w:t xml:space="preserve">With recent advent of 4G networks, there has been increased interest in the </w:t>
        </w:r>
        <w:r>
          <w:t>offloading</w:t>
        </w:r>
        <w:r w:rsidRPr="004B2812">
          <w:t xml:space="preserve"> domain, </w:t>
        </w:r>
      </w:ins>
    </w:p>
    <w:p w14:paraId="608EAF0A" w14:textId="7B69041B" w:rsidR="004B2812" w:rsidDel="0054070E" w:rsidRDefault="004B2812">
      <w:pPr>
        <w:rPr>
          <w:del w:id="1313" w:author="Aditya" w:date="2016-01-30T16:54:00Z"/>
          <w:rFonts w:cs="Times New Roman"/>
          <w:szCs w:val="24"/>
        </w:rPr>
      </w:pPr>
      <w:del w:id="1314" w:author="Aditya" w:date="2016-01-30T16:54:00Z">
        <w:r w:rsidRPr="004B2812" w:rsidDel="0054070E">
          <w:rPr>
            <w:rFonts w:cs="Times New Roman"/>
            <w:szCs w:val="24"/>
          </w:rPr>
          <w:delText xml:space="preserve">With the advances in networking </w:delText>
        </w:r>
        <w:r w:rsidR="00C21C49" w:rsidRPr="004B2812" w:rsidDel="0054070E">
          <w:rPr>
            <w:rFonts w:cs="Times New Roman"/>
            <w:szCs w:val="24"/>
          </w:rPr>
          <w:delText>technology,</w:delText>
        </w:r>
        <w:r w:rsidRPr="004B2812" w:rsidDel="0054070E">
          <w:rPr>
            <w:rFonts w:cs="Times New Roman"/>
            <w:szCs w:val="24"/>
          </w:rPr>
          <w:delText xml:space="preserve"> we have 4G available to us, </w:delText>
        </w:r>
      </w:del>
      <w:r w:rsidRPr="004B2812">
        <w:rPr>
          <w:rFonts w:cs="Times New Roman"/>
          <w:szCs w:val="24"/>
        </w:rPr>
        <w:t xml:space="preserve">but it is </w:t>
      </w:r>
      <w:del w:id="1315" w:author="Aditya" w:date="2016-01-30T16:54:00Z">
        <w:r w:rsidRPr="004B2812" w:rsidDel="0054070E">
          <w:rPr>
            <w:rFonts w:cs="Times New Roman"/>
            <w:szCs w:val="24"/>
          </w:rPr>
          <w:delText xml:space="preserve">seen </w:delText>
        </w:r>
      </w:del>
      <w:ins w:id="1316" w:author="Aditya" w:date="2016-01-30T16:54:00Z">
        <w:r w:rsidR="0054070E">
          <w:rPr>
            <w:rFonts w:cs="Times New Roman"/>
            <w:szCs w:val="24"/>
          </w:rPr>
          <w:t>found</w:t>
        </w:r>
        <w:r w:rsidR="0054070E" w:rsidRPr="004B2812">
          <w:rPr>
            <w:rFonts w:cs="Times New Roman"/>
            <w:szCs w:val="24"/>
          </w:rPr>
          <w:t xml:space="preserve"> </w:t>
        </w:r>
      </w:ins>
      <w:r w:rsidRPr="004B2812">
        <w:rPr>
          <w:rFonts w:cs="Times New Roman"/>
          <w:szCs w:val="24"/>
        </w:rPr>
        <w:t>that 4G consumes more energy than</w:t>
      </w:r>
      <w:r>
        <w:rPr>
          <w:rFonts w:cs="Times New Roman"/>
          <w:szCs w:val="24"/>
        </w:rPr>
        <w:t xml:space="preserve"> </w:t>
      </w:r>
      <w:del w:id="1317" w:author="Aditya" w:date="2016-01-30T16:54:00Z">
        <w:r w:rsidRPr="004B2812" w:rsidDel="0054070E">
          <w:rPr>
            <w:rFonts w:cs="Times New Roman"/>
            <w:szCs w:val="24"/>
          </w:rPr>
          <w:delText xml:space="preserve">3G and </w:delText>
        </w:r>
      </w:del>
      <w:r w:rsidR="00C21C49" w:rsidRPr="004B2812">
        <w:rPr>
          <w:rFonts w:cs="Times New Roman"/>
          <w:szCs w:val="24"/>
        </w:rPr>
        <w:t>Wi-Fi</w:t>
      </w:r>
      <w:ins w:id="1318" w:author="Aditya" w:date="2016-01-30T06:06:00Z">
        <w:r w:rsidR="00A01979">
          <w:rPr>
            <w:rFonts w:cs="Times New Roman"/>
            <w:szCs w:val="24"/>
          </w:rPr>
          <w:t xml:space="preserve"> </w:t>
        </w:r>
      </w:ins>
      <w:ins w:id="1319" w:author="Aditya" w:date="2016-01-30T16:54:00Z">
        <w:r w:rsidR="0054070E">
          <w:rPr>
            <w:rFonts w:cs="Times New Roman"/>
            <w:szCs w:val="24"/>
          </w:rPr>
          <w:t xml:space="preserve">and </w:t>
        </w:r>
        <w:r w:rsidR="0054070E" w:rsidRPr="004B2812">
          <w:rPr>
            <w:rFonts w:cs="Times New Roman"/>
            <w:szCs w:val="24"/>
          </w:rPr>
          <w:t xml:space="preserve">3G </w:t>
        </w:r>
      </w:ins>
      <w:ins w:id="1320" w:author="Aditya" w:date="2016-01-30T06:06:00Z">
        <w:r w:rsidR="00A01979" w:rsidRPr="004B2812">
          <w:t>[19].</w:t>
        </w:r>
      </w:ins>
      <w:del w:id="1321" w:author="Aditya" w:date="2016-01-30T06:06:00Z">
        <w:r w:rsidRPr="004B2812" w:rsidDel="00A01979">
          <w:rPr>
            <w:rFonts w:cs="Times New Roman"/>
            <w:szCs w:val="24"/>
          </w:rPr>
          <w:delText>.</w:delText>
        </w:r>
      </w:del>
      <w:r w:rsidR="00B71BE8" w:rsidRPr="00B71BE8">
        <w:rPr>
          <w:rFonts w:cs="Times New Roman"/>
          <w:szCs w:val="24"/>
        </w:rPr>
        <w:t xml:space="preserve"> </w:t>
      </w:r>
    </w:p>
    <w:p w14:paraId="5CDDEF05" w14:textId="51CE05F3" w:rsidR="004B2812" w:rsidRDefault="004B2812">
      <w:pPr>
        <w:rPr>
          <w:rFonts w:cs="Times New Roman"/>
          <w:szCs w:val="24"/>
        </w:rPr>
      </w:pPr>
      <w:del w:id="1322" w:author="Aditya" w:date="2016-01-30T16:56:00Z">
        <w:r w:rsidRPr="004B2812" w:rsidDel="0054070E">
          <w:rPr>
            <w:rFonts w:cs="Times New Roman"/>
            <w:szCs w:val="24"/>
          </w:rPr>
          <w:delText>In general</w:delText>
        </w:r>
      </w:del>
      <w:ins w:id="1323" w:author="Aditya" w:date="2016-01-30T16:56:00Z">
        <w:r w:rsidR="0054070E">
          <w:rPr>
            <w:rFonts w:cs="Times New Roman"/>
            <w:szCs w:val="24"/>
          </w:rPr>
          <w:t>Usually</w:t>
        </w:r>
      </w:ins>
      <w:r w:rsidRPr="004B2812">
        <w:rPr>
          <w:rFonts w:cs="Times New Roman"/>
          <w:szCs w:val="24"/>
        </w:rPr>
        <w:t xml:space="preserve">, anything involving transferring large amounts of data gets a big boost from 4G. If </w:t>
      </w:r>
      <w:r w:rsidR="00F3058B">
        <w:rPr>
          <w:rFonts w:cs="Times New Roman"/>
          <w:szCs w:val="24"/>
        </w:rPr>
        <w:t>the device is</w:t>
      </w:r>
      <w:r w:rsidRPr="004B2812">
        <w:rPr>
          <w:rFonts w:cs="Times New Roman"/>
          <w:szCs w:val="24"/>
        </w:rPr>
        <w:t xml:space="preserve"> in </w:t>
      </w:r>
      <w:del w:id="1324" w:author="Aditya" w:date="2016-01-31T06:16:00Z">
        <w:r w:rsidRPr="004B2812" w:rsidDel="00D60BEA">
          <w:rPr>
            <w:rFonts w:cs="Times New Roman"/>
            <w:szCs w:val="24"/>
          </w:rPr>
          <w:delText xml:space="preserve">an </w:delText>
        </w:r>
      </w:del>
      <w:ins w:id="1325" w:author="Aditya" w:date="2016-01-31T06:16:00Z">
        <w:r w:rsidR="00D60BEA">
          <w:rPr>
            <w:rFonts w:cs="Times New Roman"/>
            <w:szCs w:val="24"/>
          </w:rPr>
          <w:t>the</w:t>
        </w:r>
        <w:r w:rsidR="00D60BEA" w:rsidRPr="004B2812">
          <w:rPr>
            <w:rFonts w:cs="Times New Roman"/>
            <w:szCs w:val="24"/>
          </w:rPr>
          <w:t xml:space="preserve"> </w:t>
        </w:r>
      </w:ins>
      <w:r w:rsidRPr="004B2812">
        <w:rPr>
          <w:rFonts w:cs="Times New Roman"/>
          <w:szCs w:val="24"/>
        </w:rPr>
        <w:t xml:space="preserve">area that </w:t>
      </w:r>
      <w:r w:rsidR="0094205C" w:rsidRPr="004B2812">
        <w:rPr>
          <w:rFonts w:cs="Times New Roman"/>
          <w:szCs w:val="24"/>
        </w:rPr>
        <w:t>does not</w:t>
      </w:r>
      <w:r w:rsidRPr="004B2812">
        <w:rPr>
          <w:rFonts w:cs="Times New Roman"/>
          <w:szCs w:val="24"/>
        </w:rPr>
        <w:t xml:space="preserve"> have 4G coverage, </w:t>
      </w:r>
      <w:r w:rsidR="00C21C49" w:rsidRPr="004B2812">
        <w:rPr>
          <w:rFonts w:cs="Times New Roman"/>
          <w:szCs w:val="24"/>
        </w:rPr>
        <w:t>there is</w:t>
      </w:r>
      <w:r w:rsidRPr="004B2812">
        <w:rPr>
          <w:rFonts w:cs="Times New Roman"/>
          <w:szCs w:val="24"/>
        </w:rPr>
        <w:t xml:space="preserve"> no advantage to a 4G phone</w:t>
      </w:r>
      <w:r w:rsidR="00F3058B">
        <w:rPr>
          <w:rFonts w:cs="Times New Roman"/>
          <w:szCs w:val="24"/>
        </w:rPr>
        <w:t xml:space="preserve">, and if </w:t>
      </w:r>
      <w:del w:id="1326" w:author="Aditya" w:date="2016-01-30T16:57:00Z">
        <w:r w:rsidR="00F3058B" w:rsidDel="0054070E">
          <w:rPr>
            <w:rFonts w:cs="Times New Roman"/>
            <w:szCs w:val="24"/>
          </w:rPr>
          <w:delText>we</w:delText>
        </w:r>
        <w:r w:rsidRPr="004B2812" w:rsidDel="0054070E">
          <w:rPr>
            <w:rFonts w:cs="Times New Roman"/>
            <w:szCs w:val="24"/>
          </w:rPr>
          <w:delText xml:space="preserve"> </w:delText>
        </w:r>
        <w:r w:rsidR="00C21C49" w:rsidRPr="004B2812" w:rsidDel="0054070E">
          <w:rPr>
            <w:rFonts w:cs="Times New Roman"/>
            <w:szCs w:val="24"/>
          </w:rPr>
          <w:delText>do not</w:delText>
        </w:r>
        <w:r w:rsidR="0094205C" w:rsidDel="0054070E">
          <w:rPr>
            <w:rFonts w:cs="Times New Roman"/>
            <w:szCs w:val="24"/>
          </w:rPr>
          <w:delText xml:space="preserve"> disable </w:delText>
        </w:r>
      </w:del>
      <w:r w:rsidR="0094205C">
        <w:rPr>
          <w:rFonts w:cs="Times New Roman"/>
          <w:szCs w:val="24"/>
        </w:rPr>
        <w:t>4G</w:t>
      </w:r>
      <w:ins w:id="1327" w:author="Aditya" w:date="2016-01-30T16:57:00Z">
        <w:r w:rsidR="0054070E">
          <w:rPr>
            <w:rFonts w:cs="Times New Roman"/>
            <w:szCs w:val="24"/>
          </w:rPr>
          <w:t xml:space="preserve"> network search is not disabled</w:t>
        </w:r>
      </w:ins>
      <w:ins w:id="1328" w:author="Aditya" w:date="2016-01-30T16:58:00Z">
        <w:r w:rsidR="0054070E">
          <w:rPr>
            <w:rFonts w:cs="Times New Roman"/>
            <w:szCs w:val="24"/>
          </w:rPr>
          <w:t>, then</w:t>
        </w:r>
      </w:ins>
      <w:del w:id="1329" w:author="Aditya" w:date="2016-01-30T16:58:00Z">
        <w:r w:rsidR="00F3058B" w:rsidDel="0054070E">
          <w:rPr>
            <w:rFonts w:cs="Times New Roman"/>
            <w:szCs w:val="24"/>
          </w:rPr>
          <w:delText>,</w:delText>
        </w:r>
      </w:del>
      <w:r w:rsidR="00F3058B">
        <w:rPr>
          <w:rFonts w:cs="Times New Roman"/>
          <w:szCs w:val="24"/>
        </w:rPr>
        <w:t xml:space="preserve"> </w:t>
      </w:r>
      <w:r w:rsidRPr="004B2812">
        <w:rPr>
          <w:rFonts w:cs="Times New Roman"/>
          <w:szCs w:val="24"/>
        </w:rPr>
        <w:t xml:space="preserve">the radio's search for a non-existent signal will drain </w:t>
      </w:r>
      <w:r w:rsidR="00F3058B">
        <w:rPr>
          <w:rFonts w:cs="Times New Roman"/>
          <w:szCs w:val="24"/>
        </w:rPr>
        <w:t>the</w:t>
      </w:r>
      <w:r w:rsidRPr="004B2812">
        <w:rPr>
          <w:rFonts w:cs="Times New Roman"/>
          <w:szCs w:val="24"/>
        </w:rPr>
        <w:t xml:space="preserve"> battery quickly. </w:t>
      </w:r>
    </w:p>
    <w:p w14:paraId="49276B3B" w14:textId="26F8E117" w:rsidR="003F3746" w:rsidRPr="003F3746" w:rsidRDefault="00936BF0" w:rsidP="003F3746">
      <w:pPr>
        <w:rPr>
          <w:rFonts w:cs="Times New Roman"/>
          <w:szCs w:val="24"/>
        </w:rPr>
      </w:pPr>
      <w:del w:id="1330" w:author="Aditya" w:date="2016-01-30T17:00:00Z">
        <w:r w:rsidDel="0054070E">
          <w:rPr>
            <w:rFonts w:cs="Times New Roman"/>
            <w:szCs w:val="24"/>
          </w:rPr>
          <w:lastRenderedPageBreak/>
          <w:delText xml:space="preserve">Level </w:delText>
        </w:r>
      </w:del>
      <w:ins w:id="1331" w:author="Aditya" w:date="2016-01-30T17:00:00Z">
        <w:r w:rsidR="0054070E">
          <w:rPr>
            <w:rFonts w:cs="Times New Roman"/>
            <w:szCs w:val="24"/>
          </w:rPr>
          <w:t xml:space="preserve">Network quality </w:t>
        </w:r>
      </w:ins>
      <w:r>
        <w:rPr>
          <w:rFonts w:cs="Times New Roman"/>
          <w:szCs w:val="24"/>
        </w:rPr>
        <w:t xml:space="preserve">of </w:t>
      </w:r>
      <w:del w:id="1332" w:author="Aditya" w:date="2016-01-30T17:00:00Z">
        <w:r w:rsidDel="0054070E">
          <w:rPr>
            <w:rFonts w:cs="Times New Roman"/>
            <w:szCs w:val="24"/>
          </w:rPr>
          <w:delText xml:space="preserve">connection on </w:delText>
        </w:r>
      </w:del>
      <w:r>
        <w:rPr>
          <w:rFonts w:cs="Times New Roman"/>
          <w:szCs w:val="24"/>
        </w:rPr>
        <w:t>4G</w:t>
      </w:r>
      <w:r w:rsidR="003F3746" w:rsidRPr="003F3746">
        <w:rPr>
          <w:rFonts w:cs="Times New Roman"/>
          <w:szCs w:val="24"/>
        </w:rPr>
        <w:t xml:space="preserve"> </w:t>
      </w:r>
      <w:ins w:id="1333" w:author="Aditya" w:date="2016-01-30T17:00:00Z">
        <w:r w:rsidR="0054070E">
          <w:rPr>
            <w:rFonts w:cs="Times New Roman"/>
            <w:szCs w:val="24"/>
          </w:rPr>
          <w:t xml:space="preserve">connection </w:t>
        </w:r>
      </w:ins>
      <w:r w:rsidR="00665D09">
        <w:rPr>
          <w:rFonts w:cs="Times New Roman"/>
          <w:szCs w:val="24"/>
        </w:rPr>
        <w:t xml:space="preserve">at </w:t>
      </w:r>
      <w:del w:id="1334" w:author="Aditya" w:date="2016-01-30T17:00:00Z">
        <w:r w:rsidR="00665D09" w:rsidDel="0054070E">
          <w:rPr>
            <w:rFonts w:cs="Times New Roman"/>
            <w:szCs w:val="24"/>
          </w:rPr>
          <w:delText xml:space="preserve">your </w:delText>
        </w:r>
      </w:del>
      <w:ins w:id="1335" w:author="Aditya" w:date="2016-01-30T17:00:00Z">
        <w:r w:rsidR="0054070E">
          <w:rPr>
            <w:rFonts w:cs="Times New Roman"/>
            <w:szCs w:val="24"/>
          </w:rPr>
          <w:t xml:space="preserve">device’s </w:t>
        </w:r>
      </w:ins>
      <w:del w:id="1336" w:author="Aditya" w:date="2016-01-30T17:00:00Z">
        <w:r w:rsidR="00665D09" w:rsidDel="0054070E">
          <w:rPr>
            <w:rFonts w:cs="Times New Roman"/>
            <w:szCs w:val="24"/>
          </w:rPr>
          <w:delText xml:space="preserve">current </w:delText>
        </w:r>
      </w:del>
      <w:r w:rsidR="00665D09">
        <w:rPr>
          <w:rFonts w:cs="Times New Roman"/>
          <w:szCs w:val="24"/>
        </w:rPr>
        <w:t xml:space="preserve">location </w:t>
      </w:r>
      <w:del w:id="1337" w:author="Aditya" w:date="2016-01-30T17:00:00Z">
        <w:r w:rsidR="003F3746" w:rsidRPr="003F3746" w:rsidDel="0054070E">
          <w:rPr>
            <w:rFonts w:cs="Times New Roman"/>
            <w:szCs w:val="24"/>
          </w:rPr>
          <w:delText xml:space="preserve">will </w:delText>
        </w:r>
      </w:del>
      <w:r w:rsidR="003F3746" w:rsidRPr="003F3746">
        <w:rPr>
          <w:rFonts w:cs="Times New Roman"/>
          <w:szCs w:val="24"/>
        </w:rPr>
        <w:t>greatly affect</w:t>
      </w:r>
      <w:ins w:id="1338" w:author="Aditya" w:date="2016-01-30T17:00:00Z">
        <w:r w:rsidR="0054070E">
          <w:rPr>
            <w:rFonts w:cs="Times New Roman"/>
            <w:szCs w:val="24"/>
          </w:rPr>
          <w:t>s</w:t>
        </w:r>
      </w:ins>
      <w:r w:rsidR="003F3746" w:rsidRPr="003F3746">
        <w:rPr>
          <w:rFonts w:cs="Times New Roman"/>
          <w:szCs w:val="24"/>
        </w:rPr>
        <w:t xml:space="preserve"> </w:t>
      </w:r>
      <w:del w:id="1339" w:author="Aditya" w:date="2016-01-30T17:00:00Z">
        <w:r w:rsidR="003F3746" w:rsidRPr="003F3746" w:rsidDel="0054070E">
          <w:rPr>
            <w:rFonts w:cs="Times New Roman"/>
            <w:szCs w:val="24"/>
          </w:rPr>
          <w:delText xml:space="preserve">your </w:delText>
        </w:r>
      </w:del>
      <w:ins w:id="1340" w:author="Aditya" w:date="2016-01-30T17:00:00Z">
        <w:r w:rsidR="0054070E">
          <w:rPr>
            <w:rFonts w:cs="Times New Roman"/>
            <w:szCs w:val="24"/>
          </w:rPr>
          <w:t>the</w:t>
        </w:r>
        <w:r w:rsidR="0054070E" w:rsidRPr="003F3746">
          <w:rPr>
            <w:rFonts w:cs="Times New Roman"/>
            <w:szCs w:val="24"/>
          </w:rPr>
          <w:t xml:space="preserve"> </w:t>
        </w:r>
      </w:ins>
      <w:r w:rsidR="003F3746" w:rsidRPr="003F3746">
        <w:rPr>
          <w:rFonts w:cs="Times New Roman"/>
          <w:szCs w:val="24"/>
        </w:rPr>
        <w:t>battery life.</w:t>
      </w:r>
      <w:ins w:id="1341" w:author="Aditya" w:date="2016-01-30T17:05:00Z">
        <w:r w:rsidR="006C75FC">
          <w:rPr>
            <w:rFonts w:cs="Times New Roman"/>
            <w:szCs w:val="24"/>
          </w:rPr>
          <w:t xml:space="preserve"> </w:t>
        </w:r>
      </w:ins>
      <w:del w:id="1342" w:author="Aditya" w:date="2016-01-30T17:04:00Z">
        <w:r w:rsidR="003F3746" w:rsidRPr="003F3746" w:rsidDel="006C75FC">
          <w:rPr>
            <w:rFonts w:cs="Times New Roman"/>
            <w:szCs w:val="24"/>
          </w:rPr>
          <w:delText xml:space="preserve"> Meaning, i</w:delText>
        </w:r>
      </w:del>
      <w:ins w:id="1343" w:author="Aditya" w:date="2016-01-30T17:05:00Z">
        <w:r w:rsidR="006C75FC">
          <w:rPr>
            <w:rFonts w:cs="Times New Roman"/>
            <w:szCs w:val="24"/>
          </w:rPr>
          <w:t>In case of</w:t>
        </w:r>
      </w:ins>
      <w:del w:id="1344" w:author="Aditya" w:date="2016-01-30T17:05:00Z">
        <w:r w:rsidR="003F3746" w:rsidRPr="003F3746" w:rsidDel="006C75FC">
          <w:rPr>
            <w:rFonts w:cs="Times New Roman"/>
            <w:szCs w:val="24"/>
          </w:rPr>
          <w:delText>f you have</w:delText>
        </w:r>
      </w:del>
      <w:r w:rsidR="003F3746" w:rsidRPr="003F3746">
        <w:rPr>
          <w:rFonts w:cs="Times New Roman"/>
          <w:szCs w:val="24"/>
        </w:rPr>
        <w:t xml:space="preserve"> a weak signal</w:t>
      </w:r>
      <w:r w:rsidR="00665D09">
        <w:rPr>
          <w:rFonts w:cs="Times New Roman"/>
          <w:szCs w:val="24"/>
        </w:rPr>
        <w:t>,</w:t>
      </w:r>
      <w:r w:rsidR="003F3746" w:rsidRPr="003F3746">
        <w:rPr>
          <w:rFonts w:cs="Times New Roman"/>
          <w:szCs w:val="24"/>
        </w:rPr>
        <w:t xml:space="preserve"> </w:t>
      </w:r>
      <w:del w:id="1345" w:author="Aditya" w:date="2016-01-30T17:05:00Z">
        <w:r w:rsidR="003F3746" w:rsidRPr="003F3746" w:rsidDel="006C75FC">
          <w:rPr>
            <w:rFonts w:cs="Times New Roman"/>
            <w:szCs w:val="24"/>
          </w:rPr>
          <w:delText xml:space="preserve">your </w:delText>
        </w:r>
      </w:del>
      <w:ins w:id="1346" w:author="Aditya" w:date="2016-01-30T17:05:00Z">
        <w:r w:rsidR="006C75FC">
          <w:rPr>
            <w:rFonts w:cs="Times New Roman"/>
            <w:szCs w:val="24"/>
          </w:rPr>
          <w:t>the</w:t>
        </w:r>
        <w:r w:rsidR="006C75FC" w:rsidRPr="003F3746">
          <w:rPr>
            <w:rFonts w:cs="Times New Roman"/>
            <w:szCs w:val="24"/>
          </w:rPr>
          <w:t xml:space="preserve"> </w:t>
        </w:r>
      </w:ins>
      <w:r w:rsidR="003F3746" w:rsidRPr="003F3746">
        <w:rPr>
          <w:rFonts w:cs="Times New Roman"/>
          <w:szCs w:val="24"/>
        </w:rPr>
        <w:t xml:space="preserve">device </w:t>
      </w:r>
      <w:del w:id="1347" w:author="Aditya" w:date="2016-01-30T17:07:00Z">
        <w:r w:rsidR="003F3746" w:rsidRPr="003F3746" w:rsidDel="006C75FC">
          <w:rPr>
            <w:rFonts w:cs="Times New Roman"/>
            <w:szCs w:val="24"/>
          </w:rPr>
          <w:delText>will be using</w:delText>
        </w:r>
      </w:del>
      <w:ins w:id="1348" w:author="Aditya" w:date="2016-01-30T17:07:00Z">
        <w:r w:rsidR="006C75FC">
          <w:rPr>
            <w:rFonts w:cs="Times New Roman"/>
            <w:szCs w:val="24"/>
          </w:rPr>
          <w:t>uses</w:t>
        </w:r>
      </w:ins>
      <w:r w:rsidR="003F3746" w:rsidRPr="003F3746">
        <w:rPr>
          <w:rFonts w:cs="Times New Roman"/>
          <w:szCs w:val="24"/>
        </w:rPr>
        <w:t xml:space="preserve"> more power to get data sent and received to and from the network</w:t>
      </w:r>
      <w:ins w:id="1349" w:author="Aditya" w:date="2016-01-30T17:07:00Z">
        <w:r w:rsidR="006C75FC">
          <w:rPr>
            <w:rFonts w:cs="Times New Roman"/>
            <w:szCs w:val="24"/>
          </w:rPr>
          <w:t>.</w:t>
        </w:r>
      </w:ins>
      <w:del w:id="1350" w:author="Aditya" w:date="2016-01-30T17:07:00Z">
        <w:r w:rsidR="003F3746" w:rsidRPr="003F3746" w:rsidDel="006C75FC">
          <w:rPr>
            <w:rFonts w:cs="Times New Roman"/>
            <w:szCs w:val="24"/>
          </w:rPr>
          <w:delText>, which will eat your battery up.</w:delText>
        </w:r>
      </w:del>
      <w:r w:rsidR="003F3746" w:rsidRPr="003F3746">
        <w:rPr>
          <w:rFonts w:cs="Times New Roman"/>
          <w:szCs w:val="24"/>
        </w:rPr>
        <w:t xml:space="preserve"> A strong 4</w:t>
      </w:r>
      <w:r w:rsidR="00264C53">
        <w:rPr>
          <w:rFonts w:cs="Times New Roman"/>
          <w:szCs w:val="24"/>
        </w:rPr>
        <w:t>G</w:t>
      </w:r>
      <w:r w:rsidR="003F3746" w:rsidRPr="003F3746">
        <w:rPr>
          <w:rFonts w:cs="Times New Roman"/>
          <w:szCs w:val="24"/>
        </w:rPr>
        <w:t xml:space="preserve"> signal will </w:t>
      </w:r>
      <w:del w:id="1351" w:author="Aditya" w:date="2016-01-31T06:17:00Z">
        <w:r w:rsidR="003F3746" w:rsidRPr="003F3746" w:rsidDel="00D60BEA">
          <w:rPr>
            <w:rFonts w:cs="Times New Roman"/>
            <w:szCs w:val="24"/>
          </w:rPr>
          <w:delText>of course</w:delText>
        </w:r>
      </w:del>
      <w:ins w:id="1352" w:author="Aditya" w:date="2016-01-31T06:17:00Z">
        <w:r w:rsidR="00D60BEA" w:rsidRPr="003F3746">
          <w:rPr>
            <w:rFonts w:cs="Times New Roman"/>
            <w:szCs w:val="24"/>
          </w:rPr>
          <w:t>of course</w:t>
        </w:r>
      </w:ins>
      <w:r w:rsidR="003F3746" w:rsidRPr="003F3746">
        <w:rPr>
          <w:rFonts w:cs="Times New Roman"/>
          <w:szCs w:val="24"/>
        </w:rPr>
        <w:t xml:space="preserve"> use</w:t>
      </w:r>
      <w:ins w:id="1353" w:author="Aditya" w:date="2016-01-31T06:17:00Z">
        <w:r w:rsidR="00D60BEA">
          <w:rPr>
            <w:rFonts w:cs="Times New Roman"/>
            <w:szCs w:val="24"/>
          </w:rPr>
          <w:t>s</w:t>
        </w:r>
      </w:ins>
      <w:r w:rsidR="003F3746" w:rsidRPr="003F3746">
        <w:rPr>
          <w:rFonts w:cs="Times New Roman"/>
          <w:szCs w:val="24"/>
        </w:rPr>
        <w:t xml:space="preserve"> less </w:t>
      </w:r>
      <w:r w:rsidR="00C21C49" w:rsidRPr="003F3746">
        <w:rPr>
          <w:rFonts w:cs="Times New Roman"/>
          <w:szCs w:val="24"/>
        </w:rPr>
        <w:t>battery;</w:t>
      </w:r>
      <w:r w:rsidR="003F3746" w:rsidRPr="003F3746">
        <w:rPr>
          <w:rFonts w:cs="Times New Roman"/>
          <w:szCs w:val="24"/>
        </w:rPr>
        <w:t xml:space="preserve"> the biggest problem is the constant switching from 4G to 3G and back again. </w:t>
      </w:r>
      <w:r w:rsidR="00754C70">
        <w:rPr>
          <w:rFonts w:cs="Times New Roman"/>
          <w:szCs w:val="24"/>
        </w:rPr>
        <w:t xml:space="preserve">On the other </w:t>
      </w:r>
      <w:r w:rsidR="0094205C">
        <w:rPr>
          <w:rFonts w:cs="Times New Roman"/>
          <w:szCs w:val="24"/>
        </w:rPr>
        <w:t>hand,</w:t>
      </w:r>
      <w:r w:rsidR="00754C70">
        <w:rPr>
          <w:rFonts w:cs="Times New Roman"/>
          <w:szCs w:val="24"/>
        </w:rPr>
        <w:t xml:space="preserve"> different network carriers have varying performances even if they are of the same category as 3G or 4G. Not only that even with changing time the </w:t>
      </w:r>
      <w:r w:rsidR="0094205C">
        <w:rPr>
          <w:rFonts w:cs="Times New Roman"/>
          <w:szCs w:val="24"/>
        </w:rPr>
        <w:t>performances</w:t>
      </w:r>
      <w:r w:rsidR="00754C70">
        <w:rPr>
          <w:rFonts w:cs="Times New Roman"/>
          <w:szCs w:val="24"/>
        </w:rPr>
        <w:t xml:space="preserve"> of the network varies</w:t>
      </w:r>
      <w:r w:rsidR="00562681">
        <w:rPr>
          <w:rFonts w:cs="Times New Roman"/>
          <w:szCs w:val="24"/>
        </w:rPr>
        <w:t xml:space="preserve"> because of changing load on network traffic</w:t>
      </w:r>
      <w:r w:rsidR="00754C70">
        <w:rPr>
          <w:rFonts w:cs="Times New Roman"/>
          <w:szCs w:val="24"/>
        </w:rPr>
        <w:t xml:space="preserve">. We </w:t>
      </w:r>
      <w:del w:id="1354" w:author="Aditya" w:date="2016-01-30T17:08:00Z">
        <w:r w:rsidR="00562681" w:rsidDel="006C75FC">
          <w:rPr>
            <w:rFonts w:cs="Times New Roman"/>
            <w:szCs w:val="24"/>
          </w:rPr>
          <w:delText xml:space="preserve">can </w:delText>
        </w:r>
        <w:r w:rsidR="00754C70" w:rsidDel="006C75FC">
          <w:rPr>
            <w:rFonts w:cs="Times New Roman"/>
            <w:szCs w:val="24"/>
          </w:rPr>
          <w:delText>call</w:delText>
        </w:r>
      </w:del>
      <w:ins w:id="1355" w:author="Aditya" w:date="2016-01-30T17:08:00Z">
        <w:r w:rsidR="006C75FC">
          <w:rPr>
            <w:rFonts w:cs="Times New Roman"/>
            <w:szCs w:val="24"/>
          </w:rPr>
          <w:t>call</w:t>
        </w:r>
      </w:ins>
      <w:r w:rsidR="00754C70">
        <w:rPr>
          <w:rFonts w:cs="Times New Roman"/>
          <w:szCs w:val="24"/>
        </w:rPr>
        <w:t xml:space="preserve"> all these problems as ‘Network Inconsistency’. </w:t>
      </w:r>
    </w:p>
    <w:p w14:paraId="08499D2A" w14:textId="15C20C7C" w:rsidR="003F3746" w:rsidRDefault="003F3746" w:rsidP="003F3746">
      <w:pPr>
        <w:rPr>
          <w:ins w:id="1356" w:author="Aditya" w:date="2016-01-28T14:04:00Z"/>
          <w:rFonts w:cs="Times New Roman"/>
          <w:szCs w:val="24"/>
        </w:rPr>
      </w:pPr>
      <w:r w:rsidRPr="003F3746">
        <w:rPr>
          <w:rFonts w:cs="Times New Roman"/>
          <w:szCs w:val="24"/>
        </w:rPr>
        <w:t xml:space="preserve">To counter </w:t>
      </w:r>
      <w:del w:id="1357" w:author="Aditya" w:date="2016-01-30T17:09:00Z">
        <w:r w:rsidR="00754C70" w:rsidDel="006C75FC">
          <w:rPr>
            <w:rFonts w:cs="Times New Roman"/>
            <w:szCs w:val="24"/>
          </w:rPr>
          <w:delText>such</w:delText>
        </w:r>
        <w:r w:rsidRPr="003F3746" w:rsidDel="006C75FC">
          <w:rPr>
            <w:rFonts w:cs="Times New Roman"/>
            <w:szCs w:val="24"/>
          </w:rPr>
          <w:delText xml:space="preserve"> </w:delText>
        </w:r>
      </w:del>
      <w:r w:rsidRPr="003F3746">
        <w:rPr>
          <w:rFonts w:cs="Times New Roman"/>
          <w:szCs w:val="24"/>
        </w:rPr>
        <w:t xml:space="preserve">Network Inconsistency </w:t>
      </w:r>
      <w:r w:rsidR="00754C70">
        <w:rPr>
          <w:rFonts w:cs="Times New Roman"/>
          <w:szCs w:val="24"/>
        </w:rPr>
        <w:t xml:space="preserve">to some extent </w:t>
      </w:r>
      <w:r w:rsidRPr="003F3746">
        <w:rPr>
          <w:rFonts w:cs="Times New Roman"/>
          <w:szCs w:val="24"/>
        </w:rPr>
        <w:t xml:space="preserve">on the device and to optimize the </w:t>
      </w:r>
      <w:r w:rsidR="00EE3228">
        <w:rPr>
          <w:rFonts w:cs="Times New Roman"/>
          <w:szCs w:val="24"/>
        </w:rPr>
        <w:t>offloading</w:t>
      </w:r>
      <w:r w:rsidRPr="003F3746">
        <w:rPr>
          <w:rFonts w:cs="Times New Roman"/>
          <w:szCs w:val="24"/>
        </w:rPr>
        <w:t xml:space="preserve"> experience we </w:t>
      </w:r>
      <w:r w:rsidR="00EE7685">
        <w:rPr>
          <w:rFonts w:cs="Times New Roman"/>
          <w:szCs w:val="24"/>
        </w:rPr>
        <w:t>propose</w:t>
      </w:r>
      <w:r w:rsidRPr="003F3746">
        <w:rPr>
          <w:rFonts w:cs="Times New Roman"/>
          <w:szCs w:val="24"/>
        </w:rPr>
        <w:t xml:space="preserve"> a novel</w:t>
      </w:r>
      <w:r>
        <w:rPr>
          <w:rFonts w:cs="Times New Roman"/>
          <w:szCs w:val="24"/>
        </w:rPr>
        <w:t xml:space="preserve"> </w:t>
      </w:r>
      <w:r w:rsidR="00EE3228">
        <w:rPr>
          <w:rFonts w:cs="Times New Roman"/>
          <w:szCs w:val="24"/>
        </w:rPr>
        <w:t>offloading</w:t>
      </w:r>
      <w:r w:rsidRPr="003F3746">
        <w:rPr>
          <w:rFonts w:cs="Times New Roman"/>
          <w:szCs w:val="24"/>
        </w:rPr>
        <w:t xml:space="preserve"> technique based on </w:t>
      </w:r>
      <w:ins w:id="1358" w:author="Aditya" w:date="2016-01-30T17:10:00Z">
        <w:r w:rsidR="006C75FC">
          <w:rPr>
            <w:rFonts w:cs="Times New Roman"/>
            <w:szCs w:val="24"/>
          </w:rPr>
          <w:t>m</w:t>
        </w:r>
      </w:ins>
      <w:del w:id="1359" w:author="Aditya" w:date="2016-01-30T17:10:00Z">
        <w:r w:rsidRPr="003F3746" w:rsidDel="006C75FC">
          <w:rPr>
            <w:rFonts w:cs="Times New Roman"/>
            <w:szCs w:val="24"/>
          </w:rPr>
          <w:delText>M</w:delText>
        </w:r>
      </w:del>
      <w:r w:rsidRPr="003F3746">
        <w:rPr>
          <w:rFonts w:cs="Times New Roman"/>
          <w:szCs w:val="24"/>
        </w:rPr>
        <w:t xml:space="preserve">achine </w:t>
      </w:r>
      <w:ins w:id="1360" w:author="Aditya" w:date="2016-01-30T17:10:00Z">
        <w:r w:rsidR="006C75FC">
          <w:rPr>
            <w:rFonts w:cs="Times New Roman"/>
            <w:szCs w:val="24"/>
          </w:rPr>
          <w:t>l</w:t>
        </w:r>
      </w:ins>
      <w:del w:id="1361" w:author="Aditya" w:date="2016-01-30T17:10:00Z">
        <w:r w:rsidRPr="003F3746" w:rsidDel="006C75FC">
          <w:rPr>
            <w:rFonts w:cs="Times New Roman"/>
            <w:szCs w:val="24"/>
          </w:rPr>
          <w:delText>L</w:delText>
        </w:r>
      </w:del>
      <w:r w:rsidRPr="003F3746">
        <w:rPr>
          <w:rFonts w:cs="Times New Roman"/>
          <w:szCs w:val="24"/>
        </w:rPr>
        <w:t>earning which helps a device choose between the available networks with varying</w:t>
      </w:r>
      <w:r>
        <w:rPr>
          <w:rFonts w:cs="Times New Roman"/>
          <w:szCs w:val="24"/>
        </w:rPr>
        <w:t xml:space="preserve"> </w:t>
      </w:r>
      <w:r w:rsidRPr="003F3746">
        <w:rPr>
          <w:rFonts w:cs="Times New Roman"/>
          <w:szCs w:val="24"/>
        </w:rPr>
        <w:t>conditions</w:t>
      </w:r>
      <w:r w:rsidR="00754C70">
        <w:rPr>
          <w:rFonts w:cs="Times New Roman"/>
          <w:szCs w:val="24"/>
        </w:rPr>
        <w:t>, so that we get consistent results in offloading as far as possible</w:t>
      </w:r>
      <w:r w:rsidRPr="003F3746">
        <w:rPr>
          <w:rFonts w:cs="Times New Roman"/>
          <w:szCs w:val="24"/>
        </w:rPr>
        <w:t xml:space="preserve">. In the next </w:t>
      </w:r>
      <w:ins w:id="1362" w:author="Aditya" w:date="2016-01-30T17:10:00Z">
        <w:r w:rsidR="006C75FC">
          <w:rPr>
            <w:rFonts w:cs="Times New Roman"/>
            <w:szCs w:val="24"/>
          </w:rPr>
          <w:t>s</w:t>
        </w:r>
      </w:ins>
      <w:del w:id="1363" w:author="Aditya" w:date="2016-01-30T17:10:00Z">
        <w:r w:rsidR="00C21C49" w:rsidRPr="003F3746" w:rsidDel="006C75FC">
          <w:rPr>
            <w:rFonts w:cs="Times New Roman"/>
            <w:szCs w:val="24"/>
          </w:rPr>
          <w:delText>S</w:delText>
        </w:r>
      </w:del>
      <w:r w:rsidR="00C21C49" w:rsidRPr="003F3746">
        <w:rPr>
          <w:rFonts w:cs="Times New Roman"/>
          <w:szCs w:val="24"/>
        </w:rPr>
        <w:t>ection</w:t>
      </w:r>
      <w:ins w:id="1364" w:author="Aditya" w:date="2016-01-30T17:11:00Z">
        <w:r w:rsidR="006C75FC">
          <w:rPr>
            <w:rFonts w:cs="Times New Roman"/>
            <w:szCs w:val="24"/>
          </w:rPr>
          <w:t>s of this chapter</w:t>
        </w:r>
      </w:ins>
      <w:r w:rsidR="00C21C49" w:rsidRPr="003F3746">
        <w:rPr>
          <w:rFonts w:cs="Times New Roman"/>
          <w:szCs w:val="24"/>
        </w:rPr>
        <w:t>,</w:t>
      </w:r>
      <w:r w:rsidRPr="003F3746">
        <w:rPr>
          <w:rFonts w:cs="Times New Roman"/>
          <w:szCs w:val="24"/>
        </w:rPr>
        <w:t xml:space="preserve"> we </w:t>
      </w:r>
      <w:del w:id="1365" w:author="Aditya" w:date="2016-01-30T17:10:00Z">
        <w:r w:rsidRPr="003F3746" w:rsidDel="006C75FC">
          <w:rPr>
            <w:rFonts w:cs="Times New Roman"/>
            <w:szCs w:val="24"/>
          </w:rPr>
          <w:delText xml:space="preserve">have </w:delText>
        </w:r>
      </w:del>
      <w:r w:rsidRPr="003F3746">
        <w:rPr>
          <w:rFonts w:cs="Times New Roman"/>
          <w:szCs w:val="24"/>
        </w:rPr>
        <w:t>describe</w:t>
      </w:r>
      <w:ins w:id="1366" w:author="Aditya" w:date="2016-01-30T17:11:00Z">
        <w:r w:rsidR="006C75FC">
          <w:rPr>
            <w:rFonts w:cs="Times New Roman"/>
            <w:szCs w:val="24"/>
          </w:rPr>
          <w:t xml:space="preserve"> </w:t>
        </w:r>
      </w:ins>
      <w:del w:id="1367" w:author="Aditya" w:date="2016-01-30T17:11:00Z">
        <w:r w:rsidRPr="003F3746" w:rsidDel="006C75FC">
          <w:rPr>
            <w:rFonts w:cs="Times New Roman"/>
            <w:szCs w:val="24"/>
          </w:rPr>
          <w:delText xml:space="preserve">d </w:delText>
        </w:r>
      </w:del>
      <w:r w:rsidRPr="003F3746">
        <w:rPr>
          <w:rFonts w:cs="Times New Roman"/>
          <w:szCs w:val="24"/>
        </w:rPr>
        <w:t>this system in detail.</w:t>
      </w:r>
    </w:p>
    <w:p w14:paraId="16C12A0E" w14:textId="77777777" w:rsidR="00A13130" w:rsidRPr="004B2812" w:rsidRDefault="00A13130" w:rsidP="003F3746">
      <w:pPr>
        <w:rPr>
          <w:rFonts w:cs="Times New Roman"/>
          <w:szCs w:val="24"/>
        </w:rPr>
      </w:pPr>
    </w:p>
    <w:p w14:paraId="0B1F08DC" w14:textId="77777777" w:rsidR="002A2231" w:rsidRDefault="00863372" w:rsidP="008E5BE2">
      <w:pPr>
        <w:pStyle w:val="Heading3"/>
      </w:pPr>
      <w:bookmarkStart w:id="1368" w:name="_Toc441811472"/>
      <w:r>
        <w:t>5</w:t>
      </w:r>
      <w:r w:rsidR="002A2231">
        <w:t xml:space="preserve">.2 </w:t>
      </w:r>
      <w:r w:rsidR="003F3746" w:rsidRPr="003F3746">
        <w:t xml:space="preserve">Reinforcement </w:t>
      </w:r>
      <w:r w:rsidR="00C21C49" w:rsidRPr="003F3746">
        <w:t>Learning (</w:t>
      </w:r>
      <w:r w:rsidR="003F3746" w:rsidRPr="003F3746">
        <w:t>RL) Decision Engine</w:t>
      </w:r>
      <w:bookmarkEnd w:id="1368"/>
    </w:p>
    <w:p w14:paraId="40A3A707" w14:textId="28EAE029" w:rsidR="003F3746" w:rsidRPr="003F3746" w:rsidDel="00FC1762" w:rsidRDefault="003F3746" w:rsidP="003F3746">
      <w:pPr>
        <w:rPr>
          <w:del w:id="1369" w:author="Aditya" w:date="2016-01-30T17:21:00Z"/>
        </w:rPr>
      </w:pPr>
      <w:r w:rsidRPr="003F3746">
        <w:t xml:space="preserve">In this </w:t>
      </w:r>
      <w:r w:rsidR="00C21C49" w:rsidRPr="003F3746">
        <w:t>section,</w:t>
      </w:r>
      <w:r w:rsidRPr="003F3746">
        <w:t xml:space="preserve"> we explored Reinforcement Learning to create a decision engine for the </w:t>
      </w:r>
      <w:r w:rsidR="00EE3228">
        <w:t>offloading</w:t>
      </w:r>
      <w:r w:rsidRPr="003F3746">
        <w:t xml:space="preserve"> process. Reinforcement learning is learning by interacting with an environment. Reinforcement Learning (RL) differs from standard supervised learning in that correct input/output pairs </w:t>
      </w:r>
      <w:proofErr w:type="gramStart"/>
      <w:r w:rsidRPr="003F3746">
        <w:t>are never presented</w:t>
      </w:r>
      <w:proofErr w:type="gramEnd"/>
      <w:r w:rsidRPr="003F3746">
        <w:t>.</w:t>
      </w:r>
      <w:ins w:id="1370" w:author="Aditya" w:date="2016-01-30T17:19:00Z">
        <w:r w:rsidR="00FC1762">
          <w:t xml:space="preserve"> </w:t>
        </w:r>
      </w:ins>
      <w:del w:id="1371" w:author="Aditya" w:date="2016-01-30T17:19:00Z">
        <w:r w:rsidRPr="003F3746" w:rsidDel="00FC1762">
          <w:delText xml:space="preserve"> </w:delText>
        </w:r>
      </w:del>
      <w:r w:rsidR="00665D09">
        <w:t xml:space="preserve">Reinforcement Learning </w:t>
      </w:r>
      <w:r w:rsidR="00EE7685">
        <w:t xml:space="preserve">is already described </w:t>
      </w:r>
      <w:r w:rsidR="00665D09">
        <w:t xml:space="preserve">in </w:t>
      </w:r>
      <w:proofErr w:type="gramStart"/>
      <w:r w:rsidR="00EE7685">
        <w:t xml:space="preserve">great </w:t>
      </w:r>
      <w:r w:rsidR="00665D09">
        <w:t>detail</w:t>
      </w:r>
      <w:proofErr w:type="gramEnd"/>
      <w:r w:rsidR="00665D09">
        <w:t xml:space="preserve"> in the Chapter 3 of this thesis.</w:t>
      </w:r>
      <w:ins w:id="1372" w:author="Aditya" w:date="2016-01-30T17:21:00Z">
        <w:r w:rsidR="00FC1762">
          <w:t xml:space="preserve"> </w:t>
        </w:r>
      </w:ins>
    </w:p>
    <w:p w14:paraId="614B9FD7" w14:textId="0CB222BA" w:rsidR="003F3746" w:rsidRDefault="003F3746" w:rsidP="003F3746">
      <w:pPr>
        <w:rPr>
          <w:ins w:id="1373" w:author="Aditya" w:date="2016-01-28T14:04:00Z"/>
        </w:rPr>
      </w:pPr>
      <w:r w:rsidRPr="003F3746">
        <w:t xml:space="preserve">Here we are using RL for </w:t>
      </w:r>
      <w:proofErr w:type="gramStart"/>
      <w:r w:rsidRPr="003F3746">
        <w:t>a</w:t>
      </w:r>
      <w:proofErr w:type="gramEnd"/>
      <w:r w:rsidRPr="003F3746">
        <w:t xml:space="preserve"> </w:t>
      </w:r>
      <w:ins w:id="1374" w:author="Aditya" w:date="2016-01-30T17:20:00Z">
        <w:r w:rsidR="00FC1762">
          <w:t>S</w:t>
        </w:r>
      </w:ins>
      <w:del w:id="1375" w:author="Aditya" w:date="2016-01-30T17:20:00Z">
        <w:r w:rsidRPr="003F3746" w:rsidDel="00FC1762">
          <w:delText>S</w:delText>
        </w:r>
      </w:del>
      <w:r w:rsidRPr="003F3746">
        <w:t>ingle-</w:t>
      </w:r>
      <w:ins w:id="1376" w:author="Aditya" w:date="2016-01-30T17:20:00Z">
        <w:r w:rsidR="00FC1762">
          <w:t>S</w:t>
        </w:r>
      </w:ins>
      <w:del w:id="1377" w:author="Aditya" w:date="2016-01-30T17:20:00Z">
        <w:r w:rsidRPr="003F3746" w:rsidDel="00FC1762">
          <w:delText>s</w:delText>
        </w:r>
      </w:del>
      <w:r w:rsidRPr="003F3746">
        <w:t xml:space="preserve">tep decision problem; RL can be used for Multi-Step decision problems. </w:t>
      </w:r>
      <w:r w:rsidR="00EE7685">
        <w:t>W</w:t>
      </w:r>
      <w:r w:rsidR="006A5357">
        <w:t>e</w:t>
      </w:r>
      <w:r w:rsidRPr="003F3746">
        <w:t xml:space="preserve"> have explained how the </w:t>
      </w:r>
      <w:r w:rsidR="00EE3228">
        <w:t>offloading</w:t>
      </w:r>
      <w:r w:rsidRPr="003F3746">
        <w:t xml:space="preserve"> decision process can benefit from Reinforcement Learning </w:t>
      </w:r>
      <w:r w:rsidR="00C21C49" w:rsidRPr="003F3746">
        <w:t>and</w:t>
      </w:r>
      <w:r w:rsidRPr="003F3746">
        <w:t xml:space="preserve"> presented different scenarios where it </w:t>
      </w:r>
      <w:proofErr w:type="gramStart"/>
      <w:r w:rsidRPr="003F3746">
        <w:t xml:space="preserve">can </w:t>
      </w:r>
      <w:r w:rsidR="00EE7685">
        <w:t xml:space="preserve">be </w:t>
      </w:r>
      <w:r w:rsidRPr="003F3746">
        <w:t>used</w:t>
      </w:r>
      <w:proofErr w:type="gramEnd"/>
      <w:r w:rsidRPr="003F3746">
        <w:t xml:space="preserve"> to improve the overall </w:t>
      </w:r>
      <w:r w:rsidR="00EE3228">
        <w:t>offloading</w:t>
      </w:r>
      <w:r w:rsidRPr="003F3746">
        <w:t xml:space="preserve"> decision process. </w:t>
      </w:r>
    </w:p>
    <w:p w14:paraId="16F160E8" w14:textId="55A64D46" w:rsidR="00A13130" w:rsidRPr="003F3746" w:rsidDel="00FC1762" w:rsidRDefault="00A13130" w:rsidP="003F3746">
      <w:pPr>
        <w:rPr>
          <w:del w:id="1378" w:author="Aditya" w:date="2016-01-30T17:21:00Z"/>
        </w:rPr>
      </w:pPr>
    </w:p>
    <w:p w14:paraId="2D3FF551" w14:textId="77777777" w:rsidR="003F3746" w:rsidRPr="007000FE" w:rsidRDefault="003F3746" w:rsidP="007F7098">
      <w:pPr>
        <w:pStyle w:val="Heading6"/>
      </w:pPr>
      <w:r w:rsidRPr="007000FE">
        <w:t>5.2.1 State-Action Value Function</w:t>
      </w:r>
    </w:p>
    <w:p w14:paraId="09B2E1B9" w14:textId="77777777" w:rsidR="003F3746" w:rsidRDefault="003F3746" w:rsidP="003F3746">
      <w:pPr>
        <w:rPr>
          <w:ins w:id="1379" w:author="Aditya" w:date="2016-01-28T14:04:00Z"/>
          <w:bCs/>
        </w:rPr>
      </w:pPr>
      <w:r w:rsidRPr="003F3746">
        <w:rPr>
          <w:bCs/>
        </w:rPr>
        <w:t>The state-action value function is a function of both state and action and its value is a prediction of the expected sum of</w:t>
      </w:r>
      <w:r>
        <w:rPr>
          <w:bCs/>
        </w:rPr>
        <w:t xml:space="preserve"> </w:t>
      </w:r>
      <w:r w:rsidRPr="003F3746">
        <w:rPr>
          <w:bCs/>
        </w:rPr>
        <w:t>future reinforcements.</w:t>
      </w:r>
    </w:p>
    <w:p w14:paraId="1CAB2BE2" w14:textId="67EF6219" w:rsidR="00A13130" w:rsidDel="00FC1762" w:rsidRDefault="00A13130" w:rsidP="003F3746">
      <w:pPr>
        <w:rPr>
          <w:del w:id="1380" w:author="Aditya" w:date="2016-01-30T17:22:00Z"/>
          <w:bCs/>
        </w:rPr>
      </w:pPr>
    </w:p>
    <w:p w14:paraId="2E8A19A6" w14:textId="77777777" w:rsidR="003F3746" w:rsidRPr="007F7098" w:rsidRDefault="003F3746" w:rsidP="007F7098">
      <w:pPr>
        <w:pStyle w:val="Heading7"/>
      </w:pPr>
      <w:commentRangeStart w:id="1381"/>
      <w:del w:id="1382" w:author="Aditya" w:date="2016-01-30T06:19:00Z">
        <w:r w:rsidRPr="007F7098" w:rsidDel="00A9272A">
          <w:delText xml:space="preserve">a) </w:delText>
        </w:r>
      </w:del>
      <w:r w:rsidRPr="007F7098">
        <w:t>Set of Possible State Values</w:t>
      </w:r>
      <w:commentRangeEnd w:id="1381"/>
      <w:r w:rsidR="00B326D5">
        <w:rPr>
          <w:rStyle w:val="CommentReference"/>
          <w:rFonts w:eastAsiaTheme="minorHAnsi" w:cstheme="minorBidi"/>
          <w:b w:val="0"/>
          <w:iCs w:val="0"/>
        </w:rPr>
        <w:commentReference w:id="1381"/>
      </w:r>
    </w:p>
    <w:p w14:paraId="0306CBED" w14:textId="77777777" w:rsidR="00D217DF" w:rsidRDefault="00D217DF" w:rsidP="003F3746">
      <w:pPr>
        <w:rPr>
          <w:bCs/>
        </w:rPr>
      </w:pPr>
      <w:r w:rsidRPr="00D217DF">
        <w:rPr>
          <w:bCs/>
        </w:rPr>
        <w:t>In our Algorithm State Values are discrete values.</w:t>
      </w:r>
    </w:p>
    <w:p w14:paraId="36C9F5AD" w14:textId="77777777" w:rsidR="00D217DF" w:rsidRPr="00D217DF" w:rsidRDefault="00D217DF" w:rsidP="00D217DF">
      <w:pPr>
        <w:pStyle w:val="ListParagraph"/>
        <w:numPr>
          <w:ilvl w:val="0"/>
          <w:numId w:val="17"/>
        </w:numPr>
        <w:rPr>
          <w:bCs/>
        </w:rPr>
      </w:pPr>
      <w:r>
        <w:rPr>
          <w:bCs/>
        </w:rPr>
        <w:t>Location = Home, Offi</w:t>
      </w:r>
      <w:r w:rsidRPr="00D217DF">
        <w:rPr>
          <w:bCs/>
        </w:rPr>
        <w:t>ce, Traveling</w:t>
      </w:r>
    </w:p>
    <w:p w14:paraId="7CE2B8A0" w14:textId="77777777" w:rsidR="00D217DF" w:rsidRPr="00D217DF" w:rsidRDefault="00D217DF" w:rsidP="00D217DF">
      <w:pPr>
        <w:pStyle w:val="ListParagraph"/>
        <w:numPr>
          <w:ilvl w:val="0"/>
          <w:numId w:val="17"/>
        </w:numPr>
        <w:rPr>
          <w:bCs/>
        </w:rPr>
      </w:pPr>
      <w:r>
        <w:rPr>
          <w:bCs/>
        </w:rPr>
        <w:t xml:space="preserve">Data Transferred = </w:t>
      </w:r>
      <w:proofErr w:type="spellStart"/>
      <w:r>
        <w:rPr>
          <w:bCs/>
        </w:rPr>
        <w:t>Data_Small</w:t>
      </w:r>
      <w:proofErr w:type="spellEnd"/>
      <w:r>
        <w:rPr>
          <w:bCs/>
        </w:rPr>
        <w:t xml:space="preserve">, </w:t>
      </w:r>
      <w:proofErr w:type="spellStart"/>
      <w:r>
        <w:rPr>
          <w:bCs/>
        </w:rPr>
        <w:t>Data_Medium</w:t>
      </w:r>
      <w:proofErr w:type="spellEnd"/>
      <w:r>
        <w:rPr>
          <w:bCs/>
        </w:rPr>
        <w:t xml:space="preserve">, </w:t>
      </w:r>
      <w:proofErr w:type="spellStart"/>
      <w:r>
        <w:rPr>
          <w:bCs/>
        </w:rPr>
        <w:t>Data_</w:t>
      </w:r>
      <w:r w:rsidRPr="00D217DF">
        <w:rPr>
          <w:bCs/>
        </w:rPr>
        <w:t>Large</w:t>
      </w:r>
      <w:proofErr w:type="spellEnd"/>
    </w:p>
    <w:p w14:paraId="20D1CD9C" w14:textId="77777777" w:rsidR="00D217DF" w:rsidRPr="00D217DF" w:rsidRDefault="00D217DF" w:rsidP="00D217DF">
      <w:pPr>
        <w:pStyle w:val="ListParagraph"/>
        <w:numPr>
          <w:ilvl w:val="0"/>
          <w:numId w:val="17"/>
        </w:numPr>
        <w:rPr>
          <w:bCs/>
        </w:rPr>
      </w:pPr>
      <w:r w:rsidRPr="00D217DF">
        <w:rPr>
          <w:bCs/>
        </w:rPr>
        <w:t>Time = Morning, Afternoon, Evening, Night</w:t>
      </w:r>
    </w:p>
    <w:p w14:paraId="2BC99A56" w14:textId="77777777" w:rsidR="00D217DF" w:rsidRDefault="00D217DF" w:rsidP="00D217DF">
      <w:pPr>
        <w:rPr>
          <w:ins w:id="1383" w:author="Aditya" w:date="2016-01-28T14:04:00Z"/>
          <w:bCs/>
        </w:rPr>
      </w:pPr>
      <w:r w:rsidRPr="00D217DF">
        <w:rPr>
          <w:bCs/>
        </w:rPr>
        <w:t xml:space="preserve">The </w:t>
      </w:r>
      <w:r w:rsidR="00EE3228">
        <w:rPr>
          <w:bCs/>
        </w:rPr>
        <w:t>offloading</w:t>
      </w:r>
      <w:r w:rsidRPr="00D217DF">
        <w:rPr>
          <w:bCs/>
        </w:rPr>
        <w:t xml:space="preserve"> system extracts the above parameters (such as Location, Time) from the contextual information of the</w:t>
      </w:r>
      <w:r>
        <w:rPr>
          <w:bCs/>
        </w:rPr>
        <w:t xml:space="preserve"> </w:t>
      </w:r>
      <w:r w:rsidRPr="00D217DF">
        <w:rPr>
          <w:bCs/>
        </w:rPr>
        <w:t>Smartphone device.</w:t>
      </w:r>
    </w:p>
    <w:p w14:paraId="6DBF37D8" w14:textId="659359F5" w:rsidR="00A13130" w:rsidDel="00FC1762" w:rsidRDefault="00A13130" w:rsidP="00D217DF">
      <w:pPr>
        <w:rPr>
          <w:del w:id="1384" w:author="Aditya" w:date="2016-01-30T17:22:00Z"/>
          <w:bCs/>
        </w:rPr>
      </w:pPr>
    </w:p>
    <w:p w14:paraId="7032A5B6" w14:textId="77777777" w:rsidR="00D217DF" w:rsidRPr="007F7098" w:rsidRDefault="00D217DF" w:rsidP="007F7098">
      <w:pPr>
        <w:pStyle w:val="Heading7"/>
      </w:pPr>
      <w:del w:id="1385" w:author="Aditya" w:date="2016-01-30T06:19:00Z">
        <w:r w:rsidRPr="007F7098" w:rsidDel="00A9272A">
          <w:delText xml:space="preserve">b) </w:delText>
        </w:r>
      </w:del>
      <w:r w:rsidRPr="007F7098">
        <w:t>Set of Action Values</w:t>
      </w:r>
    </w:p>
    <w:p w14:paraId="620C3A77" w14:textId="77777777" w:rsidR="00D217DF" w:rsidRPr="00D217DF" w:rsidRDefault="00D217DF" w:rsidP="00D217DF">
      <w:r w:rsidRPr="00D217DF">
        <w:t>Values of Possible Actions are also discrete values.</w:t>
      </w:r>
    </w:p>
    <w:p w14:paraId="0A2BD11C" w14:textId="77777777" w:rsidR="00D217DF" w:rsidRPr="00D217DF" w:rsidRDefault="00EE3228" w:rsidP="00D217DF">
      <w:pPr>
        <w:pStyle w:val="ListParagraph"/>
        <w:numPr>
          <w:ilvl w:val="0"/>
          <w:numId w:val="18"/>
        </w:numPr>
      </w:pPr>
      <w:r>
        <w:t>Offload</w:t>
      </w:r>
      <w:r w:rsidR="00D217DF" w:rsidRPr="00D217DF">
        <w:t xml:space="preserve"> using 3G</w:t>
      </w:r>
    </w:p>
    <w:p w14:paraId="4E01C589" w14:textId="77777777" w:rsidR="00D217DF" w:rsidRPr="00D217DF" w:rsidRDefault="00EE3228" w:rsidP="00D217DF">
      <w:pPr>
        <w:pStyle w:val="ListParagraph"/>
        <w:numPr>
          <w:ilvl w:val="0"/>
          <w:numId w:val="18"/>
        </w:numPr>
      </w:pPr>
      <w:r>
        <w:t>Offload</w:t>
      </w:r>
      <w:r w:rsidR="00D217DF" w:rsidRPr="00D217DF">
        <w:t xml:space="preserve"> using 4G</w:t>
      </w:r>
    </w:p>
    <w:p w14:paraId="3503F29C" w14:textId="77777777" w:rsidR="00D217DF" w:rsidRDefault="00EE3228" w:rsidP="00D217DF">
      <w:pPr>
        <w:pStyle w:val="ListParagraph"/>
        <w:numPr>
          <w:ilvl w:val="0"/>
          <w:numId w:val="18"/>
        </w:numPr>
        <w:rPr>
          <w:ins w:id="1386" w:author="Aditya" w:date="2016-01-28T14:04:00Z"/>
        </w:rPr>
      </w:pPr>
      <w:r>
        <w:t>Offload</w:t>
      </w:r>
      <w:r w:rsidR="00D217DF" w:rsidRPr="00D217DF">
        <w:t xml:space="preserve"> using Wi-Fi</w:t>
      </w:r>
    </w:p>
    <w:p w14:paraId="5BCE42E4" w14:textId="77777777" w:rsidR="00A13130" w:rsidRDefault="00A13130">
      <w:pPr>
        <w:pStyle w:val="ListParagraph"/>
        <w:pPrChange w:id="1387" w:author="Aditya" w:date="2016-01-28T14:04:00Z">
          <w:pPr>
            <w:pStyle w:val="ListParagraph"/>
            <w:numPr>
              <w:numId w:val="18"/>
            </w:numPr>
            <w:ind w:hanging="360"/>
          </w:pPr>
        </w:pPrChange>
      </w:pPr>
    </w:p>
    <w:p w14:paraId="737F1C57" w14:textId="77777777" w:rsidR="00D217DF" w:rsidRPr="007F7098" w:rsidRDefault="00D217DF" w:rsidP="007F7098">
      <w:pPr>
        <w:pStyle w:val="Heading7"/>
      </w:pPr>
      <w:del w:id="1388" w:author="Aditya" w:date="2016-01-30T06:19:00Z">
        <w:r w:rsidRPr="007F7098" w:rsidDel="00A9272A">
          <w:lastRenderedPageBreak/>
          <w:delText xml:space="preserve">c) </w:delText>
        </w:r>
      </w:del>
      <w:r w:rsidRPr="007F7098">
        <w:t>Representing the Q Table with Penalty values</w:t>
      </w:r>
    </w:p>
    <w:p w14:paraId="6E6F355B" w14:textId="22A30E70" w:rsidR="00F41200" w:rsidRDefault="00F41200" w:rsidP="00EC5015">
      <w:r>
        <w:rPr>
          <w:noProof/>
        </w:rPr>
        <w:drawing>
          <wp:anchor distT="0" distB="0" distL="114300" distR="114300" simplePos="0" relativeHeight="251687936" behindDoc="0" locked="0" layoutInCell="1" allowOverlap="1" wp14:anchorId="7CBE6694" wp14:editId="5E9DB81D">
            <wp:simplePos x="0" y="0"/>
            <wp:positionH relativeFrom="column">
              <wp:posOffset>270510</wp:posOffset>
            </wp:positionH>
            <wp:positionV relativeFrom="paragraph">
              <wp:posOffset>2148339</wp:posOffset>
            </wp:positionV>
            <wp:extent cx="5486400" cy="315214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naltyEquation.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3152140"/>
                    </a:xfrm>
                    <a:prstGeom prst="rect">
                      <a:avLst/>
                    </a:prstGeom>
                  </pic:spPr>
                </pic:pic>
              </a:graphicData>
            </a:graphic>
            <wp14:sizeRelV relativeFrom="margin">
              <wp14:pctHeight>0</wp14:pctHeight>
            </wp14:sizeRelV>
          </wp:anchor>
        </w:drawing>
      </w:r>
      <w:r w:rsidR="00D217DF" w:rsidRPr="00AE286D">
        <w:t xml:space="preserve">Say we are in state </w:t>
      </w:r>
      <w:r w:rsidR="00D217DF" w:rsidRPr="00AE286D">
        <w:rPr>
          <w:i/>
        </w:rPr>
        <w:t>S</w:t>
      </w:r>
      <w:r w:rsidR="00D217DF" w:rsidRPr="00AE286D">
        <w:rPr>
          <w:i/>
          <w:sz w:val="18"/>
          <w:szCs w:val="18"/>
        </w:rPr>
        <w:t>t</w:t>
      </w:r>
      <w:r w:rsidR="00D217DF" w:rsidRPr="00AE286D">
        <w:t xml:space="preserve"> at time </w:t>
      </w:r>
      <w:r w:rsidR="00D217DF" w:rsidRPr="00AE286D">
        <w:rPr>
          <w:i/>
        </w:rPr>
        <w:t>t</w:t>
      </w:r>
      <w:r w:rsidR="00D217DF" w:rsidRPr="00AE286D">
        <w:t xml:space="preserve">. Upon taking action at from that </w:t>
      </w:r>
      <w:r w:rsidR="00C21C49" w:rsidRPr="00AE286D">
        <w:t>state,</w:t>
      </w:r>
      <w:r w:rsidR="00D217DF" w:rsidRPr="00AE286D">
        <w:t xml:space="preserve"> we observe the </w:t>
      </w:r>
      <w:r w:rsidR="00C21C49" w:rsidRPr="00AE286D">
        <w:t>one-step</w:t>
      </w:r>
      <w:r w:rsidR="00D217DF" w:rsidRPr="00AE286D">
        <w:t xml:space="preserve"> reinforcement </w:t>
      </w:r>
      <w:r w:rsidR="00D217DF" w:rsidRPr="00AE286D">
        <w:rPr>
          <w:i/>
        </w:rPr>
        <w:t>p</w:t>
      </w:r>
      <w:r w:rsidR="00D217DF" w:rsidRPr="00AE286D">
        <w:t xml:space="preserve">. After this we choose another action </w:t>
      </w:r>
      <w:r w:rsidR="00D217DF" w:rsidRPr="00AE286D">
        <w:rPr>
          <w:i/>
        </w:rPr>
        <w:t>a</w:t>
      </w:r>
      <w:r w:rsidR="00D217DF" w:rsidRPr="00AE286D">
        <w:rPr>
          <w:i/>
          <w:sz w:val="18"/>
          <w:szCs w:val="18"/>
        </w:rPr>
        <w:t>t</w:t>
      </w:r>
      <w:r w:rsidR="00D217DF" w:rsidRPr="00AE286D">
        <w:rPr>
          <w:i/>
        </w:rPr>
        <w:t>+</w:t>
      </w:r>
      <w:proofErr w:type="gramStart"/>
      <w:r w:rsidR="00D217DF" w:rsidRPr="00AE286D">
        <w:rPr>
          <w:i/>
        </w:rPr>
        <w:t>1</w:t>
      </w:r>
      <w:proofErr w:type="gramEnd"/>
      <w:r w:rsidR="00D217DF" w:rsidRPr="00AE286D">
        <w:t xml:space="preserve"> in the same state, this continues until we have explored all the Actions. The cost or Penalty of an action taken from a state is the </w:t>
      </w:r>
      <w:r w:rsidR="00D217DF" w:rsidRPr="00D217DF">
        <w:t xml:space="preserve">reinforcement for that action from that state. Use the returned Penalty value to choose best Action, where we want to minimize the Penalty. When there is a change in User's </w:t>
      </w:r>
      <w:r w:rsidR="00D56600" w:rsidRPr="00D217DF">
        <w:t>Location,</w:t>
      </w:r>
      <w:r w:rsidR="00D217DF" w:rsidRPr="00D217DF">
        <w:t xml:space="preserve"> for instance User moves from Home to Office, We continue the same steps mentioned above. </w:t>
      </w:r>
    </w:p>
    <w:p w14:paraId="3B5ED8B9" w14:textId="1878C737" w:rsidR="00873129" w:rsidRPr="00F41200" w:rsidRDefault="00873129" w:rsidP="00EC5015"/>
    <w:p w14:paraId="40AD0401" w14:textId="4139D963" w:rsidR="00F41200" w:rsidRDefault="00F41200" w:rsidP="00EC5015">
      <w:pPr>
        <w:rPr>
          <w:bCs/>
        </w:rPr>
      </w:pPr>
    </w:p>
    <w:p w14:paraId="143BBF02" w14:textId="77777777" w:rsidR="00A13130" w:rsidRDefault="00A13130" w:rsidP="00EC5015">
      <w:pPr>
        <w:rPr>
          <w:ins w:id="1389" w:author="Aditya" w:date="2016-01-28T14:05:00Z"/>
          <w:b/>
          <w:bCs/>
        </w:rPr>
      </w:pPr>
    </w:p>
    <w:p w14:paraId="531B7017" w14:textId="5EE4FC64" w:rsidR="00A13130" w:rsidRDefault="00A13130" w:rsidP="00EC5015">
      <w:pPr>
        <w:rPr>
          <w:ins w:id="1390" w:author="Aditya" w:date="2016-01-28T14:05:00Z"/>
          <w:b/>
          <w:bCs/>
        </w:rPr>
      </w:pPr>
      <w:r>
        <w:rPr>
          <w:noProof/>
        </w:rPr>
        <mc:AlternateContent>
          <mc:Choice Requires="wps">
            <w:drawing>
              <wp:anchor distT="0" distB="0" distL="114300" distR="114300" simplePos="0" relativeHeight="251758592" behindDoc="0" locked="0" layoutInCell="1" allowOverlap="1" wp14:anchorId="4A65626F" wp14:editId="5D9BE287">
                <wp:simplePos x="0" y="0"/>
                <wp:positionH relativeFrom="column">
                  <wp:posOffset>1024890</wp:posOffset>
                </wp:positionH>
                <wp:positionV relativeFrom="paragraph">
                  <wp:posOffset>1644650</wp:posOffset>
                </wp:positionV>
                <wp:extent cx="4599432" cy="274320"/>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4599432" cy="274320"/>
                        </a:xfrm>
                        <a:prstGeom prst="rect">
                          <a:avLst/>
                        </a:prstGeom>
                        <a:solidFill>
                          <a:prstClr val="white"/>
                        </a:solidFill>
                        <a:ln>
                          <a:noFill/>
                        </a:ln>
                        <a:effectLst/>
                      </wps:spPr>
                      <wps:txbx>
                        <w:txbxContent>
                          <w:p w14:paraId="3A610CB9" w14:textId="77777777" w:rsidR="0098679B" w:rsidRPr="00B46553" w:rsidRDefault="0098679B">
                            <w:pPr>
                              <w:pStyle w:val="Heading4"/>
                              <w:rPr>
                                <w:rFonts w:eastAsiaTheme="minorHAnsi"/>
                                <w:noProof/>
                                <w:sz w:val="24"/>
                              </w:rPr>
                            </w:pPr>
                            <w:bookmarkStart w:id="1391" w:name="_Toc440377716"/>
                            <w:r>
                              <w:t xml:space="preserve">Figure 5.1 </w:t>
                            </w:r>
                            <w:r w:rsidRPr="00B17E91">
                              <w:t>Representing the Q Table with Penalty values</w:t>
                            </w:r>
                            <w:bookmarkEnd w:id="13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A65626F" id="Text Box 15" o:spid="_x0000_s1043" type="#_x0000_t202" style="position:absolute;left:0;text-align:left;margin-left:80.7pt;margin-top:129.5pt;width:362.15pt;height:21.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" stroked="f">
                <v:textbox style="mso-fit-shape-to-text:t" inset="0,0,0,0">
                  <w:txbxContent>
                    <w:p w14:paraId="3A610CB9" w14:textId="77777777" w:rsidR="0098679B" w:rsidRPr="00B46553" w:rsidRDefault="0098679B">
                      <w:pPr>
                        <w:pStyle w:val="Heading4"/>
                        <w:rPr>
                          <w:rFonts w:eastAsiaTheme="minorHAnsi"/>
                          <w:noProof/>
                          <w:sz w:val="24"/>
                        </w:rPr>
                      </w:pPr>
                      <w:bookmarkStart w:id="1392" w:name="_Toc440377716"/>
                      <w:r>
                        <w:t xml:space="preserve">Figure 5.1 </w:t>
                      </w:r>
                      <w:r w:rsidRPr="00B17E91">
                        <w:t>Representing the Q Table with Penalty values</w:t>
                      </w:r>
                      <w:bookmarkEnd w:id="1392"/>
                    </w:p>
                  </w:txbxContent>
                </v:textbox>
                <w10:wrap type="topAndBottom"/>
              </v:shape>
            </w:pict>
          </mc:Fallback>
        </mc:AlternateContent>
      </w:r>
    </w:p>
    <w:p w14:paraId="487F6930" w14:textId="1C64B79E" w:rsidR="00EC5015" w:rsidRPr="00BD5F82" w:rsidRDefault="00A13130" w:rsidP="00EC5015">
      <w:pPr>
        <w:rPr>
          <w:b/>
          <w:bCs/>
        </w:rPr>
      </w:pPr>
      <w:r>
        <w:rPr>
          <w:noProof/>
        </w:rPr>
        <w:lastRenderedPageBreak/>
        <w:drawing>
          <wp:anchor distT="0" distB="0" distL="114300" distR="114300" simplePos="0" relativeHeight="251688960" behindDoc="0" locked="0" layoutInCell="1" allowOverlap="1" wp14:anchorId="341CD257" wp14:editId="5B6C042A">
            <wp:simplePos x="0" y="0"/>
            <wp:positionH relativeFrom="column">
              <wp:posOffset>270510</wp:posOffset>
            </wp:positionH>
            <wp:positionV relativeFrom="page">
              <wp:posOffset>533400</wp:posOffset>
            </wp:positionV>
            <wp:extent cx="5482590" cy="2011680"/>
            <wp:effectExtent l="0" t="0" r="3810"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TableWithValues.png"/>
                    <pic:cNvPicPr/>
                  </pic:nvPicPr>
                  <pic:blipFill>
                    <a:blip r:embed="rId33">
                      <a:extLst>
                        <a:ext uri="{28A0092B-C50C-407E-A947-70E740481C1C}">
                          <a14:useLocalDpi xmlns:a14="http://schemas.microsoft.com/office/drawing/2010/main" val="0"/>
                        </a:ext>
                      </a:extLst>
                    </a:blip>
                    <a:stretch>
                      <a:fillRect/>
                    </a:stretch>
                  </pic:blipFill>
                  <pic:spPr>
                    <a:xfrm>
                      <a:off x="0" y="0"/>
                      <a:ext cx="5482590" cy="2011680"/>
                    </a:xfrm>
                    <a:prstGeom prst="rect">
                      <a:avLst/>
                    </a:prstGeom>
                  </pic:spPr>
                </pic:pic>
              </a:graphicData>
            </a:graphic>
            <wp14:sizeRelV relativeFrom="margin">
              <wp14:pctHeight>0</wp14:pctHeight>
            </wp14:sizeRelV>
          </wp:anchor>
        </w:drawing>
      </w:r>
      <w:commentRangeStart w:id="1393"/>
      <w:r w:rsidR="00AE286D" w:rsidRPr="00BD5F82">
        <w:rPr>
          <w:b/>
          <w:bCs/>
        </w:rPr>
        <w:t>RL A</w:t>
      </w:r>
      <w:r w:rsidR="00EC5015" w:rsidRPr="00BD5F82">
        <w:rPr>
          <w:b/>
          <w:bCs/>
        </w:rPr>
        <w:t>lgorithm:</w:t>
      </w:r>
    </w:p>
    <w:p w14:paraId="5AF33392" w14:textId="5EF87E1E" w:rsidR="00EC5015" w:rsidRPr="00EC5015" w:rsidRDefault="00EC5015" w:rsidP="00EC5015">
      <w:pPr>
        <w:rPr>
          <w:bCs/>
        </w:rPr>
      </w:pPr>
      <w:r w:rsidRPr="00EC5015">
        <w:rPr>
          <w:bCs/>
        </w:rPr>
        <w:t>1. Detect change in the Device's contextual information (Param</w:t>
      </w:r>
      <w:r>
        <w:rPr>
          <w:bCs/>
        </w:rPr>
        <w:t>eters such as Location (Home, Offi</w:t>
      </w:r>
      <w:r w:rsidRPr="00EC5015">
        <w:rPr>
          <w:bCs/>
        </w:rPr>
        <w:t xml:space="preserve">ce, </w:t>
      </w:r>
      <w:r w:rsidR="00D56600" w:rsidRPr="00EC5015">
        <w:rPr>
          <w:bCs/>
        </w:rPr>
        <w:t>etc.</w:t>
      </w:r>
      <w:r w:rsidRPr="00EC5015">
        <w:rPr>
          <w:bCs/>
        </w:rPr>
        <w:t>) and Time-Period</w:t>
      </w:r>
      <w:r>
        <w:rPr>
          <w:bCs/>
        </w:rPr>
        <w:t xml:space="preserve"> </w:t>
      </w:r>
      <w:r w:rsidRPr="00EC5015">
        <w:rPr>
          <w:bCs/>
        </w:rPr>
        <w:t>(Morning, Afternoon, Evening and Night))</w:t>
      </w:r>
    </w:p>
    <w:p w14:paraId="3F0E5FC6" w14:textId="21500FC2" w:rsidR="00EC5015" w:rsidRPr="00EC5015" w:rsidRDefault="00EC5015" w:rsidP="00EC5015">
      <w:pPr>
        <w:rPr>
          <w:bCs/>
        </w:rPr>
      </w:pPr>
      <w:r w:rsidRPr="00EC5015">
        <w:rPr>
          <w:bCs/>
        </w:rPr>
        <w:t>2. Activate 3G radio interface of the device.</w:t>
      </w:r>
    </w:p>
    <w:p w14:paraId="257D12D0" w14:textId="6F2776E7" w:rsidR="00EC5015" w:rsidRPr="00EC5015" w:rsidRDefault="00EC5015" w:rsidP="00EC5015">
      <w:pPr>
        <w:rPr>
          <w:bCs/>
        </w:rPr>
      </w:pPr>
      <w:r>
        <w:rPr>
          <w:bCs/>
        </w:rPr>
        <w:t>3. Download a fi</w:t>
      </w:r>
      <w:r w:rsidRPr="00EC5015">
        <w:rPr>
          <w:bCs/>
        </w:rPr>
        <w:t>le (</w:t>
      </w:r>
      <w:proofErr w:type="spellStart"/>
      <w:r>
        <w:rPr>
          <w:bCs/>
        </w:rPr>
        <w:t>data_</w:t>
      </w:r>
      <w:r w:rsidRPr="00EC5015">
        <w:rPr>
          <w:bCs/>
        </w:rPr>
        <w:t>size</w:t>
      </w:r>
      <w:proofErr w:type="spellEnd"/>
      <w:r w:rsidRPr="00EC5015">
        <w:rPr>
          <w:bCs/>
        </w:rPr>
        <w:t xml:space="preserve"> = </w:t>
      </w:r>
      <w:proofErr w:type="spellStart"/>
      <w:r>
        <w:rPr>
          <w:bCs/>
        </w:rPr>
        <w:t>data_</w:t>
      </w:r>
      <w:r w:rsidRPr="00EC5015">
        <w:rPr>
          <w:bCs/>
        </w:rPr>
        <w:t>small</w:t>
      </w:r>
      <w:proofErr w:type="spellEnd"/>
      <w:r w:rsidRPr="00EC5015">
        <w:rPr>
          <w:bCs/>
        </w:rPr>
        <w:t>) from the Cloud. Measure the Battery and time consumed for the operation.</w:t>
      </w:r>
    </w:p>
    <w:p w14:paraId="4A476DE9" w14:textId="77777777" w:rsidR="00EC5015" w:rsidRPr="00EC5015" w:rsidRDefault="00EC5015" w:rsidP="00EC5015">
      <w:pPr>
        <w:rPr>
          <w:bCs/>
        </w:rPr>
      </w:pPr>
      <w:r>
        <w:rPr>
          <w:bCs/>
        </w:rPr>
        <w:t>4. Upload same fi</w:t>
      </w:r>
      <w:r w:rsidRPr="00EC5015">
        <w:rPr>
          <w:bCs/>
        </w:rPr>
        <w:t>le on the cloud. Measure the Battery and time consumed for the operation.</w:t>
      </w:r>
    </w:p>
    <w:p w14:paraId="31504DE6" w14:textId="6928E66E" w:rsidR="00EC5015" w:rsidRPr="00EC5015" w:rsidRDefault="00EC5015" w:rsidP="00EC5015">
      <w:pPr>
        <w:rPr>
          <w:bCs/>
        </w:rPr>
      </w:pPr>
      <w:r w:rsidRPr="00EC5015">
        <w:rPr>
          <w:bCs/>
        </w:rPr>
        <w:t>5. Calculate the penalty p with the help of equa</w:t>
      </w:r>
      <w:r>
        <w:rPr>
          <w:bCs/>
        </w:rPr>
        <w:t xml:space="preserve">tion in </w:t>
      </w:r>
      <w:del w:id="1394" w:author="Aditya" w:date="2016-01-29T06:41:00Z">
        <w:r w:rsidDel="002D5FC4">
          <w:rPr>
            <w:bCs/>
          </w:rPr>
          <w:delText>fi</w:delText>
        </w:r>
        <w:r w:rsidRPr="00EC5015" w:rsidDel="002D5FC4">
          <w:rPr>
            <w:bCs/>
          </w:rPr>
          <w:delText>gure</w:delText>
        </w:r>
      </w:del>
      <w:ins w:id="1395" w:author="Aditya" w:date="2016-01-29T06:41:00Z">
        <w:r w:rsidR="002D5FC4">
          <w:rPr>
            <w:bCs/>
          </w:rPr>
          <w:t>Figure</w:t>
        </w:r>
      </w:ins>
      <w:r w:rsidRPr="00EC5015">
        <w:rPr>
          <w:bCs/>
        </w:rPr>
        <w:t xml:space="preserve"> 5.1</w:t>
      </w:r>
    </w:p>
    <w:p w14:paraId="70C94A9E" w14:textId="77777777" w:rsidR="00EC5015" w:rsidRPr="00EC5015" w:rsidRDefault="00EC5015" w:rsidP="00EC5015">
      <w:pPr>
        <w:rPr>
          <w:bCs/>
        </w:rPr>
      </w:pPr>
      <w:r w:rsidRPr="00EC5015">
        <w:rPr>
          <w:bCs/>
        </w:rPr>
        <w:t xml:space="preserve">6. </w:t>
      </w:r>
      <w:r w:rsidR="00D56600" w:rsidRPr="00EC5015">
        <w:rPr>
          <w:bCs/>
        </w:rPr>
        <w:t>Form</w:t>
      </w:r>
      <w:r w:rsidRPr="00EC5015">
        <w:rPr>
          <w:bCs/>
        </w:rPr>
        <w:t xml:space="preserve"> a Key-Value pair as follows:</w:t>
      </w:r>
    </w:p>
    <w:p w14:paraId="754075F9" w14:textId="77777777" w:rsidR="00EC5015" w:rsidRPr="00EC5015" w:rsidRDefault="00EC5015" w:rsidP="00EC5015">
      <w:pPr>
        <w:rPr>
          <w:bCs/>
        </w:rPr>
      </w:pPr>
      <w:r>
        <w:rPr>
          <w:bCs/>
        </w:rPr>
        <w:tab/>
        <w:t>{</w:t>
      </w:r>
      <w:r w:rsidRPr="00EC5015">
        <w:rPr>
          <w:bCs/>
        </w:rPr>
        <w:t>Locati</w:t>
      </w:r>
      <w:r w:rsidR="00D56600">
        <w:rPr>
          <w:bCs/>
        </w:rPr>
        <w:t>on-</w:t>
      </w:r>
      <w:proofErr w:type="spellStart"/>
      <w:r w:rsidR="00D56600">
        <w:rPr>
          <w:bCs/>
        </w:rPr>
        <w:t>TimePeriod</w:t>
      </w:r>
      <w:proofErr w:type="spellEnd"/>
      <w:r w:rsidR="00D56600">
        <w:rPr>
          <w:bCs/>
        </w:rPr>
        <w:t>-</w:t>
      </w:r>
      <w:proofErr w:type="spellStart"/>
      <w:r w:rsidR="00D56600">
        <w:rPr>
          <w:bCs/>
        </w:rPr>
        <w:t>data_</w:t>
      </w:r>
      <w:r w:rsidRPr="00EC5015">
        <w:rPr>
          <w:bCs/>
        </w:rPr>
        <w:t>size</w:t>
      </w:r>
      <w:proofErr w:type="spellEnd"/>
      <w:r w:rsidR="00D56600" w:rsidRPr="00EC5015">
        <w:rPr>
          <w:bCs/>
        </w:rPr>
        <w:t>: penalty</w:t>
      </w:r>
      <w:r>
        <w:rPr>
          <w:bCs/>
        </w:rPr>
        <w:t>}</w:t>
      </w:r>
      <w:r w:rsidRPr="00EC5015">
        <w:rPr>
          <w:bCs/>
        </w:rPr>
        <w:t xml:space="preserve"> where</w:t>
      </w:r>
    </w:p>
    <w:p w14:paraId="44FAC4EC" w14:textId="77777777" w:rsidR="00EC5015" w:rsidRPr="00EC5015" w:rsidRDefault="00EC5015" w:rsidP="00EC5015">
      <w:pPr>
        <w:rPr>
          <w:bCs/>
        </w:rPr>
      </w:pPr>
      <w:r>
        <w:rPr>
          <w:bCs/>
        </w:rPr>
        <w:tab/>
      </w:r>
      <w:r w:rsidRPr="00EC5015">
        <w:rPr>
          <w:bCs/>
        </w:rPr>
        <w:t>Key = Location-</w:t>
      </w:r>
      <w:proofErr w:type="spellStart"/>
      <w:r w:rsidRPr="00EC5015">
        <w:rPr>
          <w:bCs/>
        </w:rPr>
        <w:t>TimePeriod</w:t>
      </w:r>
      <w:proofErr w:type="spellEnd"/>
      <w:r w:rsidRPr="00EC5015">
        <w:rPr>
          <w:bCs/>
        </w:rPr>
        <w:t>-data size</w:t>
      </w:r>
    </w:p>
    <w:p w14:paraId="63616820" w14:textId="77777777" w:rsidR="00EC5015" w:rsidRPr="00EC5015" w:rsidRDefault="00EC5015" w:rsidP="00EC5015">
      <w:pPr>
        <w:rPr>
          <w:bCs/>
        </w:rPr>
      </w:pPr>
      <w:r>
        <w:rPr>
          <w:bCs/>
        </w:rPr>
        <w:tab/>
      </w:r>
      <w:r w:rsidRPr="00EC5015">
        <w:rPr>
          <w:bCs/>
        </w:rPr>
        <w:t>Value = Calculated penalty p</w:t>
      </w:r>
    </w:p>
    <w:p w14:paraId="2AE47E06" w14:textId="611D012C" w:rsidR="00EC5015" w:rsidRPr="00EC5015" w:rsidRDefault="00EC5015" w:rsidP="00EC5015">
      <w:pPr>
        <w:rPr>
          <w:bCs/>
        </w:rPr>
      </w:pPr>
      <w:r w:rsidRPr="00EC5015">
        <w:rPr>
          <w:bCs/>
        </w:rPr>
        <w:t>7. Update the Q-table with the calcula</w:t>
      </w:r>
      <w:r>
        <w:rPr>
          <w:bCs/>
        </w:rPr>
        <w:t xml:space="preserve">ted penalty values as shown in </w:t>
      </w:r>
      <w:del w:id="1396" w:author="Aditya" w:date="2016-01-29T06:41:00Z">
        <w:r w:rsidDel="002D5FC4">
          <w:rPr>
            <w:bCs/>
          </w:rPr>
          <w:delText>fi</w:delText>
        </w:r>
        <w:r w:rsidRPr="00EC5015" w:rsidDel="002D5FC4">
          <w:rPr>
            <w:bCs/>
          </w:rPr>
          <w:delText>gure</w:delText>
        </w:r>
      </w:del>
      <w:ins w:id="1397" w:author="Aditya" w:date="2016-01-29T06:41:00Z">
        <w:r w:rsidR="002D5FC4">
          <w:rPr>
            <w:bCs/>
          </w:rPr>
          <w:t>Figure</w:t>
        </w:r>
      </w:ins>
      <w:r w:rsidRPr="00EC5015">
        <w:rPr>
          <w:bCs/>
        </w:rPr>
        <w:t xml:space="preserve"> 5.2.</w:t>
      </w:r>
    </w:p>
    <w:p w14:paraId="1AC38353" w14:textId="77777777" w:rsidR="00EC5015" w:rsidRPr="00EC5015" w:rsidRDefault="00EC5015" w:rsidP="00EC5015">
      <w:pPr>
        <w:rPr>
          <w:bCs/>
        </w:rPr>
      </w:pPr>
      <w:r w:rsidRPr="00EC5015">
        <w:rPr>
          <w:bCs/>
        </w:rPr>
        <w:t>8. Repeat steps 2-7 above for (</w:t>
      </w:r>
      <w:proofErr w:type="spellStart"/>
      <w:r w:rsidRPr="00EC5015">
        <w:rPr>
          <w:bCs/>
        </w:rPr>
        <w:t>data</w:t>
      </w:r>
      <w:r>
        <w:rPr>
          <w:bCs/>
        </w:rPr>
        <w:t>_</w:t>
      </w:r>
      <w:r w:rsidRPr="00EC5015">
        <w:rPr>
          <w:bCs/>
        </w:rPr>
        <w:t>size</w:t>
      </w:r>
      <w:proofErr w:type="spellEnd"/>
      <w:r w:rsidRPr="00EC5015">
        <w:rPr>
          <w:bCs/>
        </w:rPr>
        <w:t xml:space="preserve"> = </w:t>
      </w:r>
      <w:proofErr w:type="spellStart"/>
      <w:r>
        <w:rPr>
          <w:bCs/>
        </w:rPr>
        <w:t>data_</w:t>
      </w:r>
      <w:r w:rsidRPr="00EC5015">
        <w:rPr>
          <w:bCs/>
        </w:rPr>
        <w:t>medium</w:t>
      </w:r>
      <w:proofErr w:type="spellEnd"/>
      <w:r>
        <w:rPr>
          <w:bCs/>
        </w:rPr>
        <w:t xml:space="preserve"> </w:t>
      </w:r>
      <w:r w:rsidRPr="00EC5015">
        <w:rPr>
          <w:bCs/>
        </w:rPr>
        <w:t>and</w:t>
      </w:r>
      <w:r>
        <w:rPr>
          <w:bCs/>
        </w:rPr>
        <w:t xml:space="preserve"> </w:t>
      </w:r>
      <w:proofErr w:type="spellStart"/>
      <w:r>
        <w:rPr>
          <w:bCs/>
        </w:rPr>
        <w:t>data_</w:t>
      </w:r>
      <w:r w:rsidRPr="00EC5015">
        <w:rPr>
          <w:bCs/>
        </w:rPr>
        <w:t>large</w:t>
      </w:r>
      <w:proofErr w:type="spellEnd"/>
      <w:r w:rsidRPr="00EC5015">
        <w:rPr>
          <w:bCs/>
        </w:rPr>
        <w:t>)</w:t>
      </w:r>
    </w:p>
    <w:p w14:paraId="5991C425" w14:textId="77777777" w:rsidR="00EC5015" w:rsidRDefault="00EC5015" w:rsidP="00EC5015">
      <w:pPr>
        <w:rPr>
          <w:bCs/>
        </w:rPr>
      </w:pPr>
      <w:r w:rsidRPr="00EC5015">
        <w:rPr>
          <w:bCs/>
        </w:rPr>
        <w:lastRenderedPageBreak/>
        <w:t>9. Repeat steps 2-8 above for 4G and Wi-Fi connection if available.</w:t>
      </w:r>
      <w:commentRangeEnd w:id="1393"/>
      <w:r w:rsidR="009978B0">
        <w:rPr>
          <w:rStyle w:val="CommentReference"/>
        </w:rPr>
        <w:commentReference w:id="1393"/>
      </w:r>
    </w:p>
    <w:p w14:paraId="481E93BC" w14:textId="77777777" w:rsidR="00EC5015" w:rsidRDefault="00EC5015" w:rsidP="00EC5015">
      <w:pPr>
        <w:rPr>
          <w:ins w:id="1398" w:author="Aditya" w:date="2016-01-28T14:05:00Z"/>
          <w:bCs/>
        </w:rPr>
      </w:pPr>
      <w:r w:rsidRPr="00EC5015">
        <w:rPr>
          <w:bCs/>
        </w:rPr>
        <w:t xml:space="preserve">The application with offloading mechanism will refer to the updated Q-table to make a right decision of choosing the network for offloading the required computing and data on the cloud. The application will look for the minimum penalty values available in the Q-table. The values of constants are x = 0.5 and y = 0.5 for both optimized battery and performance time, if user prefers better battery performance than elapsed processing time of the application then we change the values to x = 0.9 and y = 0.1. For example when the user is traveling he might prefer to save his battery power than worrying about the processing time; whereas when the battery charge isn't a sudden problem for the user then he might choose for optimized performance time, in that case we need to change the constant value to x = 0.1 and y = 0.9. The Network Inconsistency is also taken care in our Algorithm as we have included the Location parameters in the state values to train our Q - function. </w:t>
      </w:r>
    </w:p>
    <w:p w14:paraId="404E3D58" w14:textId="77777777" w:rsidR="00A13130" w:rsidRPr="00EC5015" w:rsidRDefault="00A13130" w:rsidP="00EC5015">
      <w:pPr>
        <w:rPr>
          <w:bCs/>
        </w:rPr>
      </w:pPr>
    </w:p>
    <w:p w14:paraId="58167A66" w14:textId="77777777" w:rsidR="00F52388" w:rsidRPr="005A546E" w:rsidRDefault="00863372" w:rsidP="008E5BE2">
      <w:pPr>
        <w:pStyle w:val="Heading3"/>
      </w:pPr>
      <w:bookmarkStart w:id="1399" w:name="_Toc441811473"/>
      <w:r>
        <w:t>5</w:t>
      </w:r>
      <w:r w:rsidR="002A2231">
        <w:t>.3</w:t>
      </w:r>
      <w:r w:rsidR="00F52388" w:rsidRPr="005A546E">
        <w:t xml:space="preserve"> </w:t>
      </w:r>
      <w:r w:rsidR="00EC5015" w:rsidRPr="00EC5015">
        <w:t>RL with Neural Network</w:t>
      </w:r>
      <w:bookmarkEnd w:id="1399"/>
    </w:p>
    <w:p w14:paraId="7162727E" w14:textId="3887A617" w:rsidR="00EC5015" w:rsidRPr="00EC5015" w:rsidRDefault="00EC5015" w:rsidP="00EC5015">
      <w:r w:rsidRPr="00EC5015">
        <w:t xml:space="preserve">In </w:t>
      </w:r>
      <w:proofErr w:type="gramStart"/>
      <w:r w:rsidRPr="00EC5015">
        <w:t>this</w:t>
      </w:r>
      <w:proofErr w:type="gramEnd"/>
      <w:r w:rsidRPr="00EC5015">
        <w:t xml:space="preserve"> section we have used Neural Network to test our Reward based Machine Learning mechanism in a </w:t>
      </w:r>
      <w:r w:rsidR="00D56600" w:rsidRPr="00EC5015">
        <w:t>simulated</w:t>
      </w:r>
      <w:r w:rsidRPr="00EC5015">
        <w:t xml:space="preserve"> environment. </w:t>
      </w:r>
      <w:proofErr w:type="gramStart"/>
      <w:r w:rsidR="00334B2A">
        <w:t>W</w:t>
      </w:r>
      <w:r w:rsidR="006A5357">
        <w:t>e</w:t>
      </w:r>
      <w:r w:rsidRPr="00EC5015">
        <w:t xml:space="preserve"> developed a Neural Network code in Python and have demonstrated results.</w:t>
      </w:r>
      <w:proofErr w:type="gramEnd"/>
      <w:r w:rsidRPr="00EC5015">
        <w:t xml:space="preserve"> </w:t>
      </w:r>
      <w:proofErr w:type="gramStart"/>
      <w:r w:rsidRPr="00EC5015">
        <w:t xml:space="preserve">In this algorithm we have simulated 10 different locations a user goes through (Locations 0-9) as shown in the x-axis of topmost </w:t>
      </w:r>
      <w:del w:id="1400" w:author="Aditya" w:date="2016-01-29T06:41:00Z">
        <w:r w:rsidRPr="00EC5015" w:rsidDel="002D5FC4">
          <w:delText>figure</w:delText>
        </w:r>
      </w:del>
      <w:ins w:id="1401" w:author="Aditya" w:date="2016-01-29T06:41:00Z">
        <w:r w:rsidR="002D5FC4">
          <w:t>Figure</w:t>
        </w:r>
      </w:ins>
      <w:r w:rsidRPr="00EC5015">
        <w:t xml:space="preserve"> in 5.3; on Y-axis we have shown the Reinforcements received by the </w:t>
      </w:r>
      <w:r w:rsidR="00EE3228">
        <w:t>offloading</w:t>
      </w:r>
      <w:r w:rsidRPr="00EC5015">
        <w:t xml:space="preserve"> system, for '-1' the system decides to do local processing because the conditions are not suitable, for '0' we </w:t>
      </w:r>
      <w:r w:rsidR="00EE3228">
        <w:t>offload</w:t>
      </w:r>
      <w:r w:rsidRPr="00EC5015">
        <w:t xml:space="preserve"> the processing on Local servers, and for '1' we </w:t>
      </w:r>
      <w:r w:rsidR="00EE3228">
        <w:t>offload</w:t>
      </w:r>
      <w:r w:rsidRPr="00EC5015">
        <w:t xml:space="preserve"> on remote cloud servers; On Z axis we have shown The Reinforcements of Response Time of the app processing.</w:t>
      </w:r>
      <w:proofErr w:type="gramEnd"/>
      <w:r w:rsidRPr="00EC5015">
        <w:t xml:space="preserve"> As we can see these locations have </w:t>
      </w:r>
      <w:r w:rsidRPr="00EC5015">
        <w:lastRenderedPageBreak/>
        <w:t xml:space="preserve">certain attributes assigned to them with random values. For instance as the user goes from location 0 to 9, the network bandwidth available to him increases. We can specify for how many iterations we want to train our Q - function </w:t>
      </w:r>
      <w:proofErr w:type="gramStart"/>
      <w:r w:rsidRPr="00EC5015">
        <w:t>and also</w:t>
      </w:r>
      <w:proofErr w:type="gramEnd"/>
      <w:r w:rsidRPr="00EC5015">
        <w:t xml:space="preserve"> the hidden layers of the Neural Network is customizable. After sufficient training the 3-D Contour of </w:t>
      </w:r>
      <w:proofErr w:type="spellStart"/>
      <w:r w:rsidRPr="00EC5015">
        <w:t>QModel</w:t>
      </w:r>
      <w:proofErr w:type="spellEnd"/>
      <w:r w:rsidRPr="00EC5015">
        <w:t xml:space="preserve"> looks as shown in the middle-right portion of the </w:t>
      </w:r>
      <w:del w:id="1402" w:author="Aditya" w:date="2016-01-29T06:41:00Z">
        <w:r w:rsidRPr="00EC5015" w:rsidDel="002D5FC4">
          <w:delText>figure</w:delText>
        </w:r>
      </w:del>
      <w:ins w:id="1403" w:author="Aditya" w:date="2016-01-29T06:41:00Z">
        <w:r w:rsidR="002D5FC4">
          <w:t>Figure</w:t>
        </w:r>
      </w:ins>
      <w:r w:rsidRPr="00EC5015">
        <w:t xml:space="preserve"> 5.3, below that is just the top view of the contour. On the middle-left </w:t>
      </w:r>
      <w:del w:id="1404" w:author="Aditya" w:date="2016-01-29T06:41:00Z">
        <w:r w:rsidRPr="00EC5015" w:rsidDel="002D5FC4">
          <w:delText>figure</w:delText>
        </w:r>
      </w:del>
      <w:ins w:id="1405" w:author="Aditya" w:date="2016-01-29T06:41:00Z">
        <w:r w:rsidR="002D5FC4">
          <w:t>Figure</w:t>
        </w:r>
      </w:ins>
      <w:r w:rsidRPr="00EC5015">
        <w:t xml:space="preserve"> are the different trials of the action taken by the </w:t>
      </w:r>
      <w:r w:rsidR="00EE3228">
        <w:t>offloading</w:t>
      </w:r>
      <w:r w:rsidRPr="00EC5015">
        <w:t xml:space="preserve"> system while going from Location 0-9. </w:t>
      </w:r>
    </w:p>
    <w:p w14:paraId="68CF4B00" w14:textId="51B617A7" w:rsidR="007B7FC9" w:rsidRPr="00EC5015" w:rsidRDefault="00961A9E" w:rsidP="00EC5015">
      <w:pPr>
        <w:numPr>
          <w:ilvl w:val="0"/>
          <w:numId w:val="19"/>
        </w:numPr>
      </w:pPr>
      <w:r w:rsidRPr="00EC5015">
        <w:t xml:space="preserve">-1 for Local </w:t>
      </w:r>
      <w:ins w:id="1406" w:author="Aditya" w:date="2016-01-29T06:23:00Z">
        <w:r w:rsidR="00DB01F4">
          <w:t>P</w:t>
        </w:r>
      </w:ins>
      <w:del w:id="1407" w:author="Aditya" w:date="2016-01-29T06:23:00Z">
        <w:r w:rsidRPr="00EC5015" w:rsidDel="00DB01F4">
          <w:delText>p</w:delText>
        </w:r>
      </w:del>
      <w:r w:rsidRPr="00EC5015">
        <w:t>rocessing</w:t>
      </w:r>
    </w:p>
    <w:p w14:paraId="737D2952" w14:textId="77777777" w:rsidR="007B7FC9" w:rsidRPr="00EC5015" w:rsidRDefault="00961A9E" w:rsidP="00EC5015">
      <w:pPr>
        <w:numPr>
          <w:ilvl w:val="0"/>
          <w:numId w:val="19"/>
        </w:numPr>
      </w:pPr>
      <w:r w:rsidRPr="00EC5015">
        <w:t xml:space="preserve">0 for </w:t>
      </w:r>
      <w:r w:rsidR="00EE3228">
        <w:t>Offloading</w:t>
      </w:r>
      <w:r w:rsidRPr="00EC5015">
        <w:t xml:space="preserve"> on Local Servers</w:t>
      </w:r>
    </w:p>
    <w:p w14:paraId="23A72554" w14:textId="77777777" w:rsidR="00EC5015" w:rsidRPr="00EC5015" w:rsidRDefault="00961A9E" w:rsidP="00EC5015">
      <w:pPr>
        <w:numPr>
          <w:ilvl w:val="0"/>
          <w:numId w:val="19"/>
        </w:numPr>
      </w:pPr>
      <w:r w:rsidRPr="00EC5015">
        <w:t xml:space="preserve">1 for </w:t>
      </w:r>
      <w:r w:rsidR="00EE3228">
        <w:t>Offloading</w:t>
      </w:r>
      <w:r w:rsidRPr="00EC5015">
        <w:t xml:space="preserve"> on Remote Servers</w:t>
      </w:r>
    </w:p>
    <w:p w14:paraId="5E4FC8C7" w14:textId="46FB8CB5" w:rsidR="00EF1FA4" w:rsidRPr="00EF1FA4" w:rsidRDefault="00873129" w:rsidP="00EF1FA4">
      <w:r>
        <w:rPr>
          <w:noProof/>
        </w:rPr>
        <w:lastRenderedPageBreak/>
        <mc:AlternateContent>
          <mc:Choice Requires="wps">
            <w:drawing>
              <wp:anchor distT="0" distB="0" distL="114300" distR="114300" simplePos="0" relativeHeight="251712512" behindDoc="0" locked="0" layoutInCell="1" allowOverlap="1" wp14:anchorId="279DC5B9" wp14:editId="1DA962D5">
                <wp:simplePos x="0" y="0"/>
                <wp:positionH relativeFrom="column">
                  <wp:align>center</wp:align>
                </wp:positionH>
                <wp:positionV relativeFrom="paragraph">
                  <wp:posOffset>6378302</wp:posOffset>
                </wp:positionV>
                <wp:extent cx="5486400" cy="274320"/>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486400" cy="274320"/>
                        </a:xfrm>
                        <a:prstGeom prst="rect">
                          <a:avLst/>
                        </a:prstGeom>
                        <a:solidFill>
                          <a:prstClr val="white"/>
                        </a:solidFill>
                        <a:ln>
                          <a:noFill/>
                        </a:ln>
                        <a:effectLst/>
                      </wps:spPr>
                      <wps:txbx>
                        <w:txbxContent>
                          <w:p w14:paraId="70307F92" w14:textId="77777777" w:rsidR="0098679B" w:rsidRPr="00166A93" w:rsidRDefault="0098679B">
                            <w:pPr>
                              <w:pStyle w:val="Heading4"/>
                              <w:rPr>
                                <w:rFonts w:eastAsiaTheme="minorHAnsi"/>
                                <w:noProof/>
                                <w:sz w:val="24"/>
                              </w:rPr>
                            </w:pPr>
                            <w:bookmarkStart w:id="1408" w:name="_Toc440377717"/>
                            <w:r>
                              <w:t xml:space="preserve">Figure 5.2 </w:t>
                            </w:r>
                            <w:r w:rsidRPr="00363C56">
                              <w:t>Reinforcement Learning (RL) with Neural Network (NN)</w:t>
                            </w:r>
                            <w:bookmarkEnd w:id="14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79DC5B9" id="Text Box 16" o:spid="_x0000_s1044" type="#_x0000_t202" style="position:absolute;left:0;text-align:left;margin-left:0;margin-top:502.25pt;width:6in;height:21.6pt;z-index:2517125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" stroked="f">
                <v:textbox style="mso-fit-shape-to-text:t" inset="0,0,0,0">
                  <w:txbxContent>
                    <w:p w14:paraId="70307F92" w14:textId="77777777" w:rsidR="0098679B" w:rsidRPr="00166A93" w:rsidRDefault="0098679B">
                      <w:pPr>
                        <w:pStyle w:val="Heading4"/>
                        <w:rPr>
                          <w:rFonts w:eastAsiaTheme="minorHAnsi"/>
                          <w:noProof/>
                          <w:sz w:val="24"/>
                        </w:rPr>
                      </w:pPr>
                      <w:bookmarkStart w:id="1409" w:name="_Toc440377717"/>
                      <w:r>
                        <w:t xml:space="preserve">Figure 5.2 </w:t>
                      </w:r>
                      <w:r w:rsidRPr="00363C56">
                        <w:t>Reinforcement Learning (RL) with Neural Network (NN)</w:t>
                      </w:r>
                      <w:bookmarkEnd w:id="1409"/>
                    </w:p>
                  </w:txbxContent>
                </v:textbox>
                <w10:wrap type="topAndBottom"/>
              </v:shape>
            </w:pict>
          </mc:Fallback>
        </mc:AlternateContent>
      </w:r>
      <w:r w:rsidR="00766757">
        <w:rPr>
          <w:noProof/>
        </w:rPr>
        <w:drawing>
          <wp:anchor distT="0" distB="0" distL="114300" distR="114300" simplePos="0" relativeHeight="251689984" behindDoc="0" locked="0" layoutInCell="1" allowOverlap="1" wp14:anchorId="0A9C03D3" wp14:editId="6FF824D1">
            <wp:simplePos x="0" y="0"/>
            <wp:positionH relativeFrom="column">
              <wp:align>center</wp:align>
            </wp:positionH>
            <wp:positionV relativeFrom="paragraph">
              <wp:posOffset>1471295</wp:posOffset>
            </wp:positionV>
            <wp:extent cx="5486400" cy="4809744"/>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L_NN_newon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6400" cy="4809744"/>
                    </a:xfrm>
                    <a:prstGeom prst="rect">
                      <a:avLst/>
                    </a:prstGeom>
                  </pic:spPr>
                </pic:pic>
              </a:graphicData>
            </a:graphic>
            <wp14:sizeRelH relativeFrom="margin">
              <wp14:pctWidth>0</wp14:pctWidth>
            </wp14:sizeRelH>
            <wp14:sizeRelV relativeFrom="margin">
              <wp14:pctHeight>0</wp14:pctHeight>
            </wp14:sizeRelV>
          </wp:anchor>
        </w:drawing>
      </w:r>
      <w:r w:rsidR="00EF1FA4" w:rsidRPr="00EF1FA4">
        <w:t xml:space="preserve">In the </w:t>
      </w:r>
      <w:del w:id="1410" w:author="Aditya" w:date="2016-01-29T06:41:00Z">
        <w:r w:rsidR="00EF1FA4" w:rsidRPr="00EF1FA4" w:rsidDel="002D5FC4">
          <w:delText>figure</w:delText>
        </w:r>
      </w:del>
      <w:ins w:id="1411" w:author="Aditya" w:date="2016-01-29T06:41:00Z">
        <w:r w:rsidR="002D5FC4">
          <w:t>Figure</w:t>
        </w:r>
      </w:ins>
      <w:r w:rsidR="00EF1FA4" w:rsidRPr="00EF1FA4">
        <w:t xml:space="preserve"> </w:t>
      </w:r>
      <w:r w:rsidR="00D56600" w:rsidRPr="00EF1FA4">
        <w:t>5.3,</w:t>
      </w:r>
      <w:r w:rsidR="00EF1FA4" w:rsidRPr="00EF1FA4">
        <w:t xml:space="preserve"> we can see the surface plot of our trained Q function. For these set of results </w:t>
      </w:r>
      <w:r w:rsidR="006A5357">
        <w:t>we</w:t>
      </w:r>
      <w:r w:rsidR="00EF1FA4" w:rsidRPr="00EF1FA4">
        <w:t xml:space="preserve"> have customized my Neural Network with no. of hidden layers as (</w:t>
      </w:r>
      <w:proofErr w:type="spellStart"/>
      <w:proofErr w:type="gramStart"/>
      <w:r w:rsidR="00EF1FA4" w:rsidRPr="00EF1FA4">
        <w:t>nh</w:t>
      </w:r>
      <w:proofErr w:type="spellEnd"/>
      <w:proofErr w:type="gramEnd"/>
      <w:r w:rsidR="00EF1FA4" w:rsidRPr="00EF1FA4">
        <w:t>) = 5, run for trials (</w:t>
      </w:r>
      <w:proofErr w:type="spellStart"/>
      <w:r w:rsidR="00EF1FA4" w:rsidRPr="00EF1FA4">
        <w:t>nTrials</w:t>
      </w:r>
      <w:proofErr w:type="spellEnd"/>
      <w:r w:rsidR="00EF1FA4" w:rsidRPr="00EF1FA4">
        <w:t>) = 100 and Steps per trial (</w:t>
      </w:r>
      <w:proofErr w:type="spellStart"/>
      <w:r w:rsidR="00EF1FA4" w:rsidRPr="00EF1FA4">
        <w:t>nStepsPerTrial</w:t>
      </w:r>
      <w:proofErr w:type="spellEnd"/>
      <w:r w:rsidR="00EF1FA4" w:rsidRPr="00EF1FA4">
        <w:t xml:space="preserve">) = 10. In the first plot on x - axis we have different locations where the devices is in and location point varies from </w:t>
      </w:r>
      <w:proofErr w:type="gramStart"/>
      <w:r w:rsidR="00EF1FA4" w:rsidRPr="00EF1FA4">
        <w:t>0</w:t>
      </w:r>
      <w:proofErr w:type="gramEnd"/>
      <w:r w:rsidR="00EF1FA4" w:rsidRPr="00EF1FA4">
        <w:t xml:space="preserve"> - 10; on y - axis </w:t>
      </w:r>
      <w:r w:rsidR="006A5357">
        <w:t>we</w:t>
      </w:r>
      <w:r w:rsidR="00EF1FA4" w:rsidRPr="00EF1FA4">
        <w:t xml:space="preserve"> have plotted the actions recommended by the Q function depending upon the best scenario to save the battery power. </w:t>
      </w:r>
      <w:r w:rsidR="00D56600" w:rsidRPr="00EF1FA4">
        <w:t>Therefore,</w:t>
      </w:r>
      <w:r w:rsidR="00EF1FA4" w:rsidRPr="00EF1FA4">
        <w:t xml:space="preserve"> we can see that for location 0, 2 and 3 </w:t>
      </w:r>
      <w:proofErr w:type="gramStart"/>
      <w:r w:rsidR="00EF1FA4" w:rsidRPr="00EF1FA4">
        <w:t>Local</w:t>
      </w:r>
      <w:proofErr w:type="gramEnd"/>
      <w:r w:rsidR="00EF1FA4" w:rsidRPr="00EF1FA4">
        <w:t xml:space="preserve"> processing is favored by our Q function. When the user moves to different locations </w:t>
      </w:r>
      <w:proofErr w:type="gramStart"/>
      <w:r w:rsidR="00EF1FA4" w:rsidRPr="00EF1FA4">
        <w:t xml:space="preserve">between 4 - 6 the Q functions choose to </w:t>
      </w:r>
      <w:r w:rsidR="00D56600">
        <w:t>offload</w:t>
      </w:r>
      <w:r w:rsidR="00EF1FA4" w:rsidRPr="00EF1FA4">
        <w:t xml:space="preserve"> the processing on Local servers whereas for locations 6 - 10 we should </w:t>
      </w:r>
      <w:r w:rsidR="00D56600">
        <w:t>offload</w:t>
      </w:r>
      <w:r w:rsidR="00EF1FA4" w:rsidRPr="00EF1FA4">
        <w:t xml:space="preserve"> on remote </w:t>
      </w:r>
      <w:r w:rsidR="00EF1FA4" w:rsidRPr="00EF1FA4">
        <w:lastRenderedPageBreak/>
        <w:t>servers</w:t>
      </w:r>
      <w:proofErr w:type="gramEnd"/>
      <w:r w:rsidR="00EF1FA4" w:rsidRPr="00EF1FA4">
        <w:t xml:space="preserve">. This decision </w:t>
      </w:r>
      <w:proofErr w:type="gramStart"/>
      <w:r w:rsidR="00EF1FA4" w:rsidRPr="00EF1FA4">
        <w:t>is based</w:t>
      </w:r>
      <w:proofErr w:type="gramEnd"/>
      <w:r w:rsidR="00EF1FA4" w:rsidRPr="00EF1FA4">
        <w:t xml:space="preserve"> on various parameters values present in that location such as `bandwidth available'.</w:t>
      </w:r>
    </w:p>
    <w:p w14:paraId="35D65C26" w14:textId="77777777" w:rsidR="00EF1FA4" w:rsidRDefault="00EF1FA4" w:rsidP="00EF1FA4">
      <w:r w:rsidRPr="00EF1FA4">
        <w:t>In the</w:t>
      </w:r>
      <w:r>
        <w:t xml:space="preserve"> ‘</w:t>
      </w:r>
      <w:r w:rsidRPr="00EF1FA4">
        <w:t>Actions' plot we can see 3-D plot with location an</w:t>
      </w:r>
      <w:r>
        <w:t>d Bandwidth parameters. In the ‘</w:t>
      </w:r>
      <w:r w:rsidRPr="00EF1FA4">
        <w:t>Max Q' plot we can see the maximum values that our Q function has for various locations, the Red part is where we got maximum Reinforcement values.</w:t>
      </w:r>
    </w:p>
    <w:p w14:paraId="7B9A002F" w14:textId="51B651FC" w:rsidR="001006A9" w:rsidRDefault="001006A9" w:rsidP="001006A9">
      <w:pPr>
        <w:rPr>
          <w:rFonts w:eastAsiaTheme="majorEastAsia" w:cstheme="majorBidi"/>
          <w:color w:val="000000" w:themeColor="text1"/>
          <w:spacing w:val="5"/>
          <w:kern w:val="28"/>
          <w:szCs w:val="52"/>
        </w:rPr>
      </w:pPr>
      <w:r w:rsidRPr="001006A9">
        <w:rPr>
          <w:rFonts w:eastAsiaTheme="majorEastAsia" w:cstheme="majorBidi"/>
          <w:color w:val="000000" w:themeColor="text1"/>
          <w:spacing w:val="5"/>
          <w:kern w:val="28"/>
          <w:szCs w:val="52"/>
        </w:rPr>
        <w:t xml:space="preserve">Reinforcement </w:t>
      </w:r>
      <w:r w:rsidR="00D56600" w:rsidRPr="001006A9">
        <w:rPr>
          <w:rFonts w:eastAsiaTheme="majorEastAsia" w:cstheme="majorBidi"/>
          <w:color w:val="000000" w:themeColor="text1"/>
          <w:spacing w:val="5"/>
          <w:kern w:val="28"/>
          <w:szCs w:val="52"/>
        </w:rPr>
        <w:t>Learning (</w:t>
      </w:r>
      <w:r w:rsidRPr="001006A9">
        <w:rPr>
          <w:rFonts w:eastAsiaTheme="majorEastAsia" w:cstheme="majorBidi"/>
          <w:color w:val="000000" w:themeColor="text1"/>
          <w:spacing w:val="5"/>
          <w:kern w:val="28"/>
          <w:szCs w:val="52"/>
        </w:rPr>
        <w:t xml:space="preserve">RL) is </w:t>
      </w:r>
      <w:r w:rsidR="00D56600" w:rsidRPr="001006A9">
        <w:rPr>
          <w:rFonts w:eastAsiaTheme="majorEastAsia" w:cstheme="majorBidi"/>
          <w:color w:val="000000" w:themeColor="text1"/>
          <w:spacing w:val="5"/>
          <w:kern w:val="28"/>
          <w:szCs w:val="52"/>
        </w:rPr>
        <w:t>an</w:t>
      </w:r>
      <w:r w:rsidRPr="001006A9">
        <w:rPr>
          <w:rFonts w:eastAsiaTheme="majorEastAsia" w:cstheme="majorBidi"/>
          <w:color w:val="000000" w:themeColor="text1"/>
          <w:spacing w:val="5"/>
          <w:kern w:val="28"/>
          <w:szCs w:val="52"/>
        </w:rPr>
        <w:t xml:space="preserve"> Unsupervised Learning method, our Algorithm is simplistic in comparison to other works like Smartphone Energizer (SE) [9</w:t>
      </w:r>
      <w:r w:rsidR="00D56600" w:rsidRPr="001006A9">
        <w:rPr>
          <w:rFonts w:eastAsiaTheme="majorEastAsia" w:cstheme="majorBidi"/>
          <w:color w:val="000000" w:themeColor="text1"/>
          <w:spacing w:val="5"/>
          <w:kern w:val="28"/>
          <w:szCs w:val="52"/>
        </w:rPr>
        <w:t>], which</w:t>
      </w:r>
      <w:r w:rsidRPr="001006A9">
        <w:rPr>
          <w:rFonts w:eastAsiaTheme="majorEastAsia" w:cstheme="majorBidi"/>
          <w:color w:val="000000" w:themeColor="text1"/>
          <w:spacing w:val="5"/>
          <w:kern w:val="28"/>
          <w:szCs w:val="52"/>
        </w:rPr>
        <w:t xml:space="preserve"> is a supervised learning method. Our results show that we can save </w:t>
      </w:r>
      <w:r w:rsidR="00D56600" w:rsidRPr="001006A9">
        <w:rPr>
          <w:rFonts w:eastAsiaTheme="majorEastAsia" w:cstheme="majorBidi"/>
          <w:color w:val="000000" w:themeColor="text1"/>
          <w:spacing w:val="5"/>
          <w:kern w:val="28"/>
          <w:szCs w:val="52"/>
        </w:rPr>
        <w:t>up to</w:t>
      </w:r>
      <w:r w:rsidRPr="001006A9">
        <w:rPr>
          <w:rFonts w:eastAsiaTheme="majorEastAsia" w:cstheme="majorBidi"/>
          <w:color w:val="000000" w:themeColor="text1"/>
          <w:spacing w:val="5"/>
          <w:kern w:val="28"/>
          <w:szCs w:val="52"/>
        </w:rPr>
        <w:t xml:space="preserve"> 20%-30% battery power in the proposed </w:t>
      </w:r>
      <w:ins w:id="1412" w:author="Aditya" w:date="2016-01-29T06:23:00Z">
        <w:r w:rsidR="00DB01F4">
          <w:rPr>
            <w:rFonts w:eastAsiaTheme="majorEastAsia" w:cstheme="majorBidi"/>
            <w:color w:val="000000" w:themeColor="text1"/>
            <w:spacing w:val="5"/>
            <w:kern w:val="28"/>
            <w:szCs w:val="52"/>
          </w:rPr>
          <w:t>o</w:t>
        </w:r>
      </w:ins>
      <w:del w:id="1413" w:author="Aditya" w:date="2016-01-29T06:23:00Z">
        <w:r w:rsidR="00EE3228" w:rsidDel="00DB01F4">
          <w:rPr>
            <w:rFonts w:eastAsiaTheme="majorEastAsia" w:cstheme="majorBidi"/>
            <w:color w:val="000000" w:themeColor="text1"/>
            <w:spacing w:val="5"/>
            <w:kern w:val="28"/>
            <w:szCs w:val="52"/>
          </w:rPr>
          <w:delText>O</w:delText>
        </w:r>
      </w:del>
      <w:r w:rsidR="00EE3228">
        <w:rPr>
          <w:rFonts w:eastAsiaTheme="majorEastAsia" w:cstheme="majorBidi"/>
          <w:color w:val="000000" w:themeColor="text1"/>
          <w:spacing w:val="5"/>
          <w:kern w:val="28"/>
          <w:szCs w:val="52"/>
        </w:rPr>
        <w:t>ffloading</w:t>
      </w:r>
      <w:r w:rsidRPr="001006A9">
        <w:rPr>
          <w:rFonts w:eastAsiaTheme="majorEastAsia" w:cstheme="majorBidi"/>
          <w:color w:val="000000" w:themeColor="text1"/>
          <w:spacing w:val="5"/>
          <w:kern w:val="28"/>
          <w:szCs w:val="52"/>
        </w:rPr>
        <w:t xml:space="preserve"> system while we </w:t>
      </w:r>
      <w:r w:rsidR="00936BF0">
        <w:rPr>
          <w:rFonts w:eastAsiaTheme="majorEastAsia" w:cstheme="majorBidi"/>
          <w:color w:val="000000" w:themeColor="text1"/>
          <w:spacing w:val="5"/>
          <w:kern w:val="28"/>
          <w:szCs w:val="52"/>
        </w:rPr>
        <w:t>compare it with prior works (</w:t>
      </w:r>
      <w:r w:rsidRPr="001006A9">
        <w:rPr>
          <w:rFonts w:eastAsiaTheme="majorEastAsia" w:cstheme="majorBidi"/>
          <w:color w:val="000000" w:themeColor="text1"/>
          <w:spacing w:val="5"/>
          <w:kern w:val="28"/>
          <w:szCs w:val="52"/>
        </w:rPr>
        <w:t>[8]</w:t>
      </w:r>
      <w:r w:rsidR="00936BF0">
        <w:rPr>
          <w:rFonts w:eastAsiaTheme="majorEastAsia" w:cstheme="majorBidi"/>
          <w:color w:val="000000" w:themeColor="text1"/>
          <w:spacing w:val="5"/>
          <w:kern w:val="28"/>
          <w:szCs w:val="52"/>
        </w:rPr>
        <w:t>, [9]</w:t>
      </w:r>
      <w:r w:rsidRPr="001006A9">
        <w:rPr>
          <w:rFonts w:eastAsiaTheme="majorEastAsia" w:cstheme="majorBidi"/>
          <w:color w:val="000000" w:themeColor="text1"/>
          <w:spacing w:val="5"/>
          <w:kern w:val="28"/>
          <w:szCs w:val="52"/>
        </w:rPr>
        <w:t>).</w:t>
      </w:r>
    </w:p>
    <w:p w14:paraId="5E05F7DE" w14:textId="77777777" w:rsidR="007000FE" w:rsidRDefault="007000FE" w:rsidP="001006A9">
      <w:pPr>
        <w:rPr>
          <w:rFonts w:eastAsiaTheme="majorEastAsia" w:cstheme="majorBidi"/>
          <w:color w:val="000000" w:themeColor="text1"/>
          <w:spacing w:val="5"/>
          <w:kern w:val="28"/>
          <w:szCs w:val="52"/>
        </w:rPr>
      </w:pPr>
    </w:p>
    <w:p w14:paraId="2602F5F6" w14:textId="77777777" w:rsidR="007000FE" w:rsidRDefault="007000FE" w:rsidP="007000FE">
      <w:pPr>
        <w:pStyle w:val="Heading3"/>
      </w:pPr>
      <w:bookmarkStart w:id="1414" w:name="_Toc441811474"/>
      <w:r>
        <w:t xml:space="preserve">5.4 </w:t>
      </w:r>
      <w:r w:rsidRPr="007000FE">
        <w:t>Fuzzy Logic Decision Engine</w:t>
      </w:r>
      <w:bookmarkEnd w:id="1414"/>
    </w:p>
    <w:p w14:paraId="5AA2B0F0" w14:textId="77777777" w:rsidR="007000FE" w:rsidRPr="007000FE" w:rsidRDefault="007000FE" w:rsidP="007000FE">
      <w:pPr>
        <w:rPr>
          <w:rFonts w:eastAsiaTheme="majorEastAsia" w:cstheme="majorBidi"/>
          <w:color w:val="000000" w:themeColor="text1"/>
          <w:spacing w:val="5"/>
          <w:kern w:val="28"/>
          <w:szCs w:val="52"/>
        </w:rPr>
      </w:pPr>
      <w:r w:rsidRPr="007000FE">
        <w:rPr>
          <w:rFonts w:eastAsiaTheme="majorEastAsia" w:cstheme="majorBidi"/>
          <w:color w:val="000000" w:themeColor="text1"/>
          <w:spacing w:val="5"/>
          <w:kern w:val="28"/>
          <w:szCs w:val="52"/>
        </w:rPr>
        <w:t>Fuzzy Logic deals with approximate rather than fixed reasoning, and it has capabilities to react to continuous changes of the dependent variables. The decision of offloading processing components to cloud becomes a variable, and controlling this variable can be a complex task due to many real-time constraints of the overall mobile and cloud system parameters.</w:t>
      </w:r>
    </w:p>
    <w:p w14:paraId="2E6AC779" w14:textId="77777777" w:rsidR="007000FE" w:rsidRDefault="007000FE" w:rsidP="007000FE">
      <w:pPr>
        <w:rPr>
          <w:rFonts w:eastAsiaTheme="majorEastAsia" w:cstheme="majorBidi"/>
          <w:color w:val="000000" w:themeColor="text1"/>
          <w:spacing w:val="5"/>
          <w:kern w:val="28"/>
          <w:szCs w:val="52"/>
        </w:rPr>
      </w:pPr>
      <w:r w:rsidRPr="007000FE">
        <w:rPr>
          <w:rFonts w:eastAsiaTheme="majorEastAsia" w:cstheme="majorBidi"/>
          <w:color w:val="000000" w:themeColor="text1"/>
          <w:spacing w:val="5"/>
          <w:kern w:val="28"/>
          <w:szCs w:val="52"/>
        </w:rPr>
        <w:t xml:space="preserve">In </w:t>
      </w:r>
      <w:r>
        <w:rPr>
          <w:rFonts w:eastAsiaTheme="majorEastAsia" w:cstheme="majorBidi"/>
          <w:color w:val="000000" w:themeColor="text1"/>
          <w:spacing w:val="5"/>
          <w:kern w:val="28"/>
          <w:szCs w:val="52"/>
        </w:rPr>
        <w:t>[8]</w:t>
      </w:r>
      <w:r w:rsidRPr="007000FE">
        <w:rPr>
          <w:rFonts w:eastAsiaTheme="majorEastAsia" w:cstheme="majorBidi"/>
          <w:color w:val="000000" w:themeColor="text1"/>
          <w:spacing w:val="5"/>
          <w:kern w:val="28"/>
          <w:szCs w:val="52"/>
        </w:rPr>
        <w:t xml:space="preserve"> the authors have proposed fuzzy decision engine for code offloading, that considers both mobile and cloud variables. We have implemented a similar engine with relevant parameters and </w:t>
      </w:r>
      <w:r>
        <w:rPr>
          <w:rFonts w:eastAsiaTheme="majorEastAsia" w:cstheme="majorBidi"/>
          <w:color w:val="000000" w:themeColor="text1"/>
          <w:spacing w:val="5"/>
          <w:kern w:val="28"/>
          <w:szCs w:val="52"/>
        </w:rPr>
        <w:t xml:space="preserve">with slightly different rules. </w:t>
      </w:r>
      <w:r w:rsidR="00AB50FF">
        <w:rPr>
          <w:rFonts w:eastAsiaTheme="majorEastAsia" w:cstheme="majorBidi"/>
          <w:color w:val="000000" w:themeColor="text1"/>
          <w:spacing w:val="5"/>
          <w:kern w:val="28"/>
          <w:szCs w:val="52"/>
        </w:rPr>
        <w:t>We</w:t>
      </w:r>
      <w:r w:rsidRPr="007000FE">
        <w:rPr>
          <w:rFonts w:eastAsiaTheme="majorEastAsia" w:cstheme="majorBidi"/>
          <w:color w:val="000000" w:themeColor="text1"/>
          <w:spacing w:val="5"/>
          <w:kern w:val="28"/>
          <w:szCs w:val="52"/>
        </w:rPr>
        <w:t xml:space="preserve"> have demonstrated the working of the app</w:t>
      </w:r>
      <w:r w:rsidR="002A69A2">
        <w:rPr>
          <w:rFonts w:eastAsiaTheme="majorEastAsia" w:cstheme="majorBidi"/>
          <w:color w:val="000000" w:themeColor="text1"/>
          <w:spacing w:val="5"/>
          <w:kern w:val="28"/>
          <w:szCs w:val="52"/>
        </w:rPr>
        <w:t xml:space="preserve"> in Figure 5.4</w:t>
      </w:r>
      <w:r w:rsidRPr="007000FE">
        <w:rPr>
          <w:rFonts w:eastAsiaTheme="majorEastAsia" w:cstheme="majorBidi"/>
          <w:color w:val="000000" w:themeColor="text1"/>
          <w:spacing w:val="5"/>
          <w:kern w:val="28"/>
          <w:szCs w:val="52"/>
        </w:rPr>
        <w:t xml:space="preserve">. Java code that </w:t>
      </w:r>
      <w:proofErr w:type="gramStart"/>
      <w:r w:rsidRPr="007000FE">
        <w:rPr>
          <w:rFonts w:eastAsiaTheme="majorEastAsia" w:cstheme="majorBidi"/>
          <w:color w:val="000000" w:themeColor="text1"/>
          <w:spacing w:val="5"/>
          <w:kern w:val="28"/>
          <w:szCs w:val="52"/>
        </w:rPr>
        <w:t>was developed</w:t>
      </w:r>
      <w:proofErr w:type="gramEnd"/>
      <w:r w:rsidRPr="007000FE">
        <w:rPr>
          <w:rFonts w:eastAsiaTheme="majorEastAsia" w:cstheme="majorBidi"/>
          <w:color w:val="000000" w:themeColor="text1"/>
          <w:spacing w:val="5"/>
          <w:kern w:val="28"/>
          <w:szCs w:val="52"/>
        </w:rPr>
        <w:t xml:space="preserve"> f</w:t>
      </w:r>
      <w:r>
        <w:rPr>
          <w:rFonts w:eastAsiaTheme="majorEastAsia" w:cstheme="majorBidi"/>
          <w:color w:val="000000" w:themeColor="text1"/>
          <w:spacing w:val="5"/>
          <w:kern w:val="28"/>
          <w:szCs w:val="52"/>
        </w:rPr>
        <w:t xml:space="preserve">or the app is shown in the end. </w:t>
      </w:r>
      <w:r w:rsidRPr="007000FE">
        <w:rPr>
          <w:rFonts w:eastAsiaTheme="majorEastAsia" w:cstheme="majorBidi"/>
          <w:color w:val="000000" w:themeColor="text1"/>
          <w:spacing w:val="5"/>
          <w:kern w:val="28"/>
          <w:szCs w:val="52"/>
        </w:rPr>
        <w:t xml:space="preserve">In this </w:t>
      </w:r>
      <w:proofErr w:type="gramStart"/>
      <w:r w:rsidRPr="007000FE">
        <w:rPr>
          <w:rFonts w:eastAsiaTheme="majorEastAsia" w:cstheme="majorBidi"/>
          <w:color w:val="000000" w:themeColor="text1"/>
          <w:spacing w:val="5"/>
          <w:kern w:val="28"/>
          <w:szCs w:val="52"/>
        </w:rPr>
        <w:t>section</w:t>
      </w:r>
      <w:proofErr w:type="gramEnd"/>
      <w:r w:rsidRPr="007000FE">
        <w:rPr>
          <w:rFonts w:eastAsiaTheme="majorEastAsia" w:cstheme="majorBidi"/>
          <w:color w:val="000000" w:themeColor="text1"/>
          <w:spacing w:val="5"/>
          <w:kern w:val="28"/>
          <w:szCs w:val="52"/>
        </w:rPr>
        <w:t xml:space="preserve"> a Fuzzy Logic Decision Engine Implementation is discussed.</w:t>
      </w:r>
    </w:p>
    <w:p w14:paraId="51733018" w14:textId="77777777" w:rsidR="007000FE" w:rsidRDefault="007000FE" w:rsidP="007000FE">
      <w:pPr>
        <w:pStyle w:val="Heading6"/>
      </w:pPr>
      <w:r>
        <w:lastRenderedPageBreak/>
        <w:t>5.4.1 Mobile Offloading Logic</w:t>
      </w:r>
    </w:p>
    <w:p w14:paraId="4B08D8F7" w14:textId="77777777" w:rsidR="007000FE" w:rsidRPr="007000FE" w:rsidRDefault="007000FE" w:rsidP="007000FE">
      <w:r w:rsidRPr="007000FE">
        <w:t xml:space="preserve">At the mobile platform level, the device uses a decision engine based on fuzzy logic, which </w:t>
      </w:r>
      <w:proofErr w:type="gramStart"/>
      <w:r w:rsidRPr="007000FE">
        <w:t>is utilized</w:t>
      </w:r>
      <w:proofErr w:type="gramEnd"/>
      <w:r w:rsidRPr="007000FE">
        <w:t xml:space="preserve"> to combine n number of variables, which are to be obtained from the overall mobile cloud architecture. Fuzzy Logic Decision Engine works in three steps namely: </w:t>
      </w:r>
      <w:proofErr w:type="spellStart"/>
      <w:r w:rsidRPr="007000FE">
        <w:t>Fuzzification</w:t>
      </w:r>
      <w:proofErr w:type="spellEnd"/>
      <w:r w:rsidRPr="007000FE">
        <w:t xml:space="preserve">, Inference and </w:t>
      </w:r>
      <w:proofErr w:type="spellStart"/>
      <w:r w:rsidRPr="007000FE">
        <w:t>Defuzzification</w:t>
      </w:r>
      <w:proofErr w:type="spellEnd"/>
      <w:r w:rsidRPr="007000FE">
        <w:t>. Let us see these steps in detail:</w:t>
      </w:r>
    </w:p>
    <w:p w14:paraId="2D786A2D" w14:textId="77777777" w:rsidR="007000FE" w:rsidRPr="007000FE" w:rsidRDefault="007000FE" w:rsidP="007000FE">
      <w:proofErr w:type="gramStart"/>
      <w:r w:rsidRPr="007000FE">
        <w:t xml:space="preserve">1) In </w:t>
      </w:r>
      <w:proofErr w:type="spellStart"/>
      <w:r w:rsidRPr="007000FE">
        <w:t>Fuzzyfication</w:t>
      </w:r>
      <w:proofErr w:type="spellEnd"/>
      <w:proofErr w:type="gramEnd"/>
      <w:r w:rsidRPr="007000FE">
        <w:t xml:space="preserve"> input data is converted into linguistic variables, which are assigned to a specific membership function.  2) A reasoning engine </w:t>
      </w:r>
      <w:proofErr w:type="gramStart"/>
      <w:r w:rsidRPr="007000FE">
        <w:t>is applied</w:t>
      </w:r>
      <w:proofErr w:type="gramEnd"/>
      <w:r w:rsidRPr="007000FE">
        <w:t xml:space="preserve"> to the variables, which makes an inference based on a set of rules. </w:t>
      </w:r>
      <w:proofErr w:type="gramStart"/>
      <w:r w:rsidRPr="007000FE">
        <w:t>Finally</w:t>
      </w:r>
      <w:proofErr w:type="gramEnd"/>
      <w:r w:rsidRPr="007000FE">
        <w:t xml:space="preserve"> </w:t>
      </w:r>
      <w:del w:id="1415" w:author="Aditya" w:date="2016-01-31T14:42:00Z">
        <w:r w:rsidRPr="007000FE" w:rsidDel="0098679B">
          <w:delText xml:space="preserve"> </w:delText>
        </w:r>
      </w:del>
      <w:r w:rsidRPr="007000FE">
        <w:t xml:space="preserve">3) The output from reasoning engine are mapped to linguistic variable sets again (aka </w:t>
      </w:r>
      <w:proofErr w:type="spellStart"/>
      <w:r w:rsidRPr="007000FE">
        <w:t>defuzzification</w:t>
      </w:r>
      <w:proofErr w:type="spellEnd"/>
      <w:r w:rsidRPr="007000FE">
        <w:t>).</w:t>
      </w:r>
    </w:p>
    <w:p w14:paraId="7F8E1025" w14:textId="77777777" w:rsidR="007000FE" w:rsidRDefault="007000FE" w:rsidP="007000FE">
      <w:pPr>
        <w:rPr>
          <w:ins w:id="1416" w:author="Aditya" w:date="2016-01-28T14:06:00Z"/>
        </w:rPr>
      </w:pPr>
      <w:r w:rsidRPr="007000FE">
        <w:t xml:space="preserve">The Engine considers input parameters from smartphone and cloud, these inputs </w:t>
      </w:r>
      <w:proofErr w:type="gramStart"/>
      <w:r w:rsidRPr="007000FE">
        <w:t>are divided</w:t>
      </w:r>
      <w:proofErr w:type="gramEnd"/>
      <w:r w:rsidRPr="007000FE">
        <w:t xml:space="preserve"> into intervals. For Example Network Bandwidth is a variable, it is divided into intervals low speed, normal speed and high speed with values (0, 30), (30, 70), (70, 120) in mbps respectively. Other variables </w:t>
      </w:r>
      <w:proofErr w:type="gramStart"/>
      <w:r w:rsidRPr="007000FE">
        <w:t>are also divided</w:t>
      </w:r>
      <w:proofErr w:type="gramEnd"/>
      <w:r w:rsidRPr="007000FE">
        <w:t xml:space="preserve"> into similar intervals. Fuzzy rules are created based on </w:t>
      </w:r>
      <w:proofErr w:type="gramStart"/>
      <w:r w:rsidRPr="007000FE">
        <w:t>best experimented</w:t>
      </w:r>
      <w:proofErr w:type="gramEnd"/>
      <w:r w:rsidRPr="007000FE">
        <w:t xml:space="preserve"> resulted variables. For instance a fuzzy rule to offload to remote processing is constructed by combining high speed, normal data, and high CPU instance with an AND operation.</w:t>
      </w:r>
    </w:p>
    <w:p w14:paraId="1187E16D" w14:textId="77777777" w:rsidR="00A13130" w:rsidRDefault="00A13130" w:rsidP="007000FE"/>
    <w:p w14:paraId="080E4671" w14:textId="77777777" w:rsidR="007F7098" w:rsidRPr="007F7098" w:rsidRDefault="007F7098" w:rsidP="007F7098">
      <w:pPr>
        <w:pStyle w:val="Heading7"/>
      </w:pPr>
      <w:r>
        <w:t xml:space="preserve">a) </w:t>
      </w:r>
      <w:r w:rsidRPr="007F7098">
        <w:t>Fuzzy sets considered</w:t>
      </w:r>
    </w:p>
    <w:p w14:paraId="26B11F37" w14:textId="77777777" w:rsidR="00665D09" w:rsidRPr="007F7098" w:rsidRDefault="008C258B" w:rsidP="007F7098">
      <w:pPr>
        <w:numPr>
          <w:ilvl w:val="0"/>
          <w:numId w:val="22"/>
        </w:numPr>
      </w:pPr>
      <w:r w:rsidRPr="007F7098">
        <w:t xml:space="preserve">Bandwidth = </w:t>
      </w:r>
      <w:proofErr w:type="spellStart"/>
      <w:r w:rsidRPr="007F7098">
        <w:t>Speed_Low</w:t>
      </w:r>
      <w:proofErr w:type="spellEnd"/>
      <w:r w:rsidRPr="007F7098">
        <w:t xml:space="preserve">, </w:t>
      </w:r>
      <w:proofErr w:type="spellStart"/>
      <w:r w:rsidRPr="007F7098">
        <w:t>Speed_Normal</w:t>
      </w:r>
      <w:proofErr w:type="spellEnd"/>
      <w:r w:rsidRPr="007F7098">
        <w:t xml:space="preserve">, </w:t>
      </w:r>
      <w:proofErr w:type="spellStart"/>
      <w:r w:rsidRPr="007F7098">
        <w:t>Speed_High</w:t>
      </w:r>
      <w:proofErr w:type="spellEnd"/>
    </w:p>
    <w:p w14:paraId="7407435D" w14:textId="77777777" w:rsidR="00665D09" w:rsidRPr="007F7098" w:rsidRDefault="008C258B" w:rsidP="007F7098">
      <w:pPr>
        <w:numPr>
          <w:ilvl w:val="0"/>
          <w:numId w:val="22"/>
        </w:numPr>
      </w:pPr>
      <w:proofErr w:type="spellStart"/>
      <w:r w:rsidRPr="007F7098">
        <w:t>WiFi</w:t>
      </w:r>
      <w:proofErr w:type="spellEnd"/>
      <w:r w:rsidRPr="007F7098">
        <w:t xml:space="preserve"> = available, not available </w:t>
      </w:r>
    </w:p>
    <w:p w14:paraId="55B04470" w14:textId="77777777" w:rsidR="00665D09" w:rsidRPr="007F7098" w:rsidRDefault="008C258B" w:rsidP="007F7098">
      <w:pPr>
        <w:numPr>
          <w:ilvl w:val="0"/>
          <w:numId w:val="22"/>
        </w:numPr>
      </w:pPr>
      <w:r w:rsidRPr="007F7098">
        <w:t xml:space="preserve">Data </w:t>
      </w:r>
      <w:proofErr w:type="spellStart"/>
      <w:r w:rsidRPr="007F7098">
        <w:t>transfered</w:t>
      </w:r>
      <w:proofErr w:type="spellEnd"/>
      <w:r w:rsidRPr="007F7098">
        <w:t xml:space="preserve"> = </w:t>
      </w:r>
      <w:proofErr w:type="spellStart"/>
      <w:r w:rsidRPr="007F7098">
        <w:t>Data_Small</w:t>
      </w:r>
      <w:proofErr w:type="spellEnd"/>
      <w:r w:rsidRPr="007F7098">
        <w:t xml:space="preserve">, </w:t>
      </w:r>
      <w:proofErr w:type="spellStart"/>
      <w:r w:rsidRPr="007F7098">
        <w:t>Data_Medium</w:t>
      </w:r>
      <w:proofErr w:type="spellEnd"/>
      <w:r w:rsidRPr="007F7098">
        <w:t xml:space="preserve">, </w:t>
      </w:r>
      <w:proofErr w:type="spellStart"/>
      <w:r w:rsidRPr="007F7098">
        <w:t>Data_Big</w:t>
      </w:r>
      <w:proofErr w:type="spellEnd"/>
    </w:p>
    <w:p w14:paraId="663E6E0D" w14:textId="77777777" w:rsidR="007F7098" w:rsidRPr="007F7098" w:rsidRDefault="008C258B" w:rsidP="007F7098">
      <w:pPr>
        <w:numPr>
          <w:ilvl w:val="0"/>
          <w:numId w:val="22"/>
        </w:numPr>
      </w:pPr>
      <w:r w:rsidRPr="007F7098">
        <w:t xml:space="preserve">CPU instance = </w:t>
      </w:r>
      <w:proofErr w:type="spellStart"/>
      <w:r w:rsidRPr="007F7098">
        <w:t>CPU_Low</w:t>
      </w:r>
      <w:proofErr w:type="spellEnd"/>
      <w:r w:rsidRPr="007F7098">
        <w:t xml:space="preserve">, </w:t>
      </w:r>
      <w:proofErr w:type="spellStart"/>
      <w:r w:rsidRPr="007F7098">
        <w:t>CPU_Normal</w:t>
      </w:r>
      <w:proofErr w:type="spellEnd"/>
      <w:r w:rsidRPr="007F7098">
        <w:t xml:space="preserve">, </w:t>
      </w:r>
      <w:proofErr w:type="spellStart"/>
      <w:r w:rsidRPr="007F7098">
        <w:t>CPU_High</w:t>
      </w:r>
      <w:proofErr w:type="spellEnd"/>
    </w:p>
    <w:p w14:paraId="0410E21C" w14:textId="77777777" w:rsidR="00847909" w:rsidRDefault="007F7098" w:rsidP="007F7098">
      <w:pPr>
        <w:rPr>
          <w:ins w:id="1417" w:author="Aditya" w:date="2016-01-28T14:06:00Z"/>
        </w:rPr>
      </w:pPr>
      <w:r w:rsidRPr="007F7098">
        <w:lastRenderedPageBreak/>
        <w:t xml:space="preserve">Let us see what these parameters define. Bandwidth available to user device can be Low, Normal or High. Data that </w:t>
      </w:r>
      <w:proofErr w:type="gramStart"/>
      <w:r w:rsidRPr="007F7098">
        <w:t>is used</w:t>
      </w:r>
      <w:proofErr w:type="gramEnd"/>
      <w:r w:rsidRPr="007F7098">
        <w:t xml:space="preserve"> by the application can affect the decision of offloading if the Data is too big the offloading can be expensive. CPU instance required by the application can be Low, Normal and </w:t>
      </w:r>
      <w:proofErr w:type="gramStart"/>
      <w:r w:rsidRPr="007F7098">
        <w:t>High</w:t>
      </w:r>
      <w:proofErr w:type="gramEnd"/>
      <w:r w:rsidRPr="007F7098">
        <w:t xml:space="preserve"> depending upon the computational requirements of a particular application. If the </w:t>
      </w:r>
      <w:proofErr w:type="spellStart"/>
      <w:r w:rsidRPr="007F7098">
        <w:t>WiFi</w:t>
      </w:r>
      <w:proofErr w:type="spellEnd"/>
      <w:r w:rsidRPr="007F7098">
        <w:t xml:space="preserve"> is available to the user then it makes more sense to offload on the local servers rather than the remote servers. So </w:t>
      </w:r>
      <w:r w:rsidR="0094205C" w:rsidRPr="007F7098">
        <w:t>here,</w:t>
      </w:r>
      <w:r w:rsidRPr="007F7098">
        <w:t xml:space="preserve"> </w:t>
      </w:r>
      <w:r w:rsidR="006A5357">
        <w:t>we</w:t>
      </w:r>
      <w:r w:rsidR="00DA5EDF">
        <w:t xml:space="preserve"> are</w:t>
      </w:r>
      <w:r w:rsidRPr="007F7098">
        <w:t xml:space="preserve"> assuming there are multiple locations available with the user where he can offload his application processing and data. After defining these </w:t>
      </w:r>
      <w:r w:rsidR="00DA5EDF" w:rsidRPr="007F7098">
        <w:t>parameters,</w:t>
      </w:r>
      <w:r w:rsidRPr="007F7098">
        <w:t xml:space="preserve"> </w:t>
      </w:r>
      <w:r w:rsidR="006A5357">
        <w:t>we</w:t>
      </w:r>
      <w:r w:rsidRPr="007F7098">
        <w:t xml:space="preserve"> have assigned grade of </w:t>
      </w:r>
      <w:proofErr w:type="gramStart"/>
      <w:r w:rsidRPr="007F7098">
        <w:t>truth values</w:t>
      </w:r>
      <w:proofErr w:type="gramEnd"/>
      <w:r w:rsidRPr="007F7098">
        <w:t xml:space="preserve"> to each of the set considered which fuzzy logic uses to classify the outputs.</w:t>
      </w:r>
    </w:p>
    <w:p w14:paraId="7AA3221A" w14:textId="77777777" w:rsidR="00A13130" w:rsidRDefault="00A13130" w:rsidP="007F7098"/>
    <w:p w14:paraId="16BF098A" w14:textId="77777777" w:rsidR="00847909" w:rsidRDefault="00847909" w:rsidP="00847909">
      <w:pPr>
        <w:pStyle w:val="Heading7"/>
      </w:pPr>
      <w:r>
        <w:t>b) Rules Considered</w:t>
      </w:r>
    </w:p>
    <w:p w14:paraId="39DDC3E8" w14:textId="77777777" w:rsidR="00665D09" w:rsidRPr="00847909" w:rsidRDefault="008C258B" w:rsidP="00847909">
      <w:pPr>
        <w:numPr>
          <w:ilvl w:val="0"/>
          <w:numId w:val="24"/>
        </w:numPr>
      </w:pPr>
      <w:r w:rsidRPr="00847909">
        <w:t>Remote Processing = Speed High AND Data Small AND CPU Normal</w:t>
      </w:r>
    </w:p>
    <w:p w14:paraId="0BB16DC8" w14:textId="77777777" w:rsidR="00665D09" w:rsidRPr="00847909" w:rsidRDefault="008C258B" w:rsidP="00847909">
      <w:pPr>
        <w:numPr>
          <w:ilvl w:val="0"/>
          <w:numId w:val="24"/>
        </w:numPr>
      </w:pPr>
      <w:r w:rsidRPr="00847909">
        <w:t>Local Processing = Speed Low AND Data Small AND CPU High</w:t>
      </w:r>
    </w:p>
    <w:p w14:paraId="30CD449C" w14:textId="77777777" w:rsidR="00665D09" w:rsidRPr="00847909" w:rsidRDefault="008C258B" w:rsidP="00847909">
      <w:pPr>
        <w:numPr>
          <w:ilvl w:val="0"/>
          <w:numId w:val="24"/>
        </w:numPr>
      </w:pPr>
      <w:r w:rsidRPr="00847909">
        <w:t>Remote Processing = Speed Normal AND Data Small AND CPU High</w:t>
      </w:r>
    </w:p>
    <w:p w14:paraId="4DCDDBEE" w14:textId="77777777" w:rsidR="00665D09" w:rsidRPr="00847909" w:rsidRDefault="008C258B" w:rsidP="00847909">
      <w:pPr>
        <w:numPr>
          <w:ilvl w:val="0"/>
          <w:numId w:val="24"/>
        </w:numPr>
      </w:pPr>
      <w:r w:rsidRPr="00847909">
        <w:t>Local Processing = Speed High AND Data Small AND CPU Low</w:t>
      </w:r>
    </w:p>
    <w:p w14:paraId="6D7B0955" w14:textId="77777777" w:rsidR="00665D09" w:rsidRPr="00847909" w:rsidRDefault="008C258B" w:rsidP="00847909">
      <w:pPr>
        <w:numPr>
          <w:ilvl w:val="0"/>
          <w:numId w:val="24"/>
        </w:numPr>
      </w:pPr>
      <w:r w:rsidRPr="00847909">
        <w:t>Local Processing = Speed Low AND Data Medium AND CPU Normal</w:t>
      </w:r>
    </w:p>
    <w:p w14:paraId="2421F3D9" w14:textId="77777777" w:rsidR="00665D09" w:rsidRPr="00847909" w:rsidRDefault="00847909" w:rsidP="00847909">
      <w:pPr>
        <w:numPr>
          <w:ilvl w:val="0"/>
          <w:numId w:val="24"/>
        </w:numPr>
      </w:pPr>
      <w:r w:rsidRPr="00847909">
        <w:t>Offl</w:t>
      </w:r>
      <w:r w:rsidR="008C258B" w:rsidRPr="00847909">
        <w:t xml:space="preserve">oad on Local Servers = Remote Processing AND </w:t>
      </w:r>
      <w:proofErr w:type="spellStart"/>
      <w:r w:rsidR="008C258B" w:rsidRPr="00847909">
        <w:t>WiFi</w:t>
      </w:r>
      <w:proofErr w:type="spellEnd"/>
      <w:r w:rsidR="008C258B" w:rsidRPr="00847909">
        <w:t xml:space="preserve"> ON</w:t>
      </w:r>
    </w:p>
    <w:p w14:paraId="459489F3" w14:textId="77777777" w:rsidR="00665D09" w:rsidRPr="00847909" w:rsidRDefault="00847909" w:rsidP="00847909">
      <w:pPr>
        <w:numPr>
          <w:ilvl w:val="0"/>
          <w:numId w:val="24"/>
        </w:numPr>
      </w:pPr>
      <w:r w:rsidRPr="00847909">
        <w:t>Offl</w:t>
      </w:r>
      <w:r w:rsidR="008C258B" w:rsidRPr="00847909">
        <w:t xml:space="preserve">oad on Remote Servers = Remote Processing AND </w:t>
      </w:r>
      <w:proofErr w:type="spellStart"/>
      <w:r w:rsidR="008C258B" w:rsidRPr="00847909">
        <w:t>WiFi</w:t>
      </w:r>
      <w:proofErr w:type="spellEnd"/>
      <w:r w:rsidR="008C258B" w:rsidRPr="00847909">
        <w:t xml:space="preserve"> OFF</w:t>
      </w:r>
    </w:p>
    <w:p w14:paraId="6E7CF901" w14:textId="77777777" w:rsidR="00847909" w:rsidRPr="007F7098" w:rsidRDefault="00847909" w:rsidP="007F7098"/>
    <w:p w14:paraId="4B699160" w14:textId="77777777" w:rsidR="00847909" w:rsidRDefault="00847909" w:rsidP="00847909">
      <w:r>
        <w:rPr>
          <w:noProof/>
        </w:rPr>
        <w:lastRenderedPageBreak/>
        <mc:AlternateContent>
          <mc:Choice Requires="wps">
            <w:drawing>
              <wp:anchor distT="0" distB="0" distL="114300" distR="114300" simplePos="0" relativeHeight="251750400" behindDoc="0" locked="0" layoutInCell="1" allowOverlap="1" wp14:anchorId="5009B1C5" wp14:editId="13C3C678">
                <wp:simplePos x="0" y="0"/>
                <wp:positionH relativeFrom="column">
                  <wp:align>center</wp:align>
                </wp:positionH>
                <wp:positionV relativeFrom="paragraph">
                  <wp:posOffset>1900792</wp:posOffset>
                </wp:positionV>
                <wp:extent cx="3118104" cy="274320"/>
                <wp:effectExtent l="0" t="0" r="6350" b="0"/>
                <wp:wrapTopAndBottom/>
                <wp:docPr id="46" name="Text Box 46"/>
                <wp:cNvGraphicFramePr/>
                <a:graphic xmlns:a="http://schemas.openxmlformats.org/drawingml/2006/main">
                  <a:graphicData uri="http://schemas.microsoft.com/office/word/2010/wordprocessingShape">
                    <wps:wsp>
                      <wps:cNvSpPr txBox="1"/>
                      <wps:spPr>
                        <a:xfrm>
                          <a:off x="0" y="0"/>
                          <a:ext cx="3118104" cy="274320"/>
                        </a:xfrm>
                        <a:prstGeom prst="rect">
                          <a:avLst/>
                        </a:prstGeom>
                        <a:solidFill>
                          <a:prstClr val="white"/>
                        </a:solidFill>
                        <a:ln>
                          <a:noFill/>
                        </a:ln>
                        <a:effectLst/>
                      </wps:spPr>
                      <wps:txbx>
                        <w:txbxContent>
                          <w:p w14:paraId="460A9235" w14:textId="77777777" w:rsidR="0098679B" w:rsidRPr="00A407C2" w:rsidRDefault="0098679B">
                            <w:pPr>
                              <w:pStyle w:val="Heading4"/>
                              <w:rPr>
                                <w:rFonts w:eastAsiaTheme="minorHAnsi"/>
                                <w:noProof/>
                                <w:sz w:val="24"/>
                              </w:rPr>
                            </w:pPr>
                            <w:bookmarkStart w:id="1418" w:name="_Toc440377718"/>
                            <w:r>
                              <w:t>Figure 5.3 Classifying with Fuzzy Logic</w:t>
                            </w:r>
                            <w:bookmarkEnd w:id="14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009B1C5" id="Text Box 46" o:spid="_x0000_s1045" type="#_x0000_t202" style="position:absolute;left:0;text-align:left;margin-left:0;margin-top:149.65pt;width:245.5pt;height:21.6pt;z-index:2517504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" stroked="f">
                <v:textbox style="mso-fit-shape-to-text:t" inset="0,0,0,0">
                  <w:txbxContent>
                    <w:p w14:paraId="460A9235" w14:textId="77777777" w:rsidR="0098679B" w:rsidRPr="00A407C2" w:rsidRDefault="0098679B">
                      <w:pPr>
                        <w:pStyle w:val="Heading4"/>
                        <w:rPr>
                          <w:rFonts w:eastAsiaTheme="minorHAnsi"/>
                          <w:noProof/>
                          <w:sz w:val="24"/>
                        </w:rPr>
                      </w:pPr>
                      <w:bookmarkStart w:id="1419" w:name="_Toc440377718"/>
                      <w:r>
                        <w:t>Figure 5.3 Classifying with Fuzzy Logic</w:t>
                      </w:r>
                      <w:bookmarkEnd w:id="1419"/>
                    </w:p>
                  </w:txbxContent>
                </v:textbox>
                <w10:wrap type="topAndBottom"/>
              </v:shape>
            </w:pict>
          </mc:Fallback>
        </mc:AlternateContent>
      </w:r>
      <w:r>
        <w:rPr>
          <w:noProof/>
        </w:rPr>
        <w:drawing>
          <wp:anchor distT="0" distB="0" distL="114300" distR="114300" simplePos="0" relativeHeight="251748352" behindDoc="0" locked="0" layoutInCell="1" allowOverlap="1" wp14:anchorId="51BE8522" wp14:editId="0641576E">
            <wp:simplePos x="0" y="0"/>
            <wp:positionH relativeFrom="column">
              <wp:align>center</wp:align>
            </wp:positionH>
            <wp:positionV relativeFrom="paragraph">
              <wp:posOffset>162</wp:posOffset>
            </wp:positionV>
            <wp:extent cx="3118104" cy="1874291"/>
            <wp:effectExtent l="0" t="0" r="635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uzzyLogicBandwidthDegOfTruth.png"/>
                    <pic:cNvPicPr/>
                  </pic:nvPicPr>
                  <pic:blipFill>
                    <a:blip r:embed="rId35">
                      <a:extLst>
                        <a:ext uri="{28A0092B-C50C-407E-A947-70E740481C1C}">
                          <a14:useLocalDpi xmlns:a14="http://schemas.microsoft.com/office/drawing/2010/main" val="0"/>
                        </a:ext>
                      </a:extLst>
                    </a:blip>
                    <a:stretch>
                      <a:fillRect/>
                    </a:stretch>
                  </pic:blipFill>
                  <pic:spPr>
                    <a:xfrm>
                      <a:off x="0" y="0"/>
                      <a:ext cx="3118104" cy="1874291"/>
                    </a:xfrm>
                    <a:prstGeom prst="rect">
                      <a:avLst/>
                    </a:prstGeom>
                  </pic:spPr>
                </pic:pic>
              </a:graphicData>
            </a:graphic>
            <wp14:sizeRelH relativeFrom="margin">
              <wp14:pctWidth>0</wp14:pctWidth>
            </wp14:sizeRelH>
          </wp:anchor>
        </w:drawing>
      </w:r>
    </w:p>
    <w:p w14:paraId="2BFAED03" w14:textId="77777777" w:rsidR="007000FE" w:rsidRDefault="00847909" w:rsidP="00847909">
      <w:r w:rsidRPr="00847909">
        <w:t>A Fuzzy Logic system infers a decision expressed as</w:t>
      </w:r>
      <w:r>
        <w:t xml:space="preserve"> the degree of truth to a specifi</w:t>
      </w:r>
      <w:r w:rsidRPr="00847909">
        <w:t>c criteria. The Grade</w:t>
      </w:r>
      <w:r>
        <w:t xml:space="preserve"> </w:t>
      </w:r>
      <w:r w:rsidRPr="00847909">
        <w:t xml:space="preserve">of truth is the percentage </w:t>
      </w:r>
      <w:proofErr w:type="gramStart"/>
      <w:r w:rsidRPr="00847909">
        <w:t>value which</w:t>
      </w:r>
      <w:proofErr w:type="gramEnd"/>
      <w:r w:rsidRPr="00847909">
        <w:t xml:space="preserve"> helps us </w:t>
      </w:r>
      <w:r>
        <w:t>classify variables into a specifi</w:t>
      </w:r>
      <w:r w:rsidRPr="00847909">
        <w:t xml:space="preserve">c group. </w:t>
      </w:r>
      <w:r w:rsidR="00DA5EDF" w:rsidRPr="00847909">
        <w:t>Fuzzy</w:t>
      </w:r>
      <w:r w:rsidRPr="00847909">
        <w:t xml:space="preserve"> logic engine </w:t>
      </w:r>
      <w:proofErr w:type="gramStart"/>
      <w:r w:rsidRPr="00847909">
        <w:t>is</w:t>
      </w:r>
      <w:r>
        <w:t xml:space="preserve"> </w:t>
      </w:r>
      <w:r w:rsidRPr="00847909">
        <w:t>fed</w:t>
      </w:r>
      <w:proofErr w:type="gramEnd"/>
      <w:r w:rsidRPr="00847909">
        <w:t xml:space="preserve"> by inform</w:t>
      </w:r>
      <w:r>
        <w:t>ation extracted from the code offl</w:t>
      </w:r>
      <w:r w:rsidRPr="00847909">
        <w:t xml:space="preserve">oading traces. The grade of truth </w:t>
      </w:r>
      <w:proofErr w:type="gramStart"/>
      <w:r w:rsidRPr="00847909">
        <w:t>is computed</w:t>
      </w:r>
      <w:proofErr w:type="gramEnd"/>
      <w:r w:rsidRPr="00847909">
        <w:t xml:space="preserve"> by applying</w:t>
      </w:r>
      <w:r>
        <w:t xml:space="preserve"> </w:t>
      </w:r>
      <w:r w:rsidRPr="00847909">
        <w:t>center of mass formula to the decision.</w:t>
      </w:r>
    </w:p>
    <w:p w14:paraId="54635D76" w14:textId="2C790E6D" w:rsidR="00847909" w:rsidRPr="007000FE" w:rsidRDefault="00C125C0" w:rsidP="00847909">
      <w:r>
        <w:rPr>
          <w:noProof/>
        </w:rPr>
        <w:drawing>
          <wp:anchor distT="0" distB="0" distL="114300" distR="114300" simplePos="0" relativeHeight="251752448" behindDoc="0" locked="0" layoutInCell="1" allowOverlap="1" wp14:anchorId="5AE78B80" wp14:editId="460E6FA3">
            <wp:simplePos x="0" y="0"/>
            <wp:positionH relativeFrom="column">
              <wp:posOffset>3091180</wp:posOffset>
            </wp:positionH>
            <wp:positionV relativeFrom="paragraph">
              <wp:posOffset>240665</wp:posOffset>
            </wp:positionV>
            <wp:extent cx="1518285" cy="2530475"/>
            <wp:effectExtent l="0" t="0" r="5715" b="317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ffloading_bandwidth.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18285" cy="2530475"/>
                    </a:xfrm>
                    <a:prstGeom prst="rect">
                      <a:avLst/>
                    </a:prstGeom>
                  </pic:spPr>
                </pic:pic>
              </a:graphicData>
            </a:graphic>
            <wp14:sizeRelH relativeFrom="margin">
              <wp14:pctWidth>0</wp14:pctWidth>
            </wp14:sizeRelH>
            <wp14:sizeRelV relativeFrom="margin">
              <wp14:pctHeight>0</wp14:pctHeight>
            </wp14:sizeRelV>
          </wp:anchor>
        </w:drawing>
      </w:r>
      <w:r w:rsidR="00AB50FF">
        <w:rPr>
          <w:noProof/>
        </w:rPr>
        <mc:AlternateContent>
          <mc:Choice Requires="wps">
            <w:drawing>
              <wp:anchor distT="0" distB="0" distL="114300" distR="114300" simplePos="0" relativeHeight="251754496" behindDoc="0" locked="0" layoutInCell="1" allowOverlap="1" wp14:anchorId="2E82C6FF" wp14:editId="3B2B400B">
                <wp:simplePos x="0" y="0"/>
                <wp:positionH relativeFrom="column">
                  <wp:align>center</wp:align>
                </wp:positionH>
                <wp:positionV relativeFrom="paragraph">
                  <wp:posOffset>2902857</wp:posOffset>
                </wp:positionV>
                <wp:extent cx="3182112" cy="274320"/>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3182112" cy="274320"/>
                        </a:xfrm>
                        <a:prstGeom prst="rect">
                          <a:avLst/>
                        </a:prstGeom>
                        <a:solidFill>
                          <a:prstClr val="white"/>
                        </a:solidFill>
                        <a:ln>
                          <a:noFill/>
                        </a:ln>
                        <a:effectLst/>
                      </wps:spPr>
                      <wps:txbx>
                        <w:txbxContent>
                          <w:p w14:paraId="43385B7C" w14:textId="77777777" w:rsidR="0098679B" w:rsidRPr="00893F10" w:rsidRDefault="0098679B">
                            <w:pPr>
                              <w:pStyle w:val="Heading4"/>
                              <w:rPr>
                                <w:rFonts w:eastAsiaTheme="minorHAnsi"/>
                                <w:noProof/>
                                <w:sz w:val="24"/>
                              </w:rPr>
                            </w:pPr>
                            <w:bookmarkStart w:id="1420" w:name="_Toc440377719"/>
                            <w:r>
                              <w:t>Figure 5.4 Offloading Decision Engine in Android</w:t>
                            </w:r>
                            <w:bookmarkEnd w:id="14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82C6FF" id="Text Box 53" o:spid="_x0000_s1046" type="#_x0000_t202" style="position:absolute;left:0;text-align:left;margin-left:0;margin-top:228.55pt;width:250.55pt;height:21.6pt;z-index:2517544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" stroked="f">
                <v:textbox style="mso-fit-shape-to-text:t" inset="0,0,0,0">
                  <w:txbxContent>
                    <w:p w14:paraId="43385B7C" w14:textId="77777777" w:rsidR="0098679B" w:rsidRPr="00893F10" w:rsidRDefault="0098679B">
                      <w:pPr>
                        <w:pStyle w:val="Heading4"/>
                        <w:rPr>
                          <w:rFonts w:eastAsiaTheme="minorHAnsi"/>
                          <w:noProof/>
                          <w:sz w:val="24"/>
                        </w:rPr>
                      </w:pPr>
                      <w:bookmarkStart w:id="1421" w:name="_Toc440377719"/>
                      <w:r>
                        <w:t>Figure 5.4 Offloading Decision Engine in Android</w:t>
                      </w:r>
                      <w:bookmarkEnd w:id="1421"/>
                    </w:p>
                  </w:txbxContent>
                </v:textbox>
                <w10:wrap type="topAndBottom"/>
              </v:shape>
            </w:pict>
          </mc:Fallback>
        </mc:AlternateContent>
      </w:r>
      <w:r w:rsidR="00AB50FF">
        <w:rPr>
          <w:noProof/>
        </w:rPr>
        <w:drawing>
          <wp:anchor distT="0" distB="0" distL="114300" distR="114300" simplePos="0" relativeHeight="251751424" behindDoc="0" locked="0" layoutInCell="1" allowOverlap="1" wp14:anchorId="407FA1F0" wp14:editId="30530D94">
            <wp:simplePos x="0" y="0"/>
            <wp:positionH relativeFrom="column">
              <wp:posOffset>1214831</wp:posOffset>
            </wp:positionH>
            <wp:positionV relativeFrom="paragraph">
              <wp:posOffset>220345</wp:posOffset>
            </wp:positionV>
            <wp:extent cx="1529080" cy="2548890"/>
            <wp:effectExtent l="0" t="0" r="0" b="381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ffloading_CPU.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29080" cy="2548890"/>
                    </a:xfrm>
                    <a:prstGeom prst="rect">
                      <a:avLst/>
                    </a:prstGeom>
                  </pic:spPr>
                </pic:pic>
              </a:graphicData>
            </a:graphic>
            <wp14:sizeRelH relativeFrom="margin">
              <wp14:pctWidth>0</wp14:pctWidth>
            </wp14:sizeRelH>
            <wp14:sizeRelV relativeFrom="margin">
              <wp14:pctHeight>0</wp14:pctHeight>
            </wp14:sizeRelV>
          </wp:anchor>
        </w:drawing>
      </w:r>
    </w:p>
    <w:p w14:paraId="03055BC0" w14:textId="77777777" w:rsidR="00994A2A" w:rsidRDefault="00994A2A" w:rsidP="001006A9">
      <w:pPr>
        <w:rPr>
          <w:rFonts w:eastAsiaTheme="majorEastAsia" w:cstheme="majorBidi"/>
          <w:color w:val="000000" w:themeColor="text1"/>
          <w:spacing w:val="5"/>
          <w:kern w:val="28"/>
          <w:szCs w:val="52"/>
        </w:rPr>
      </w:pPr>
    </w:p>
    <w:p w14:paraId="7F9D8D18" w14:textId="77777777" w:rsidR="009015A0" w:rsidRDefault="009015A0" w:rsidP="001006A9">
      <w:pPr>
        <w:rPr>
          <w:rFonts w:eastAsiaTheme="majorEastAsia" w:cstheme="majorBidi"/>
          <w:color w:val="000000" w:themeColor="text1"/>
          <w:spacing w:val="5"/>
          <w:kern w:val="28"/>
          <w:szCs w:val="52"/>
        </w:rPr>
      </w:pPr>
    </w:p>
    <w:p w14:paraId="5A3AC256" w14:textId="77777777" w:rsidR="009015A0" w:rsidRDefault="009015A0" w:rsidP="009015A0">
      <w:pPr>
        <w:pStyle w:val="Heading3"/>
      </w:pPr>
      <w:bookmarkStart w:id="1422" w:name="_Toc441811475"/>
      <w:commentRangeStart w:id="1423"/>
      <w:r>
        <w:lastRenderedPageBreak/>
        <w:t>5.5 Comparing our Algorithms with previous works</w:t>
      </w:r>
      <w:commentRangeEnd w:id="1423"/>
      <w:r w:rsidR="009978B0">
        <w:rPr>
          <w:rStyle w:val="CommentReference"/>
          <w:rFonts w:eastAsiaTheme="minorHAnsi" w:cstheme="minorBidi"/>
          <w:b w:val="0"/>
          <w:bCs w:val="0"/>
          <w:color w:val="auto"/>
        </w:rPr>
        <w:commentReference w:id="1423"/>
      </w:r>
      <w:bookmarkEnd w:id="1422"/>
    </w:p>
    <w:p w14:paraId="1B3E4E50" w14:textId="77777777" w:rsidR="002B6861" w:rsidRDefault="002B7457" w:rsidP="002B7457">
      <w:r>
        <w:t xml:space="preserve">In this </w:t>
      </w:r>
      <w:r w:rsidR="00DA5EDF">
        <w:t>section,</w:t>
      </w:r>
      <w:r>
        <w:t xml:space="preserve"> we have done a comparison between our </w:t>
      </w:r>
      <w:commentRangeStart w:id="1424"/>
      <w:proofErr w:type="spellStart"/>
      <w:r>
        <w:t>strtaegies</w:t>
      </w:r>
      <w:proofErr w:type="spellEnd"/>
      <w:r>
        <w:t xml:space="preserve"> </w:t>
      </w:r>
      <w:commentRangeEnd w:id="1424"/>
      <w:r w:rsidR="009978B0">
        <w:rPr>
          <w:rStyle w:val="CommentReference"/>
        </w:rPr>
        <w:commentReference w:id="1424"/>
      </w:r>
      <w:r>
        <w:t xml:space="preserve">and other prior works. We have chosen a compute intensive app Matrix Inverse Calculator and a Data intensive app such as Torrent to compare the results as shown in Figure 5.5 and 5.6. </w:t>
      </w:r>
      <w:r w:rsidR="002B6861">
        <w:t>We have done our analysis for the Torrent download of a 25 MB file and for 9X9 Matrix Inverse calculator instances.</w:t>
      </w:r>
    </w:p>
    <w:p w14:paraId="404F0A36" w14:textId="0787895E" w:rsidR="002B7457" w:rsidRDefault="002B7457" w:rsidP="002B7457">
      <w:r>
        <w:rPr>
          <w:rFonts w:eastAsiaTheme="majorEastAsia" w:cstheme="majorBidi"/>
          <w:color w:val="000000" w:themeColor="text1"/>
          <w:spacing w:val="5"/>
          <w:kern w:val="28"/>
          <w:szCs w:val="52"/>
        </w:rPr>
        <w:t xml:space="preserve">Our results indicate that the </w:t>
      </w:r>
      <w:ins w:id="1425" w:author="Aditya" w:date="2016-01-29T06:23:00Z">
        <w:r w:rsidR="00DB01F4">
          <w:rPr>
            <w:rFonts w:eastAsiaTheme="majorEastAsia" w:cstheme="majorBidi"/>
            <w:color w:val="000000" w:themeColor="text1"/>
            <w:spacing w:val="5"/>
            <w:kern w:val="28"/>
            <w:szCs w:val="52"/>
          </w:rPr>
          <w:t>o</w:t>
        </w:r>
      </w:ins>
      <w:del w:id="1426" w:author="Aditya" w:date="2016-01-29T06:23:00Z">
        <w:r w:rsidDel="00DB01F4">
          <w:rPr>
            <w:rFonts w:eastAsiaTheme="majorEastAsia" w:cstheme="majorBidi"/>
            <w:color w:val="000000" w:themeColor="text1"/>
            <w:spacing w:val="5"/>
            <w:kern w:val="28"/>
            <w:szCs w:val="52"/>
          </w:rPr>
          <w:delText>O</w:delText>
        </w:r>
      </w:del>
      <w:r>
        <w:rPr>
          <w:rFonts w:eastAsiaTheme="majorEastAsia" w:cstheme="majorBidi"/>
          <w:color w:val="000000" w:themeColor="text1"/>
          <w:spacing w:val="5"/>
          <w:kern w:val="28"/>
          <w:szCs w:val="52"/>
        </w:rPr>
        <w:t xml:space="preserve">ffloading is beneficial for Data Intensive applications such as </w:t>
      </w:r>
      <w:del w:id="1427" w:author="Aditya" w:date="2016-01-29T06:24:00Z">
        <w:r w:rsidDel="00DB01F4">
          <w:rPr>
            <w:rFonts w:eastAsiaTheme="majorEastAsia" w:cstheme="majorBidi"/>
            <w:color w:val="000000" w:themeColor="text1"/>
            <w:spacing w:val="5"/>
            <w:kern w:val="28"/>
            <w:szCs w:val="52"/>
          </w:rPr>
          <w:delText>Torents</w:delText>
        </w:r>
      </w:del>
      <w:ins w:id="1428" w:author="Aditya" w:date="2016-01-29T06:24:00Z">
        <w:r w:rsidR="00DB01F4">
          <w:rPr>
            <w:rFonts w:eastAsiaTheme="majorEastAsia" w:cstheme="majorBidi"/>
            <w:color w:val="000000" w:themeColor="text1"/>
            <w:spacing w:val="5"/>
            <w:kern w:val="28"/>
            <w:szCs w:val="52"/>
          </w:rPr>
          <w:t>Torrents</w:t>
        </w:r>
      </w:ins>
      <w:r>
        <w:rPr>
          <w:rFonts w:eastAsiaTheme="majorEastAsia" w:cstheme="majorBidi"/>
          <w:color w:val="000000" w:themeColor="text1"/>
          <w:spacing w:val="5"/>
          <w:kern w:val="28"/>
          <w:szCs w:val="52"/>
        </w:rPr>
        <w:t>.</w:t>
      </w:r>
      <w:r w:rsidR="00037AEF">
        <w:rPr>
          <w:rFonts w:eastAsiaTheme="majorEastAsia" w:cstheme="majorBidi"/>
          <w:color w:val="000000" w:themeColor="text1"/>
          <w:spacing w:val="5"/>
          <w:kern w:val="28"/>
          <w:szCs w:val="52"/>
        </w:rPr>
        <w:t xml:space="preserve"> </w:t>
      </w:r>
      <w:r w:rsidR="00DA5EDF">
        <w:rPr>
          <w:rFonts w:eastAsiaTheme="majorEastAsia" w:cstheme="majorBidi"/>
          <w:color w:val="000000" w:themeColor="text1"/>
          <w:spacing w:val="5"/>
          <w:kern w:val="28"/>
          <w:szCs w:val="52"/>
        </w:rPr>
        <w:t>Moreover,</w:t>
      </w:r>
      <w:r w:rsidR="00037AEF">
        <w:rPr>
          <w:rFonts w:eastAsiaTheme="majorEastAsia" w:cstheme="majorBidi"/>
          <w:color w:val="000000" w:themeColor="text1"/>
          <w:spacing w:val="5"/>
          <w:kern w:val="28"/>
          <w:szCs w:val="52"/>
        </w:rPr>
        <w:t xml:space="preserve"> it is seen </w:t>
      </w:r>
      <w:del w:id="1429" w:author="Aditya" w:date="2016-01-29T06:24:00Z">
        <w:r w:rsidR="00037AEF" w:rsidDel="00DB01F4">
          <w:rPr>
            <w:rFonts w:eastAsiaTheme="majorEastAsia" w:cstheme="majorBidi"/>
            <w:color w:val="000000" w:themeColor="text1"/>
            <w:spacing w:val="5"/>
            <w:kern w:val="28"/>
            <w:szCs w:val="52"/>
          </w:rPr>
          <w:delText>Lo</w:delText>
        </w:r>
      </w:del>
      <w:proofErr w:type="gramStart"/>
      <w:ins w:id="1430" w:author="Aditya" w:date="2016-01-29T06:24:00Z">
        <w:r w:rsidR="00DB01F4">
          <w:rPr>
            <w:rFonts w:eastAsiaTheme="majorEastAsia" w:cstheme="majorBidi"/>
            <w:color w:val="000000" w:themeColor="text1"/>
            <w:spacing w:val="5"/>
            <w:kern w:val="28"/>
            <w:szCs w:val="52"/>
          </w:rPr>
          <w:t xml:space="preserve">that </w:t>
        </w:r>
      </w:ins>
      <w:del w:id="1431" w:author="Aditya" w:date="2016-01-29T06:24:00Z">
        <w:r w:rsidR="00037AEF" w:rsidDel="00DB01F4">
          <w:rPr>
            <w:rFonts w:eastAsiaTheme="majorEastAsia" w:cstheme="majorBidi"/>
            <w:color w:val="000000" w:themeColor="text1"/>
            <w:spacing w:val="5"/>
            <w:kern w:val="28"/>
            <w:szCs w:val="52"/>
          </w:rPr>
          <w:delText>cal</w:delText>
        </w:r>
      </w:del>
      <w:ins w:id="1432" w:author="Aditya" w:date="2016-01-29T06:24:00Z">
        <w:r w:rsidR="00DB01F4">
          <w:rPr>
            <w:rFonts w:eastAsiaTheme="majorEastAsia" w:cstheme="majorBidi"/>
            <w:color w:val="000000" w:themeColor="text1"/>
            <w:spacing w:val="5"/>
            <w:kern w:val="28"/>
            <w:szCs w:val="52"/>
          </w:rPr>
          <w:t>local</w:t>
        </w:r>
      </w:ins>
      <w:proofErr w:type="gramEnd"/>
      <w:r w:rsidR="00037AEF">
        <w:rPr>
          <w:rFonts w:eastAsiaTheme="majorEastAsia" w:cstheme="majorBidi"/>
          <w:color w:val="000000" w:themeColor="text1"/>
          <w:spacing w:val="5"/>
          <w:kern w:val="28"/>
          <w:szCs w:val="52"/>
        </w:rPr>
        <w:t xml:space="preserve"> processing proves to be beneficial in the Matrix inverse calculator app</w:t>
      </w:r>
      <w:r w:rsidR="002B6861">
        <w:rPr>
          <w:rFonts w:eastAsiaTheme="majorEastAsia" w:cstheme="majorBidi"/>
          <w:color w:val="000000" w:themeColor="text1"/>
          <w:spacing w:val="5"/>
          <w:kern w:val="28"/>
          <w:szCs w:val="52"/>
        </w:rPr>
        <w:t>;</w:t>
      </w:r>
      <w:r w:rsidR="00037AEF">
        <w:rPr>
          <w:rFonts w:eastAsiaTheme="majorEastAsia" w:cstheme="majorBidi"/>
          <w:color w:val="000000" w:themeColor="text1"/>
          <w:spacing w:val="5"/>
          <w:kern w:val="28"/>
          <w:szCs w:val="52"/>
        </w:rPr>
        <w:t xml:space="preserve"> whereas the </w:t>
      </w:r>
      <w:ins w:id="1433" w:author="Aditya" w:date="2016-01-29T06:24:00Z">
        <w:r w:rsidR="00DB01F4">
          <w:rPr>
            <w:rFonts w:eastAsiaTheme="majorEastAsia" w:cstheme="majorBidi"/>
            <w:color w:val="000000" w:themeColor="text1"/>
            <w:spacing w:val="5"/>
            <w:kern w:val="28"/>
            <w:szCs w:val="52"/>
          </w:rPr>
          <w:t>l</w:t>
        </w:r>
      </w:ins>
      <w:del w:id="1434" w:author="Aditya" w:date="2016-01-29T06:24:00Z">
        <w:r w:rsidR="00037AEF" w:rsidDel="00DB01F4">
          <w:rPr>
            <w:rFonts w:eastAsiaTheme="majorEastAsia" w:cstheme="majorBidi"/>
            <w:color w:val="000000" w:themeColor="text1"/>
            <w:spacing w:val="5"/>
            <w:kern w:val="28"/>
            <w:szCs w:val="52"/>
          </w:rPr>
          <w:delText>L</w:delText>
        </w:r>
      </w:del>
      <w:r w:rsidR="00037AEF">
        <w:rPr>
          <w:rFonts w:eastAsiaTheme="majorEastAsia" w:cstheme="majorBidi"/>
          <w:color w:val="000000" w:themeColor="text1"/>
          <w:spacing w:val="5"/>
          <w:kern w:val="28"/>
          <w:szCs w:val="52"/>
        </w:rPr>
        <w:t xml:space="preserve">earning strategies like Reinforcement Learning after a suitable initial training time, can improve the </w:t>
      </w:r>
      <w:ins w:id="1435" w:author="Aditya" w:date="2016-01-29T06:24:00Z">
        <w:r w:rsidR="00DB01F4">
          <w:rPr>
            <w:rFonts w:eastAsiaTheme="majorEastAsia" w:cstheme="majorBidi"/>
            <w:color w:val="000000" w:themeColor="text1"/>
            <w:spacing w:val="5"/>
            <w:kern w:val="28"/>
            <w:szCs w:val="52"/>
          </w:rPr>
          <w:t>o</w:t>
        </w:r>
      </w:ins>
      <w:del w:id="1436" w:author="Aditya" w:date="2016-01-29T06:24:00Z">
        <w:r w:rsidR="00037AEF" w:rsidDel="00DB01F4">
          <w:rPr>
            <w:rFonts w:eastAsiaTheme="majorEastAsia" w:cstheme="majorBidi"/>
            <w:color w:val="000000" w:themeColor="text1"/>
            <w:spacing w:val="5"/>
            <w:kern w:val="28"/>
            <w:szCs w:val="52"/>
          </w:rPr>
          <w:delText>O</w:delText>
        </w:r>
      </w:del>
      <w:r w:rsidR="00037AEF">
        <w:rPr>
          <w:rFonts w:eastAsiaTheme="majorEastAsia" w:cstheme="majorBidi"/>
          <w:color w:val="000000" w:themeColor="text1"/>
          <w:spacing w:val="5"/>
          <w:kern w:val="28"/>
          <w:szCs w:val="52"/>
        </w:rPr>
        <w:t xml:space="preserve">ffloading </w:t>
      </w:r>
      <w:del w:id="1437" w:author="Aditya" w:date="2016-01-29T06:23:00Z">
        <w:r w:rsidR="00037AEF" w:rsidDel="00DB01F4">
          <w:rPr>
            <w:rFonts w:eastAsiaTheme="majorEastAsia" w:cstheme="majorBidi"/>
            <w:color w:val="000000" w:themeColor="text1"/>
            <w:spacing w:val="5"/>
            <w:kern w:val="28"/>
            <w:szCs w:val="52"/>
          </w:rPr>
          <w:delText>performace</w:delText>
        </w:r>
      </w:del>
      <w:ins w:id="1438" w:author="Aditya" w:date="2016-01-29T06:23:00Z">
        <w:r w:rsidR="00DB01F4">
          <w:rPr>
            <w:rFonts w:eastAsiaTheme="majorEastAsia" w:cstheme="majorBidi"/>
            <w:color w:val="000000" w:themeColor="text1"/>
            <w:spacing w:val="5"/>
            <w:kern w:val="28"/>
            <w:szCs w:val="52"/>
          </w:rPr>
          <w:t>performance</w:t>
        </w:r>
      </w:ins>
      <w:r w:rsidR="00037AEF">
        <w:rPr>
          <w:rFonts w:eastAsiaTheme="majorEastAsia" w:cstheme="majorBidi"/>
          <w:color w:val="000000" w:themeColor="text1"/>
          <w:spacing w:val="5"/>
          <w:kern w:val="28"/>
          <w:szCs w:val="52"/>
        </w:rPr>
        <w:t xml:space="preserve"> to some extent</w:t>
      </w:r>
      <w:r w:rsidR="002B6861">
        <w:rPr>
          <w:rFonts w:eastAsiaTheme="majorEastAsia" w:cstheme="majorBidi"/>
          <w:color w:val="000000" w:themeColor="text1"/>
          <w:spacing w:val="5"/>
          <w:kern w:val="28"/>
          <w:szCs w:val="52"/>
        </w:rPr>
        <w:t xml:space="preserve"> in Compute </w:t>
      </w:r>
      <w:del w:id="1439" w:author="Aditya" w:date="2016-01-29T06:25:00Z">
        <w:r w:rsidR="002B6861" w:rsidDel="00DB01F4">
          <w:rPr>
            <w:rFonts w:eastAsiaTheme="majorEastAsia" w:cstheme="majorBidi"/>
            <w:color w:val="000000" w:themeColor="text1"/>
            <w:spacing w:val="5"/>
            <w:kern w:val="28"/>
            <w:szCs w:val="52"/>
          </w:rPr>
          <w:delText>I</w:delText>
        </w:r>
      </w:del>
      <w:ins w:id="1440" w:author="Aditya" w:date="2016-01-29T06:25:00Z">
        <w:r w:rsidR="00DB01F4">
          <w:rPr>
            <w:rFonts w:eastAsiaTheme="majorEastAsia" w:cstheme="majorBidi"/>
            <w:color w:val="000000" w:themeColor="text1"/>
            <w:spacing w:val="5"/>
            <w:kern w:val="28"/>
            <w:szCs w:val="52"/>
          </w:rPr>
          <w:t>i</w:t>
        </w:r>
      </w:ins>
      <w:r w:rsidR="002B6861">
        <w:rPr>
          <w:rFonts w:eastAsiaTheme="majorEastAsia" w:cstheme="majorBidi"/>
          <w:color w:val="000000" w:themeColor="text1"/>
          <w:spacing w:val="5"/>
          <w:kern w:val="28"/>
          <w:szCs w:val="52"/>
        </w:rPr>
        <w:t xml:space="preserve">ntensive applications and to a larger extent in </w:t>
      </w:r>
      <w:ins w:id="1441" w:author="Aditya" w:date="2016-01-29T06:24:00Z">
        <w:r w:rsidR="00DB01F4">
          <w:rPr>
            <w:rFonts w:eastAsiaTheme="majorEastAsia" w:cstheme="majorBidi"/>
            <w:color w:val="000000" w:themeColor="text1"/>
            <w:spacing w:val="5"/>
            <w:kern w:val="28"/>
            <w:szCs w:val="52"/>
          </w:rPr>
          <w:t>d</w:t>
        </w:r>
      </w:ins>
      <w:del w:id="1442" w:author="Aditya" w:date="2016-01-29T06:24:00Z">
        <w:r w:rsidR="002B6861" w:rsidDel="00DB01F4">
          <w:rPr>
            <w:rFonts w:eastAsiaTheme="majorEastAsia" w:cstheme="majorBidi"/>
            <w:color w:val="000000" w:themeColor="text1"/>
            <w:spacing w:val="5"/>
            <w:kern w:val="28"/>
            <w:szCs w:val="52"/>
          </w:rPr>
          <w:delText>D</w:delText>
        </w:r>
      </w:del>
      <w:r w:rsidR="002B6861">
        <w:rPr>
          <w:rFonts w:eastAsiaTheme="majorEastAsia" w:cstheme="majorBidi"/>
          <w:color w:val="000000" w:themeColor="text1"/>
          <w:spacing w:val="5"/>
          <w:kern w:val="28"/>
          <w:szCs w:val="52"/>
        </w:rPr>
        <w:t>ata intensive applications</w:t>
      </w:r>
      <w:r w:rsidR="00037AEF">
        <w:rPr>
          <w:rFonts w:eastAsiaTheme="majorEastAsia" w:cstheme="majorBidi"/>
          <w:color w:val="000000" w:themeColor="text1"/>
          <w:spacing w:val="5"/>
          <w:kern w:val="28"/>
          <w:szCs w:val="52"/>
        </w:rPr>
        <w:t xml:space="preserve">. </w:t>
      </w:r>
    </w:p>
    <w:p w14:paraId="33478778" w14:textId="77777777" w:rsidR="002B7457" w:rsidRDefault="00BD5F82" w:rsidP="002B7457">
      <w:r>
        <w:rPr>
          <w:noProof/>
        </w:rPr>
        <mc:AlternateContent>
          <mc:Choice Requires="wps">
            <w:drawing>
              <wp:anchor distT="0" distB="0" distL="114300" distR="114300" simplePos="0" relativeHeight="251714560" behindDoc="0" locked="0" layoutInCell="1" allowOverlap="1" wp14:anchorId="36C2C126" wp14:editId="7A2C9F9A">
                <wp:simplePos x="0" y="0"/>
                <wp:positionH relativeFrom="column">
                  <wp:align>center</wp:align>
                </wp:positionH>
                <wp:positionV relativeFrom="paragraph">
                  <wp:posOffset>2863583</wp:posOffset>
                </wp:positionV>
                <wp:extent cx="5486400" cy="274320"/>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486400" cy="274320"/>
                        </a:xfrm>
                        <a:prstGeom prst="rect">
                          <a:avLst/>
                        </a:prstGeom>
                        <a:solidFill>
                          <a:prstClr val="white"/>
                        </a:solidFill>
                        <a:ln>
                          <a:noFill/>
                        </a:ln>
                        <a:effectLst/>
                      </wps:spPr>
                      <wps:txbx>
                        <w:txbxContent>
                          <w:p w14:paraId="6611AE02" w14:textId="77777777" w:rsidR="0098679B" w:rsidRPr="00415E8C" w:rsidRDefault="0098679B">
                            <w:pPr>
                              <w:pStyle w:val="Heading4"/>
                              <w:rPr>
                                <w:noProof/>
                                <w:spacing w:val="5"/>
                                <w:kern w:val="28"/>
                                <w:sz w:val="24"/>
                                <w:szCs w:val="52"/>
                              </w:rPr>
                            </w:pPr>
                            <w:bookmarkStart w:id="1443" w:name="_Toc440377720"/>
                            <w:r>
                              <w:t xml:space="preserve">Figure 5.5 </w:t>
                            </w:r>
                            <w:r w:rsidRPr="00DD6D3C">
                              <w:t>Energy Consumption by Different Models for Matrix Operation</w:t>
                            </w:r>
                            <w:bookmarkEnd w:id="14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6C2C126" id="Text Box 17" o:spid="_x0000_s1047" type="#_x0000_t202" style="position:absolute;left:0;text-align:left;margin-left:0;margin-top:225.5pt;width:6in;height:21.6pt;z-index:251714560;visibility:visible;mso-wrap-style:square;mso-height-percent:0;mso-wrap-distance-left:9pt;mso-wrap-distance-top:0;mso-wrap-distance-right:9pt;mso-wrap-distance-bottom:0;mso-position-horizontal:center;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" stroked="f">
                <v:textbox style="mso-fit-shape-to-text:t" inset="0,0,0,0">
                  <w:txbxContent>
                    <w:p w14:paraId="6611AE02" w14:textId="77777777" w:rsidR="0098679B" w:rsidRPr="00415E8C" w:rsidRDefault="0098679B">
                      <w:pPr>
                        <w:pStyle w:val="Heading4"/>
                        <w:rPr>
                          <w:noProof/>
                          <w:spacing w:val="5"/>
                          <w:kern w:val="28"/>
                          <w:sz w:val="24"/>
                          <w:szCs w:val="52"/>
                        </w:rPr>
                      </w:pPr>
                      <w:bookmarkStart w:id="1444" w:name="_Toc440377720"/>
                      <w:r>
                        <w:t xml:space="preserve">Figure 5.5 </w:t>
                      </w:r>
                      <w:r w:rsidRPr="00DD6D3C">
                        <w:t>Energy Consumption by Different Models for Matrix Operation</w:t>
                      </w:r>
                      <w:bookmarkEnd w:id="1444"/>
                    </w:p>
                  </w:txbxContent>
                </v:textbox>
                <w10:wrap type="topAndBottom"/>
              </v:shape>
            </w:pict>
          </mc:Fallback>
        </mc:AlternateContent>
      </w:r>
      <w:commentRangeStart w:id="1445"/>
      <w:r w:rsidR="00037AEF" w:rsidRPr="001006A9">
        <w:rPr>
          <w:b/>
          <w:noProof/>
          <w:spacing w:val="5"/>
          <w:kern w:val="28"/>
          <w:szCs w:val="52"/>
        </w:rPr>
        <w:drawing>
          <wp:anchor distT="0" distB="0" distL="114300" distR="114300" simplePos="0" relativeHeight="251692032" behindDoc="0" locked="0" layoutInCell="1" allowOverlap="1" wp14:anchorId="7663A533" wp14:editId="32DD9868">
            <wp:simplePos x="0" y="0"/>
            <wp:positionH relativeFrom="column">
              <wp:align>center</wp:align>
            </wp:positionH>
            <wp:positionV relativeFrom="paragraph">
              <wp:posOffset>331704</wp:posOffset>
            </wp:positionV>
            <wp:extent cx="4937760" cy="2487168"/>
            <wp:effectExtent l="0" t="0" r="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omparisonMatrix.png"/>
                    <pic:cNvPicPr/>
                  </pic:nvPicPr>
                  <pic:blipFill>
                    <a:blip r:embed="rId38">
                      <a:extLst>
                        <a:ext uri="{28A0092B-C50C-407E-A947-70E740481C1C}">
                          <a14:useLocalDpi xmlns:a14="http://schemas.microsoft.com/office/drawing/2010/main" val="0"/>
                        </a:ext>
                      </a:extLst>
                    </a:blip>
                    <a:stretch>
                      <a:fillRect/>
                    </a:stretch>
                  </pic:blipFill>
                  <pic:spPr>
                    <a:xfrm>
                      <a:off x="0" y="0"/>
                      <a:ext cx="4937760" cy="2487168"/>
                    </a:xfrm>
                    <a:prstGeom prst="rect">
                      <a:avLst/>
                    </a:prstGeom>
                  </pic:spPr>
                </pic:pic>
              </a:graphicData>
            </a:graphic>
            <wp14:sizeRelH relativeFrom="margin">
              <wp14:pctWidth>0</wp14:pctWidth>
            </wp14:sizeRelH>
            <wp14:sizeRelV relativeFrom="margin">
              <wp14:pctHeight>0</wp14:pctHeight>
            </wp14:sizeRelV>
          </wp:anchor>
        </w:drawing>
      </w:r>
      <w:commentRangeEnd w:id="1445"/>
      <w:r w:rsidR="009978B0">
        <w:rPr>
          <w:rStyle w:val="CommentReference"/>
        </w:rPr>
        <w:commentReference w:id="1445"/>
      </w:r>
    </w:p>
    <w:p w14:paraId="5A24D5DE" w14:textId="77777777" w:rsidR="002B7457" w:rsidRPr="002B7457" w:rsidRDefault="002B7457" w:rsidP="002B7457"/>
    <w:p w14:paraId="522D863B" w14:textId="77777777" w:rsidR="002B7457" w:rsidRDefault="002B7457" w:rsidP="00DD6D3C">
      <w:pPr>
        <w:rPr>
          <w:rFonts w:eastAsiaTheme="majorEastAsia" w:cstheme="majorBidi"/>
          <w:b/>
          <w:color w:val="000000" w:themeColor="text1"/>
          <w:spacing w:val="5"/>
          <w:kern w:val="28"/>
          <w:szCs w:val="52"/>
        </w:rPr>
      </w:pPr>
    </w:p>
    <w:p w14:paraId="37836472" w14:textId="77777777" w:rsidR="00DD6D3C" w:rsidRDefault="00037AEF" w:rsidP="00DD6D3C">
      <w:r>
        <w:rPr>
          <w:noProof/>
        </w:rPr>
        <w:lastRenderedPageBreak/>
        <mc:AlternateContent>
          <mc:Choice Requires="wps">
            <w:drawing>
              <wp:anchor distT="0" distB="0" distL="114300" distR="114300" simplePos="0" relativeHeight="251717632" behindDoc="0" locked="0" layoutInCell="1" allowOverlap="1" wp14:anchorId="1FBDD353" wp14:editId="4DD7497D">
                <wp:simplePos x="0" y="0"/>
                <wp:positionH relativeFrom="column">
                  <wp:align>center</wp:align>
                </wp:positionH>
                <wp:positionV relativeFrom="paragraph">
                  <wp:posOffset>2898140</wp:posOffset>
                </wp:positionV>
                <wp:extent cx="5486400" cy="466344"/>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486400" cy="466344"/>
                        </a:xfrm>
                        <a:prstGeom prst="rect">
                          <a:avLst/>
                        </a:prstGeom>
                        <a:solidFill>
                          <a:prstClr val="white"/>
                        </a:solidFill>
                        <a:ln>
                          <a:noFill/>
                        </a:ln>
                        <a:effectLst/>
                      </wps:spPr>
                      <wps:txbx>
                        <w:txbxContent>
                          <w:p w14:paraId="67DC01B7" w14:textId="77777777" w:rsidR="0098679B" w:rsidRPr="00B4698C" w:rsidRDefault="0098679B">
                            <w:pPr>
                              <w:pStyle w:val="Heading4"/>
                              <w:rPr>
                                <w:rFonts w:eastAsiaTheme="minorHAnsi"/>
                                <w:noProof/>
                                <w:sz w:val="24"/>
                              </w:rPr>
                            </w:pPr>
                            <w:bookmarkStart w:id="1446" w:name="_Toc440377721"/>
                            <w:r>
                              <w:t xml:space="preserve">Figure 5.6 </w:t>
                            </w:r>
                            <w:r w:rsidRPr="00EF3625">
                              <w:t>Energy Consumption by Different Models for Torrent file download App</w:t>
                            </w:r>
                            <w:bookmarkEnd w:id="14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BDD353" id="Text Box 18" o:spid="_x0000_s1048" type="#_x0000_t202" style="position:absolute;left:0;text-align:left;margin-left:0;margin-top:228.2pt;width:6in;height:36.7pt;z-index:251717632;visibility:visible;mso-wrap-style:square;mso-height-percent:0;mso-wrap-distance-left:9pt;mso-wrap-distance-top:0;mso-wrap-distance-right:9pt;mso-wrap-distance-bottom:0;mso-position-horizontal:center;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" stroked="f">
                <v:textbox inset="0,0,0,0">
                  <w:txbxContent>
                    <w:p w14:paraId="67DC01B7" w14:textId="77777777" w:rsidR="0098679B" w:rsidRPr="00B4698C" w:rsidRDefault="0098679B">
                      <w:pPr>
                        <w:pStyle w:val="Heading4"/>
                        <w:rPr>
                          <w:rFonts w:eastAsiaTheme="minorHAnsi"/>
                          <w:noProof/>
                          <w:sz w:val="24"/>
                        </w:rPr>
                      </w:pPr>
                      <w:bookmarkStart w:id="1447" w:name="_Toc440377721"/>
                      <w:r>
                        <w:t xml:space="preserve">Figure 5.6 </w:t>
                      </w:r>
                      <w:r w:rsidRPr="00EF3625">
                        <w:t>Energy Consumption by Different Models for Torrent file download App</w:t>
                      </w:r>
                      <w:bookmarkEnd w:id="1447"/>
                    </w:p>
                  </w:txbxContent>
                </v:textbox>
                <w10:wrap type="topAndBottom"/>
              </v:shape>
            </w:pict>
          </mc:Fallback>
        </mc:AlternateContent>
      </w:r>
      <w:r w:rsidR="002B7457" w:rsidRPr="001006A9">
        <w:rPr>
          <w:rFonts w:eastAsiaTheme="majorEastAsia" w:cstheme="majorBidi"/>
          <w:b/>
          <w:noProof/>
          <w:color w:val="000000" w:themeColor="text1"/>
          <w:spacing w:val="5"/>
          <w:kern w:val="28"/>
          <w:szCs w:val="52"/>
        </w:rPr>
        <w:drawing>
          <wp:anchor distT="0" distB="0" distL="114300" distR="114300" simplePos="0" relativeHeight="251715584" behindDoc="0" locked="0" layoutInCell="1" allowOverlap="1" wp14:anchorId="2E022060" wp14:editId="1CF3BE46">
            <wp:simplePos x="0" y="0"/>
            <wp:positionH relativeFrom="column">
              <wp:align>center</wp:align>
            </wp:positionH>
            <wp:positionV relativeFrom="paragraph">
              <wp:posOffset>33</wp:posOffset>
            </wp:positionV>
            <wp:extent cx="5605272" cy="2761488"/>
            <wp:effectExtent l="0" t="0" r="0" b="12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omparisonTorrents.png"/>
                    <pic:cNvPicPr/>
                  </pic:nvPicPr>
                  <pic:blipFill>
                    <a:blip r:embed="rId39">
                      <a:extLst>
                        <a:ext uri="{28A0092B-C50C-407E-A947-70E740481C1C}">
                          <a14:useLocalDpi xmlns:a14="http://schemas.microsoft.com/office/drawing/2010/main" val="0"/>
                        </a:ext>
                      </a:extLst>
                    </a:blip>
                    <a:stretch>
                      <a:fillRect/>
                    </a:stretch>
                  </pic:blipFill>
                  <pic:spPr>
                    <a:xfrm>
                      <a:off x="0" y="0"/>
                      <a:ext cx="5605272" cy="2761488"/>
                    </a:xfrm>
                    <a:prstGeom prst="rect">
                      <a:avLst/>
                    </a:prstGeom>
                  </pic:spPr>
                </pic:pic>
              </a:graphicData>
            </a:graphic>
            <wp14:sizeRelH relativeFrom="margin">
              <wp14:pctWidth>0</wp14:pctWidth>
            </wp14:sizeRelH>
            <wp14:sizeRelV relativeFrom="margin">
              <wp14:pctHeight>0</wp14:pctHeight>
            </wp14:sizeRelV>
          </wp:anchor>
        </w:drawing>
      </w:r>
    </w:p>
    <w:p w14:paraId="46B1292E" w14:textId="77777777" w:rsidR="00AE0AA7" w:rsidRDefault="003A3E38" w:rsidP="007B283F">
      <w:pPr>
        <w:pStyle w:val="ChapterHeading"/>
      </w:pPr>
      <w:bookmarkStart w:id="1448" w:name="_Toc441811476"/>
      <w:r w:rsidRPr="000D5D13">
        <w:lastRenderedPageBreak/>
        <w:t>C</w:t>
      </w:r>
      <w:r w:rsidR="00C723B3">
        <w:t>HAPTER</w:t>
      </w:r>
      <w:r w:rsidRPr="000D5D13">
        <w:t xml:space="preserve"> </w:t>
      </w:r>
      <w:bookmarkStart w:id="1449" w:name="_Toc300571899"/>
      <w:r w:rsidR="0058616F">
        <w:t>6</w:t>
      </w:r>
      <w:r w:rsidR="0019087C">
        <w:t xml:space="preserve"> </w:t>
      </w:r>
      <w:r w:rsidR="0019087C">
        <w:br/>
      </w:r>
      <w:bookmarkEnd w:id="1449"/>
      <w:r w:rsidR="00612795">
        <w:t>SUMMARY AND FUTURE WORK</w:t>
      </w:r>
      <w:bookmarkEnd w:id="1448"/>
    </w:p>
    <w:p w14:paraId="1585934B" w14:textId="77777777" w:rsidR="00C723B3" w:rsidRDefault="00C723B3" w:rsidP="00490318"/>
    <w:p w14:paraId="407065F5" w14:textId="75AD83FB" w:rsidR="00C6205F" w:rsidRDefault="00490318" w:rsidP="00490318">
      <w:commentRangeStart w:id="1450"/>
      <w:r w:rsidRPr="00490318">
        <w:t xml:space="preserve">In the previous </w:t>
      </w:r>
      <w:proofErr w:type="gramStart"/>
      <w:r w:rsidRPr="00490318">
        <w:t>research</w:t>
      </w:r>
      <w:proofErr w:type="gramEnd"/>
      <w:r w:rsidRPr="00490318">
        <w:t xml:space="preserve"> works we have studied that the </w:t>
      </w:r>
      <w:ins w:id="1451" w:author="Aditya" w:date="2016-01-29T06:25:00Z">
        <w:r w:rsidR="00DB01F4">
          <w:t>o</w:t>
        </w:r>
      </w:ins>
      <w:del w:id="1452" w:author="Aditya" w:date="2016-01-29T06:25:00Z">
        <w:r w:rsidRPr="00490318" w:rsidDel="00DB01F4">
          <w:delText>O</w:delText>
        </w:r>
      </w:del>
      <w:r w:rsidRPr="00490318">
        <w:t xml:space="preserve">ffloading is useful when an application is compute intensive at the same time not data intensive because then the data need to be transferred will cost more energy to the device. In our experiments we </w:t>
      </w:r>
      <w:r w:rsidR="00FB223F">
        <w:t>found that</w:t>
      </w:r>
      <w:r w:rsidRPr="00490318">
        <w:t xml:space="preserve"> cloud computing </w:t>
      </w:r>
      <w:r w:rsidR="00217974">
        <w:t>is more beneficial</w:t>
      </w:r>
      <w:r w:rsidRPr="00490318">
        <w:t xml:space="preserve"> for the applications which may not be compute intensive but data intensive</w:t>
      </w:r>
      <w:r w:rsidR="00217974">
        <w:t>,</w:t>
      </w:r>
      <w:r w:rsidRPr="00490318">
        <w:t xml:space="preserve"> for example Torrent downloads</w:t>
      </w:r>
      <w:r w:rsidR="00217974">
        <w:t xml:space="preserve"> app</w:t>
      </w:r>
      <w:r w:rsidRPr="00490318">
        <w:t xml:space="preserve">. On the other hand offloading can be beneficial for the compute intensive and data intensive applications such as </w:t>
      </w:r>
      <w:del w:id="1453" w:author="Pasricha,Sudeep" w:date="2016-01-21T16:16:00Z">
        <w:r w:rsidRPr="00490318" w:rsidDel="009978B0">
          <w:delText xml:space="preserve">Machine Learning (for </w:delText>
        </w:r>
      </w:del>
      <w:r w:rsidRPr="00490318">
        <w:t>Face Recognition, Health monitoring applications</w:t>
      </w:r>
      <w:ins w:id="1454" w:author="Pasricha,Sudeep" w:date="2016-01-21T16:16:00Z">
        <w:r w:rsidR="009978B0">
          <w:t>, etc.</w:t>
        </w:r>
      </w:ins>
      <w:del w:id="1455" w:author="Pasricha,Sudeep" w:date="2016-01-21T16:16:00Z">
        <w:r w:rsidRPr="00490318" w:rsidDel="009978B0">
          <w:delText>)</w:delText>
        </w:r>
      </w:del>
      <w:r w:rsidRPr="00490318">
        <w:t xml:space="preserve">. Image processing applications like face recognition require large data sets to train the learning models, which costs energy. </w:t>
      </w:r>
      <w:r w:rsidR="00D56600" w:rsidRPr="00490318">
        <w:t>Therefore,</w:t>
      </w:r>
      <w:r w:rsidRPr="00490318">
        <w:t xml:space="preserve"> such applications are very likely to benefit from the offloading process, when the data is already present in the cloud. </w:t>
      </w:r>
      <w:commentRangeEnd w:id="1450"/>
      <w:r w:rsidR="009978B0">
        <w:rPr>
          <w:rStyle w:val="CommentReference"/>
        </w:rPr>
        <w:commentReference w:id="1450"/>
      </w:r>
    </w:p>
    <w:p w14:paraId="33044D4F" w14:textId="6F8788DA" w:rsidR="00C6205F" w:rsidDel="009978B0" w:rsidRDefault="00C6205F" w:rsidP="00C6205F">
      <w:pPr>
        <w:pStyle w:val="Heading3"/>
        <w:rPr>
          <w:del w:id="1456" w:author="Pasricha,Sudeep" w:date="2016-01-21T16:16:00Z"/>
        </w:rPr>
      </w:pPr>
      <w:del w:id="1457" w:author="Pasricha,Sudeep" w:date="2016-01-21T16:16:00Z">
        <w:r w:rsidDel="009978B0">
          <w:delText>6.1 Summary</w:delText>
        </w:r>
      </w:del>
    </w:p>
    <w:p w14:paraId="4716995B" w14:textId="3BB6EC06" w:rsidR="00C6205F" w:rsidRDefault="00DB01F4" w:rsidP="00490318">
      <w:proofErr w:type="gramStart"/>
      <w:ins w:id="1458" w:author="Aditya" w:date="2016-01-29T06:25:00Z">
        <w:r>
          <w:rPr>
            <w:szCs w:val="24"/>
          </w:rPr>
          <w:t>o</w:t>
        </w:r>
      </w:ins>
      <w:proofErr w:type="gramEnd"/>
      <w:del w:id="1459" w:author="Aditya" w:date="2016-01-29T06:25:00Z">
        <w:r w:rsidR="00C6205F" w:rsidDel="00DB01F4">
          <w:rPr>
            <w:szCs w:val="24"/>
          </w:rPr>
          <w:delText>O</w:delText>
        </w:r>
      </w:del>
      <w:r w:rsidR="00C6205F">
        <w:rPr>
          <w:szCs w:val="24"/>
        </w:rPr>
        <w:t>ffl</w:t>
      </w:r>
      <w:r w:rsidR="00C6205F" w:rsidRPr="00610956">
        <w:rPr>
          <w:szCs w:val="24"/>
        </w:rPr>
        <w:t>oading Mobile computation on cloud is being widely considered for saving energy and increasing responsiveness of</w:t>
      </w:r>
      <w:r w:rsidR="00C6205F">
        <w:rPr>
          <w:szCs w:val="24"/>
        </w:rPr>
        <w:t xml:space="preserve"> </w:t>
      </w:r>
      <w:r w:rsidR="00C6205F" w:rsidRPr="00610956">
        <w:rPr>
          <w:szCs w:val="24"/>
        </w:rPr>
        <w:t>mobile d</w:t>
      </w:r>
      <w:r w:rsidR="00C6205F">
        <w:rPr>
          <w:szCs w:val="24"/>
        </w:rPr>
        <w:t>evices</w:t>
      </w:r>
      <w:r w:rsidR="00C6205F" w:rsidRPr="00490318">
        <w:t>. While we do believe that Cloud app</w:t>
      </w:r>
      <w:r w:rsidR="00C6205F">
        <w:t>lications have great advantages,</w:t>
      </w:r>
      <w:r w:rsidR="00C6205F" w:rsidRPr="00490318">
        <w:t xml:space="preserve"> but when it comes to </w:t>
      </w:r>
      <w:proofErr w:type="gramStart"/>
      <w:r w:rsidR="00C6205F" w:rsidRPr="00490318">
        <w:t>energy</w:t>
      </w:r>
      <w:proofErr w:type="gramEnd"/>
      <w:r w:rsidR="00C6205F" w:rsidRPr="00490318">
        <w:t xml:space="preserve"> savings, our results indicate that </w:t>
      </w:r>
      <w:ins w:id="1460" w:author="Aditya" w:date="2016-01-29T06:25:00Z">
        <w:r>
          <w:t>o</w:t>
        </w:r>
      </w:ins>
      <w:del w:id="1461" w:author="Aditya" w:date="2016-01-29T06:25:00Z">
        <w:r w:rsidR="00C6205F" w:rsidRPr="00490318" w:rsidDel="00DB01F4">
          <w:delText>O</w:delText>
        </w:r>
      </w:del>
      <w:r w:rsidR="00C6205F" w:rsidRPr="00490318">
        <w:t xml:space="preserve">ffloading does not provide clear benefits over local processing always and </w:t>
      </w:r>
      <w:r w:rsidR="00C6205F">
        <w:t>therefore</w:t>
      </w:r>
      <w:r w:rsidR="00C6205F" w:rsidRPr="00490318">
        <w:t xml:space="preserve"> use of offloading should be restricted to a small set of applications. We support this claim with the help of </w:t>
      </w:r>
      <w:r w:rsidR="00C6205F">
        <w:t xml:space="preserve">experimenting </w:t>
      </w:r>
      <w:r w:rsidR="00C6205F" w:rsidRPr="00490318">
        <w:t xml:space="preserve">applications </w:t>
      </w:r>
      <w:r w:rsidR="00C6205F">
        <w:t>such as</w:t>
      </w:r>
      <w:r w:rsidR="00C6205F" w:rsidRPr="00490318">
        <w:t xml:space="preserve"> Cloud-based Web Browser, Voice Recognition</w:t>
      </w:r>
      <w:r w:rsidR="00C6205F">
        <w:t xml:space="preserve"> and Translation</w:t>
      </w:r>
      <w:r w:rsidR="00C6205F" w:rsidRPr="00490318">
        <w:t>.</w:t>
      </w:r>
    </w:p>
    <w:p w14:paraId="490600BD" w14:textId="7E30A8EC" w:rsidR="00490318" w:rsidRPr="00490318" w:rsidRDefault="00C6205F" w:rsidP="00490318">
      <w:r>
        <w:rPr>
          <w:rFonts w:eastAsiaTheme="majorEastAsia" w:cstheme="majorBidi"/>
          <w:color w:val="000000" w:themeColor="text1"/>
          <w:spacing w:val="5"/>
          <w:kern w:val="28"/>
          <w:szCs w:val="52"/>
        </w:rPr>
        <w:t xml:space="preserve">In this </w:t>
      </w:r>
      <w:r w:rsidR="00DA5EDF">
        <w:rPr>
          <w:rFonts w:eastAsiaTheme="majorEastAsia" w:cstheme="majorBidi"/>
          <w:color w:val="000000" w:themeColor="text1"/>
          <w:spacing w:val="5"/>
          <w:kern w:val="28"/>
          <w:szCs w:val="52"/>
        </w:rPr>
        <w:t>thesis,</w:t>
      </w:r>
      <w:r>
        <w:rPr>
          <w:rFonts w:eastAsiaTheme="majorEastAsia" w:cstheme="majorBidi"/>
          <w:color w:val="000000" w:themeColor="text1"/>
          <w:spacing w:val="5"/>
          <w:kern w:val="28"/>
          <w:szCs w:val="52"/>
        </w:rPr>
        <w:t xml:space="preserve"> we presented Reinforcement Learning based </w:t>
      </w:r>
      <w:r>
        <w:rPr>
          <w:rFonts w:eastAsia="Calibri" w:cs="Times New Roman"/>
        </w:rPr>
        <w:t>intell</w:t>
      </w:r>
      <w:r w:rsidR="00264C53">
        <w:rPr>
          <w:rFonts w:eastAsia="Calibri" w:cs="Times New Roman"/>
        </w:rPr>
        <w:t>igent, m</w:t>
      </w:r>
      <w:r>
        <w:rPr>
          <w:rFonts w:eastAsia="Calibri" w:cs="Times New Roman"/>
        </w:rPr>
        <w:t>o</w:t>
      </w:r>
      <w:r w:rsidR="00264C53">
        <w:rPr>
          <w:rFonts w:eastAsia="Calibri" w:cs="Times New Roman"/>
        </w:rPr>
        <w:t>bile n</w:t>
      </w:r>
      <w:r>
        <w:rPr>
          <w:rFonts w:eastAsia="Calibri" w:cs="Times New Roman"/>
        </w:rPr>
        <w:t xml:space="preserve">etwork aware middleware framework for energy efficient </w:t>
      </w:r>
      <w:ins w:id="1462" w:author="Aditya" w:date="2016-01-29T06:25:00Z">
        <w:r w:rsidR="00DB01F4">
          <w:rPr>
            <w:rFonts w:eastAsia="Calibri" w:cs="Times New Roman"/>
          </w:rPr>
          <w:t>o</w:t>
        </w:r>
      </w:ins>
      <w:del w:id="1463" w:author="Aditya" w:date="2016-01-29T06:25:00Z">
        <w:r w:rsidDel="00DB01F4">
          <w:rPr>
            <w:rFonts w:eastAsia="Calibri" w:cs="Times New Roman"/>
          </w:rPr>
          <w:delText>O</w:delText>
        </w:r>
      </w:del>
      <w:r>
        <w:rPr>
          <w:rFonts w:eastAsia="Calibri" w:cs="Times New Roman"/>
        </w:rPr>
        <w:t>ffloading in Smartphones.</w:t>
      </w:r>
      <w:r w:rsidRPr="001006A9">
        <w:rPr>
          <w:rFonts w:eastAsiaTheme="majorEastAsia" w:cstheme="majorBidi"/>
          <w:color w:val="000000" w:themeColor="text1"/>
          <w:spacing w:val="5"/>
          <w:kern w:val="28"/>
          <w:szCs w:val="52"/>
        </w:rPr>
        <w:t xml:space="preserve"> </w:t>
      </w:r>
      <w:r w:rsidR="00936BF0" w:rsidRPr="001006A9">
        <w:rPr>
          <w:rFonts w:eastAsiaTheme="majorEastAsia" w:cstheme="majorBidi"/>
          <w:color w:val="000000" w:themeColor="text1"/>
          <w:spacing w:val="5"/>
          <w:kern w:val="28"/>
          <w:szCs w:val="52"/>
        </w:rPr>
        <w:t xml:space="preserve">Our results show that we can save up to 20%-30% battery power </w:t>
      </w:r>
      <w:r w:rsidR="00295A11">
        <w:rPr>
          <w:rFonts w:eastAsiaTheme="majorEastAsia" w:cstheme="majorBidi"/>
          <w:color w:val="000000" w:themeColor="text1"/>
          <w:spacing w:val="5"/>
          <w:kern w:val="28"/>
          <w:szCs w:val="52"/>
        </w:rPr>
        <w:t>by using</w:t>
      </w:r>
      <w:r w:rsidR="00936BF0" w:rsidRPr="001006A9">
        <w:rPr>
          <w:rFonts w:eastAsiaTheme="majorEastAsia" w:cstheme="majorBidi"/>
          <w:color w:val="000000" w:themeColor="text1"/>
          <w:spacing w:val="5"/>
          <w:kern w:val="28"/>
          <w:szCs w:val="52"/>
        </w:rPr>
        <w:t xml:space="preserve"> the proposed </w:t>
      </w:r>
      <w:ins w:id="1464" w:author="Aditya" w:date="2016-01-29T06:25:00Z">
        <w:r w:rsidR="00DB01F4">
          <w:rPr>
            <w:rFonts w:eastAsiaTheme="majorEastAsia" w:cstheme="majorBidi"/>
            <w:color w:val="000000" w:themeColor="text1"/>
            <w:spacing w:val="5"/>
            <w:kern w:val="28"/>
            <w:szCs w:val="52"/>
          </w:rPr>
          <w:t>o</w:t>
        </w:r>
      </w:ins>
      <w:del w:id="1465" w:author="Aditya" w:date="2016-01-29T06:25:00Z">
        <w:r w:rsidR="00936BF0" w:rsidDel="00DB01F4">
          <w:rPr>
            <w:rFonts w:eastAsiaTheme="majorEastAsia" w:cstheme="majorBidi"/>
            <w:color w:val="000000" w:themeColor="text1"/>
            <w:spacing w:val="5"/>
            <w:kern w:val="28"/>
            <w:szCs w:val="52"/>
          </w:rPr>
          <w:delText>O</w:delText>
        </w:r>
      </w:del>
      <w:r w:rsidR="00936BF0">
        <w:rPr>
          <w:rFonts w:eastAsiaTheme="majorEastAsia" w:cstheme="majorBidi"/>
          <w:color w:val="000000" w:themeColor="text1"/>
          <w:spacing w:val="5"/>
          <w:kern w:val="28"/>
          <w:szCs w:val="52"/>
        </w:rPr>
        <w:t>ffloading</w:t>
      </w:r>
      <w:r w:rsidR="00936BF0" w:rsidRPr="001006A9">
        <w:rPr>
          <w:rFonts w:eastAsiaTheme="majorEastAsia" w:cstheme="majorBidi"/>
          <w:color w:val="000000" w:themeColor="text1"/>
          <w:spacing w:val="5"/>
          <w:kern w:val="28"/>
          <w:szCs w:val="52"/>
        </w:rPr>
        <w:t xml:space="preserve"> system</w:t>
      </w:r>
      <w:r>
        <w:rPr>
          <w:rFonts w:eastAsiaTheme="majorEastAsia" w:cstheme="majorBidi"/>
          <w:color w:val="000000" w:themeColor="text1"/>
          <w:spacing w:val="5"/>
          <w:kern w:val="28"/>
          <w:szCs w:val="52"/>
        </w:rPr>
        <w:t>.</w:t>
      </w:r>
    </w:p>
    <w:p w14:paraId="065733D9" w14:textId="77777777" w:rsidR="00297070" w:rsidRPr="005A546E" w:rsidRDefault="00C6205F" w:rsidP="008E5BE2">
      <w:pPr>
        <w:pStyle w:val="Heading3"/>
      </w:pPr>
      <w:bookmarkStart w:id="1466" w:name="_Toc441811477"/>
      <w:r>
        <w:lastRenderedPageBreak/>
        <w:t>6.2</w:t>
      </w:r>
      <w:r w:rsidR="00297070" w:rsidRPr="005A546E">
        <w:t xml:space="preserve"> Future Work</w:t>
      </w:r>
      <w:bookmarkEnd w:id="1466"/>
    </w:p>
    <w:p w14:paraId="5A6CAF7F" w14:textId="2BCD627E" w:rsidR="004954E1" w:rsidRDefault="007466D8" w:rsidP="00877BC2">
      <w:pPr>
        <w:rPr>
          <w:rFonts w:cs="Times New Roman"/>
          <w:szCs w:val="24"/>
        </w:rPr>
      </w:pPr>
      <w:r>
        <w:rPr>
          <w:rFonts w:cs="Times New Roman"/>
          <w:szCs w:val="24"/>
        </w:rPr>
        <w:t>Offl</w:t>
      </w:r>
      <w:r w:rsidRPr="003A7A2B">
        <w:rPr>
          <w:rFonts w:cs="Times New Roman"/>
          <w:szCs w:val="24"/>
        </w:rPr>
        <w:t xml:space="preserve">oading is far from </w:t>
      </w:r>
      <w:proofErr w:type="gramStart"/>
      <w:r w:rsidRPr="003A7A2B">
        <w:rPr>
          <w:rFonts w:cs="Times New Roman"/>
          <w:szCs w:val="24"/>
        </w:rPr>
        <w:t>being adopted</w:t>
      </w:r>
      <w:proofErr w:type="gramEnd"/>
      <w:r w:rsidRPr="003A7A2B">
        <w:rPr>
          <w:rFonts w:cs="Times New Roman"/>
          <w:szCs w:val="24"/>
        </w:rPr>
        <w:t xml:space="preserve"> in the design of current mobile architectures</w:t>
      </w:r>
      <w:r>
        <w:rPr>
          <w:rFonts w:cs="Times New Roman"/>
          <w:szCs w:val="24"/>
        </w:rPr>
        <w:t xml:space="preserve"> due to many challenges in this field</w:t>
      </w:r>
      <w:r w:rsidRPr="003A7A2B">
        <w:rPr>
          <w:rFonts w:cs="Times New Roman"/>
          <w:szCs w:val="24"/>
        </w:rPr>
        <w:t>.</w:t>
      </w:r>
      <w:r>
        <w:rPr>
          <w:rFonts w:cs="Times New Roman"/>
          <w:szCs w:val="24"/>
        </w:rPr>
        <w:t xml:space="preserve"> </w:t>
      </w:r>
      <w:r>
        <w:t>S</w:t>
      </w:r>
      <w:r w:rsidR="0057074C" w:rsidRPr="00877BC2">
        <w:t>trategies described in this thesis show promising energy saving</w:t>
      </w:r>
      <w:r>
        <w:t>s, h</w:t>
      </w:r>
      <w:r w:rsidR="0057074C" w:rsidRPr="00877BC2">
        <w:t xml:space="preserve">owever, much work </w:t>
      </w:r>
      <w:proofErr w:type="gramStart"/>
      <w:r w:rsidR="0057074C" w:rsidRPr="00877BC2">
        <w:t>can be done</w:t>
      </w:r>
      <w:proofErr w:type="gramEnd"/>
      <w:r w:rsidR="0057074C" w:rsidRPr="00877BC2">
        <w:t xml:space="preserve"> to improve the </w:t>
      </w:r>
      <w:ins w:id="1467" w:author="Aditya" w:date="2016-01-29T06:25:00Z">
        <w:r w:rsidR="00DB01F4">
          <w:t>o</w:t>
        </w:r>
      </w:ins>
      <w:del w:id="1468" w:author="Aditya" w:date="2016-01-29T06:25:00Z">
        <w:r w:rsidDel="00DB01F4">
          <w:delText>O</w:delText>
        </w:r>
      </w:del>
      <w:r>
        <w:t xml:space="preserve">ffloading </w:t>
      </w:r>
      <w:r w:rsidR="0057074C" w:rsidRPr="00877BC2">
        <w:t>strategies.</w:t>
      </w:r>
      <w:r>
        <w:rPr>
          <w:rFonts w:cs="Times New Roman"/>
          <w:szCs w:val="24"/>
        </w:rPr>
        <w:t xml:space="preserve"> </w:t>
      </w:r>
      <w:r w:rsidR="004954E1">
        <w:rPr>
          <w:rFonts w:cs="Times New Roman"/>
          <w:szCs w:val="24"/>
        </w:rPr>
        <w:t xml:space="preserve">This section discusses some of the future work that will enable </w:t>
      </w:r>
      <w:r>
        <w:rPr>
          <w:rFonts w:cs="Times New Roman"/>
          <w:szCs w:val="24"/>
        </w:rPr>
        <w:t>computation offloading</w:t>
      </w:r>
      <w:r w:rsidR="004954E1">
        <w:rPr>
          <w:rFonts w:cs="Times New Roman"/>
          <w:szCs w:val="24"/>
        </w:rPr>
        <w:t xml:space="preserve"> to reach </w:t>
      </w:r>
      <w:r>
        <w:rPr>
          <w:rFonts w:cs="Times New Roman"/>
          <w:szCs w:val="24"/>
        </w:rPr>
        <w:t>its</w:t>
      </w:r>
      <w:r w:rsidR="004954E1">
        <w:rPr>
          <w:rFonts w:cs="Times New Roman"/>
          <w:szCs w:val="24"/>
        </w:rPr>
        <w:t xml:space="preserve"> full potential.</w:t>
      </w:r>
    </w:p>
    <w:p w14:paraId="169586A9" w14:textId="77777777" w:rsidR="007466D8" w:rsidRPr="0009330C" w:rsidRDefault="0009330C" w:rsidP="00877BC2">
      <w:pPr>
        <w:rPr>
          <w:szCs w:val="18"/>
        </w:rPr>
      </w:pPr>
      <w:r>
        <w:t xml:space="preserve">Plans for future work include implementation of the energy-saving machine learning techniques on a real mobile device. </w:t>
      </w:r>
      <w:commentRangeStart w:id="1469"/>
      <w:r>
        <w:t>The results in Chapter 5</w:t>
      </w:r>
      <w:r w:rsidRPr="001453DA">
        <w:t xml:space="preserve"> were obtained using a Python implementation of the </w:t>
      </w:r>
      <w:r>
        <w:t xml:space="preserve">machine learning </w:t>
      </w:r>
      <w:r w:rsidRPr="001453DA">
        <w:t>algorithms on a 2.6 GHz Intel® Core i5™</w:t>
      </w:r>
      <w:r>
        <w:t xml:space="preserve"> processor. T</w:t>
      </w:r>
      <w:r>
        <w:rPr>
          <w:rFonts w:cs="Times New Roman"/>
          <w:szCs w:val="24"/>
        </w:rPr>
        <w:t xml:space="preserve">o implement the machine learning algorithms in real-time smartphone application is a challenge. </w:t>
      </w:r>
      <w:commentRangeEnd w:id="1469"/>
      <w:r w:rsidR="009978B0">
        <w:rPr>
          <w:rStyle w:val="CommentReference"/>
        </w:rPr>
        <w:commentReference w:id="1469"/>
      </w:r>
    </w:p>
    <w:p w14:paraId="015BCDFA" w14:textId="77777777" w:rsidR="00A673A4" w:rsidRDefault="00A673A4" w:rsidP="00877BC2">
      <w:pPr>
        <w:rPr>
          <w:rFonts w:cs="Times New Roman"/>
          <w:szCs w:val="24"/>
        </w:rPr>
      </w:pPr>
      <w:r>
        <w:rPr>
          <w:rFonts w:cs="Times New Roman"/>
          <w:szCs w:val="24"/>
        </w:rPr>
        <w:t>In this thesis we have used only one network carrier to obtain the offloading results, it will be interesting to see the comparison between multiple network carriers.</w:t>
      </w:r>
      <w:r w:rsidR="009E5A71">
        <w:rPr>
          <w:rFonts w:cs="Times New Roman"/>
          <w:szCs w:val="24"/>
        </w:rPr>
        <w:t xml:space="preserve"> Even in </w:t>
      </w:r>
      <w:proofErr w:type="gramStart"/>
      <w:r w:rsidR="009E5A71">
        <w:rPr>
          <w:rFonts w:cs="Times New Roman"/>
          <w:szCs w:val="24"/>
        </w:rPr>
        <w:t>4G</w:t>
      </w:r>
      <w:proofErr w:type="gramEnd"/>
      <w:r w:rsidR="009E5A71">
        <w:rPr>
          <w:rFonts w:cs="Times New Roman"/>
          <w:szCs w:val="24"/>
        </w:rPr>
        <w:t xml:space="preserve"> there are different types such as HSPA+ and LTE, in this thesis we have used AT n T’s HSPA+. </w:t>
      </w:r>
      <w:r w:rsidR="00DA5EDF">
        <w:rPr>
          <w:rFonts w:cs="Times New Roman"/>
          <w:szCs w:val="24"/>
        </w:rPr>
        <w:t>In addition,</w:t>
      </w:r>
      <w:r w:rsidR="009E5A71">
        <w:rPr>
          <w:rFonts w:cs="Times New Roman"/>
          <w:szCs w:val="24"/>
        </w:rPr>
        <w:t xml:space="preserve"> there are different technologies in implementing 4G LTE for different network carriers. This study </w:t>
      </w:r>
      <w:proofErr w:type="gramStart"/>
      <w:r w:rsidR="009E5A71">
        <w:rPr>
          <w:rFonts w:cs="Times New Roman"/>
          <w:szCs w:val="24"/>
        </w:rPr>
        <w:t>can be further extended</w:t>
      </w:r>
      <w:proofErr w:type="gramEnd"/>
      <w:r w:rsidR="009E5A71">
        <w:rPr>
          <w:rFonts w:cs="Times New Roman"/>
          <w:szCs w:val="24"/>
        </w:rPr>
        <w:t xml:space="preserve"> to test the results with all variations of 4G network.</w:t>
      </w:r>
    </w:p>
    <w:p w14:paraId="39F9955C" w14:textId="4433B9DA" w:rsidR="008F0656" w:rsidRDefault="00710616" w:rsidP="005150D7">
      <w:pPr>
        <w:rPr>
          <w:ins w:id="1470" w:author="Aditya" w:date="2016-01-29T08:14:00Z"/>
        </w:rPr>
      </w:pPr>
      <w:r>
        <w:t xml:space="preserve">Finally, we would like to implement and test more </w:t>
      </w:r>
      <w:r w:rsidR="0009330C">
        <w:t>software</w:t>
      </w:r>
      <w:r>
        <w:t xml:space="preserve"> </w:t>
      </w:r>
      <w:r w:rsidR="0009330C">
        <w:t>applications</w:t>
      </w:r>
      <w:r>
        <w:t xml:space="preserve">, such as </w:t>
      </w:r>
      <w:r w:rsidR="00DA5EDF">
        <w:t>an</w:t>
      </w:r>
      <w:r>
        <w:t xml:space="preserve"> </w:t>
      </w:r>
      <w:r w:rsidR="0009330C">
        <w:t>Image Search on Cloud, Video processing etc</w:t>
      </w:r>
      <w:r>
        <w:t>.</w:t>
      </w:r>
      <w:r w:rsidR="009E5A71">
        <w:rPr>
          <w:szCs w:val="24"/>
        </w:rPr>
        <w:t xml:space="preserve"> </w:t>
      </w:r>
      <w:r w:rsidR="0009330C">
        <w:rPr>
          <w:szCs w:val="24"/>
        </w:rPr>
        <w:t xml:space="preserve">to gain insights into versatile </w:t>
      </w:r>
      <w:ins w:id="1471" w:author="Aditya" w:date="2016-01-29T06:25:00Z">
        <w:r w:rsidR="00DB01F4">
          <w:rPr>
            <w:szCs w:val="24"/>
          </w:rPr>
          <w:t>o</w:t>
        </w:r>
      </w:ins>
      <w:del w:id="1472" w:author="Aditya" w:date="2016-01-29T06:25:00Z">
        <w:r w:rsidR="0009330C" w:rsidDel="00DB01F4">
          <w:rPr>
            <w:szCs w:val="24"/>
          </w:rPr>
          <w:delText>O</w:delText>
        </w:r>
      </w:del>
      <w:r w:rsidR="0009330C">
        <w:rPr>
          <w:szCs w:val="24"/>
        </w:rPr>
        <w:t xml:space="preserve">ffloading scenarios. </w:t>
      </w:r>
      <w:r w:rsidR="008F0656">
        <w:t xml:space="preserve">Although there </w:t>
      </w:r>
      <w:r w:rsidR="009E5A71">
        <w:t xml:space="preserve">are </w:t>
      </w:r>
      <w:r w:rsidR="008F0656">
        <w:t xml:space="preserve">always improvements to be made in the field of software </w:t>
      </w:r>
      <w:r w:rsidR="009E5A71">
        <w:t xml:space="preserve">and </w:t>
      </w:r>
      <w:r w:rsidR="008F0656">
        <w:t xml:space="preserve">energy optimization for mobile embedded systems, the work presented in this thesis brings us one step closer to being able to </w:t>
      </w:r>
      <w:r w:rsidR="009E5A71">
        <w:t>improve</w:t>
      </w:r>
      <w:r w:rsidR="008F0656">
        <w:t xml:space="preserve"> </w:t>
      </w:r>
      <w:r w:rsidR="009E5A71">
        <w:t xml:space="preserve">the </w:t>
      </w:r>
      <w:r w:rsidR="008F0656">
        <w:t>performance and battery lifetime</w:t>
      </w:r>
      <w:r w:rsidR="009E5A71">
        <w:t xml:space="preserve"> of smartphone while </w:t>
      </w:r>
      <w:ins w:id="1473" w:author="Aditya" w:date="2016-01-29T06:25:00Z">
        <w:r w:rsidR="00DB01F4">
          <w:t>c</w:t>
        </w:r>
      </w:ins>
      <w:del w:id="1474" w:author="Aditya" w:date="2016-01-29T06:25:00Z">
        <w:r w:rsidR="0009330C" w:rsidDel="00DB01F4">
          <w:delText>C</w:delText>
        </w:r>
      </w:del>
      <w:r w:rsidR="0009330C">
        <w:t xml:space="preserve">omputation </w:t>
      </w:r>
      <w:ins w:id="1475" w:author="Aditya" w:date="2016-01-29T06:25:00Z">
        <w:r w:rsidR="00DB01F4">
          <w:t>o</w:t>
        </w:r>
      </w:ins>
      <w:del w:id="1476" w:author="Aditya" w:date="2016-01-29T06:25:00Z">
        <w:r w:rsidR="009E5A71" w:rsidDel="00DB01F4">
          <w:delText>O</w:delText>
        </w:r>
      </w:del>
      <w:r w:rsidR="009E5A71">
        <w:t>ffloading</w:t>
      </w:r>
      <w:r w:rsidR="008F0656">
        <w:t>.</w:t>
      </w:r>
    </w:p>
    <w:p w14:paraId="673AABA3" w14:textId="77777777" w:rsidR="00CA4643" w:rsidRDefault="00CA4643" w:rsidP="005150D7">
      <w:pPr>
        <w:rPr>
          <w:ins w:id="1477" w:author="Aditya" w:date="2016-01-29T08:14:00Z"/>
        </w:rPr>
      </w:pPr>
    </w:p>
    <w:p w14:paraId="50D784EC" w14:textId="77777777" w:rsidR="00CA4643" w:rsidRDefault="00CA4643" w:rsidP="005150D7">
      <w:pPr>
        <w:rPr>
          <w:ins w:id="1478" w:author="Aditya" w:date="2016-01-29T08:14:00Z"/>
        </w:rPr>
      </w:pPr>
    </w:p>
    <w:p w14:paraId="48ABAEDA" w14:textId="77777777" w:rsidR="00CA4643" w:rsidRPr="00C357BE" w:rsidRDefault="00CA4643" w:rsidP="00CA4643">
      <w:pPr>
        <w:pStyle w:val="ChapterHeading"/>
        <w:rPr>
          <w:ins w:id="1479" w:author="Aditya" w:date="2016-01-29T08:14:00Z"/>
        </w:rPr>
      </w:pPr>
      <w:commentRangeStart w:id="1480"/>
      <w:commentRangeStart w:id="1481"/>
      <w:ins w:id="1482" w:author="Aditya" w:date="2016-01-29T08:14:00Z">
        <w:r w:rsidRPr="00C357BE">
          <w:lastRenderedPageBreak/>
          <w:t>R</w:t>
        </w:r>
        <w:r>
          <w:t>EFERENCES</w:t>
        </w:r>
        <w:commentRangeEnd w:id="1480"/>
        <w:r w:rsidRPr="00C357BE">
          <w:rPr>
            <w:rStyle w:val="CommentReference"/>
            <w:b/>
            <w:sz w:val="24"/>
            <w:szCs w:val="24"/>
          </w:rPr>
          <w:commentReference w:id="1480"/>
        </w:r>
        <w:commentRangeEnd w:id="1481"/>
        <w:r>
          <w:rPr>
            <w:rStyle w:val="CommentReference"/>
            <w:rFonts w:eastAsiaTheme="minorHAnsi" w:cstheme="minorBidi"/>
            <w:bCs w:val="0"/>
            <w:color w:val="auto"/>
          </w:rPr>
          <w:commentReference w:id="1481"/>
        </w:r>
      </w:ins>
    </w:p>
    <w:p w14:paraId="7C8D809A" w14:textId="621ACD22" w:rsidR="00970EF8" w:rsidRDefault="00FA5065" w:rsidP="00970EF8">
      <w:pPr>
        <w:pStyle w:val="Subtitle"/>
        <w:rPr>
          <w:ins w:id="1483" w:author="Aditya" w:date="2016-01-29T10:59:00Z"/>
        </w:rPr>
      </w:pPr>
      <w:ins w:id="1484" w:author="Aditya" w:date="2016-01-29T11:00:00Z">
        <w:r>
          <w:t xml:space="preserve">   </w:t>
        </w:r>
      </w:ins>
      <w:proofErr w:type="spellStart"/>
      <w:ins w:id="1485" w:author="Aditya" w:date="2016-01-29T10:59:00Z">
        <w:r w:rsidR="00970EF8" w:rsidRPr="005B6858">
          <w:t>MobiThinking</w:t>
        </w:r>
        <w:proofErr w:type="spellEnd"/>
        <w:r w:rsidR="00970EF8" w:rsidRPr="005B6858">
          <w:t>, “Global mobile statist</w:t>
        </w:r>
        <w:r w:rsidR="00970EF8">
          <w:t>ics 2011”, http://mobithinking.</w:t>
        </w:r>
        <w:r w:rsidR="00970EF8" w:rsidRPr="005B6858">
          <w:t xml:space="preserve">com, </w:t>
        </w:r>
        <w:r w:rsidR="00970EF8">
          <w:t xml:space="preserve">       </w:t>
        </w:r>
      </w:ins>
    </w:p>
    <w:p w14:paraId="5B8B83A9" w14:textId="77777777" w:rsidR="00970EF8" w:rsidRPr="005B6858" w:rsidRDefault="00970EF8" w:rsidP="00970EF8">
      <w:pPr>
        <w:pStyle w:val="Subtitle"/>
        <w:numPr>
          <w:ilvl w:val="0"/>
          <w:numId w:val="0"/>
        </w:numPr>
        <w:ind w:left="540"/>
        <w:rPr>
          <w:ins w:id="1486" w:author="Aditya" w:date="2016-01-29T10:59:00Z"/>
        </w:rPr>
      </w:pPr>
      <w:ins w:id="1487" w:author="Aditya" w:date="2016-01-29T10:59:00Z">
        <w:r>
          <w:t xml:space="preserve">   </w:t>
        </w:r>
        <w:r w:rsidRPr="005B6858">
          <w:t>April 2011.</w:t>
        </w:r>
      </w:ins>
    </w:p>
    <w:p w14:paraId="1246E402" w14:textId="77777777" w:rsidR="00970EF8" w:rsidRDefault="00970EF8" w:rsidP="00970EF8">
      <w:pPr>
        <w:pStyle w:val="Subtitle"/>
        <w:rPr>
          <w:ins w:id="1488" w:author="Aditya" w:date="2016-01-29T10:59:00Z"/>
        </w:rPr>
      </w:pPr>
      <w:ins w:id="1489" w:author="Aditya" w:date="2016-01-29T10:59:00Z">
        <w:r>
          <w:t xml:space="preserve">   K. Kumar and Y.-H. Lu, “</w:t>
        </w:r>
        <w:r w:rsidRPr="000B48BD">
          <w:t xml:space="preserve">Cloud computing for mobile users: Can </w:t>
        </w:r>
        <w:r>
          <w:t>offloading</w:t>
        </w:r>
      </w:ins>
    </w:p>
    <w:p w14:paraId="44A5CCA2" w14:textId="77777777" w:rsidR="00970EF8" w:rsidRPr="003B01D9" w:rsidRDefault="00970EF8" w:rsidP="00970EF8">
      <w:pPr>
        <w:pStyle w:val="Subtitle"/>
        <w:numPr>
          <w:ilvl w:val="0"/>
          <w:numId w:val="0"/>
        </w:numPr>
        <w:ind w:left="540"/>
        <w:rPr>
          <w:ins w:id="1490" w:author="Aditya" w:date="2016-01-29T10:59:00Z"/>
        </w:rPr>
      </w:pPr>
      <w:ins w:id="1491" w:author="Aditya" w:date="2016-01-29T10:59:00Z">
        <w:r>
          <w:t xml:space="preserve">   </w:t>
        </w:r>
        <w:proofErr w:type="gramStart"/>
        <w:r>
          <w:t>computation</w:t>
        </w:r>
        <w:proofErr w:type="gramEnd"/>
        <w:r>
          <w:t xml:space="preserve"> save energy?”,</w:t>
        </w:r>
        <w:r w:rsidRPr="000B48BD">
          <w:t xml:space="preserve"> </w:t>
        </w:r>
        <w:r w:rsidRPr="00C5056C">
          <w:rPr>
            <w:i/>
          </w:rPr>
          <w:t>Computer</w:t>
        </w:r>
        <w:r>
          <w:t>, vol. 43, no. 4, pp. 51-</w:t>
        </w:r>
        <w:r w:rsidRPr="000B48BD">
          <w:t>56, 2010.</w:t>
        </w:r>
      </w:ins>
    </w:p>
    <w:p w14:paraId="27A84DA0" w14:textId="77777777" w:rsidR="00970EF8" w:rsidRDefault="00970EF8" w:rsidP="00970EF8">
      <w:pPr>
        <w:pStyle w:val="Subtitle"/>
        <w:rPr>
          <w:ins w:id="1492" w:author="Aditya" w:date="2016-01-29T10:59:00Z"/>
        </w:rPr>
      </w:pPr>
      <w:ins w:id="1493" w:author="Aditya" w:date="2016-01-29T10:59:00Z">
        <w:r>
          <w:t xml:space="preserve">   </w:t>
        </w:r>
        <w:r w:rsidRPr="00C5056C">
          <w:t xml:space="preserve">H. Flores, P. Hui, S. </w:t>
        </w:r>
        <w:proofErr w:type="spellStart"/>
        <w:r w:rsidRPr="00C5056C">
          <w:t>Tarkoma</w:t>
        </w:r>
        <w:proofErr w:type="spellEnd"/>
        <w:r w:rsidRPr="00C5056C">
          <w:t xml:space="preserve">, Y. Li, S. </w:t>
        </w:r>
        <w:proofErr w:type="spellStart"/>
        <w:r w:rsidRPr="00C5056C">
          <w:t>Srirama</w:t>
        </w:r>
        <w:proofErr w:type="spellEnd"/>
        <w:r w:rsidRPr="00C5056C">
          <w:t xml:space="preserve">, and R. </w:t>
        </w:r>
        <w:proofErr w:type="spellStart"/>
        <w:r w:rsidRPr="00C5056C">
          <w:t>Buyya</w:t>
        </w:r>
        <w:proofErr w:type="spellEnd"/>
        <w:r w:rsidRPr="00C5056C">
          <w:t xml:space="preserve">, </w:t>
        </w:r>
        <w:r>
          <w:t>“</w:t>
        </w:r>
        <w:r w:rsidRPr="00C5056C">
          <w:t>Mobile</w:t>
        </w:r>
      </w:ins>
    </w:p>
    <w:p w14:paraId="7EB6C6BE" w14:textId="77777777" w:rsidR="00970EF8" w:rsidRDefault="00970EF8" w:rsidP="00970EF8">
      <w:pPr>
        <w:pStyle w:val="Subtitle"/>
        <w:numPr>
          <w:ilvl w:val="0"/>
          <w:numId w:val="0"/>
        </w:numPr>
        <w:ind w:left="540"/>
        <w:rPr>
          <w:ins w:id="1494" w:author="Aditya" w:date="2016-01-29T10:59:00Z"/>
          <w:i/>
        </w:rPr>
      </w:pPr>
      <w:ins w:id="1495" w:author="Aditya" w:date="2016-01-29T10:59:00Z">
        <w:r>
          <w:t xml:space="preserve">  </w:t>
        </w:r>
        <w:r w:rsidRPr="00C5056C">
          <w:t xml:space="preserve"> </w:t>
        </w:r>
        <w:proofErr w:type="gramStart"/>
        <w:r w:rsidRPr="00C5056C">
          <w:t>code</w:t>
        </w:r>
        <w:proofErr w:type="gramEnd"/>
        <w:r w:rsidRPr="00C5056C">
          <w:t xml:space="preserve"> </w:t>
        </w:r>
        <w:r>
          <w:t>offloading</w:t>
        </w:r>
        <w:r w:rsidRPr="00C5056C">
          <w:t>: from concept to practice and</w:t>
        </w:r>
        <w:r>
          <w:t xml:space="preserve"> beyond”,</w:t>
        </w:r>
        <w:r w:rsidRPr="00C5056C">
          <w:t xml:space="preserve"> </w:t>
        </w:r>
        <w:r w:rsidRPr="00C5056C">
          <w:rPr>
            <w:i/>
          </w:rPr>
          <w:t>Communications</w:t>
        </w:r>
      </w:ins>
    </w:p>
    <w:p w14:paraId="44F35C23" w14:textId="77777777" w:rsidR="00970EF8" w:rsidRPr="005B6858" w:rsidRDefault="00970EF8" w:rsidP="00970EF8">
      <w:pPr>
        <w:pStyle w:val="Subtitle"/>
        <w:numPr>
          <w:ilvl w:val="0"/>
          <w:numId w:val="0"/>
        </w:numPr>
        <w:ind w:left="540"/>
        <w:rPr>
          <w:ins w:id="1496" w:author="Aditya" w:date="2016-01-29T10:59:00Z"/>
        </w:rPr>
      </w:pPr>
      <w:ins w:id="1497" w:author="Aditya" w:date="2016-01-29T10:59:00Z">
        <w:r>
          <w:rPr>
            <w:i/>
          </w:rPr>
          <w:t xml:space="preserve">  </w:t>
        </w:r>
        <w:r w:rsidRPr="00C5056C">
          <w:rPr>
            <w:i/>
          </w:rPr>
          <w:t xml:space="preserve"> Magazine, IEEE</w:t>
        </w:r>
        <w:r>
          <w:t>, vol. 53, no. 3, pp. 80-</w:t>
        </w:r>
        <w:r w:rsidRPr="00C5056C">
          <w:t>88, 2015.</w:t>
        </w:r>
      </w:ins>
    </w:p>
    <w:p w14:paraId="6F6E4DBC" w14:textId="6D168CE7" w:rsidR="00970EF8" w:rsidRDefault="00FA5065" w:rsidP="00970EF8">
      <w:pPr>
        <w:pStyle w:val="Subtitle"/>
        <w:rPr>
          <w:ins w:id="1498" w:author="Aditya" w:date="2016-01-29T10:59:00Z"/>
        </w:rPr>
      </w:pPr>
      <w:ins w:id="1499" w:author="Aditya" w:date="2016-01-29T10:59:00Z">
        <w:r>
          <w:t xml:space="preserve">   </w:t>
        </w:r>
        <w:r w:rsidR="00970EF8" w:rsidRPr="00C5056C">
          <w:t>E.</w:t>
        </w:r>
        <w:r w:rsidR="00970EF8">
          <w:t xml:space="preserve"> </w:t>
        </w:r>
        <w:proofErr w:type="spellStart"/>
        <w:r w:rsidR="00970EF8">
          <w:t>Cuervo</w:t>
        </w:r>
        <w:proofErr w:type="spellEnd"/>
        <w:r w:rsidR="00970EF8">
          <w:t xml:space="preserve">, A. </w:t>
        </w:r>
        <w:proofErr w:type="spellStart"/>
        <w:r w:rsidR="00970EF8">
          <w:t>Balasubramanian</w:t>
        </w:r>
        <w:proofErr w:type="spellEnd"/>
        <w:r w:rsidR="00970EF8">
          <w:t>, D. K</w:t>
        </w:r>
        <w:r w:rsidR="00970EF8" w:rsidRPr="00C5056C">
          <w:t xml:space="preserve">. Cho, </w:t>
        </w:r>
        <w:proofErr w:type="spellStart"/>
        <w:r w:rsidR="00970EF8" w:rsidRPr="00C5056C">
          <w:t>A.Wolman</w:t>
        </w:r>
        <w:proofErr w:type="spellEnd"/>
        <w:r w:rsidR="00970EF8" w:rsidRPr="00C5056C">
          <w:t xml:space="preserve">, S. </w:t>
        </w:r>
        <w:proofErr w:type="spellStart"/>
        <w:r w:rsidR="00970EF8" w:rsidRPr="00C5056C">
          <w:t>Saroiu</w:t>
        </w:r>
        <w:proofErr w:type="spellEnd"/>
        <w:r w:rsidR="00970EF8" w:rsidRPr="00C5056C">
          <w:t>, R.</w:t>
        </w:r>
      </w:ins>
    </w:p>
    <w:p w14:paraId="75A90F8B" w14:textId="77777777" w:rsidR="00970EF8" w:rsidRDefault="00970EF8" w:rsidP="00970EF8">
      <w:pPr>
        <w:pStyle w:val="Subtitle"/>
        <w:numPr>
          <w:ilvl w:val="0"/>
          <w:numId w:val="0"/>
        </w:numPr>
        <w:ind w:left="540"/>
        <w:rPr>
          <w:ins w:id="1500" w:author="Aditya" w:date="2016-01-29T10:59:00Z"/>
        </w:rPr>
      </w:pPr>
      <w:ins w:id="1501" w:author="Aditya" w:date="2016-01-29T10:59:00Z">
        <w:r>
          <w:t xml:space="preserve">  </w:t>
        </w:r>
        <w:r w:rsidRPr="00C5056C">
          <w:t xml:space="preserve"> Chandra, and P. </w:t>
        </w:r>
        <w:proofErr w:type="spellStart"/>
        <w:r>
          <w:t>Bahl</w:t>
        </w:r>
        <w:proofErr w:type="spellEnd"/>
        <w:r>
          <w:t>, “Maui: making smartphones last longer with code</w:t>
        </w:r>
      </w:ins>
    </w:p>
    <w:p w14:paraId="71C63736" w14:textId="77777777" w:rsidR="00970EF8" w:rsidRDefault="00970EF8" w:rsidP="00970EF8">
      <w:pPr>
        <w:pStyle w:val="Subtitle"/>
        <w:numPr>
          <w:ilvl w:val="0"/>
          <w:numId w:val="0"/>
        </w:numPr>
        <w:ind w:left="540"/>
        <w:rPr>
          <w:ins w:id="1502" w:author="Aditya" w:date="2016-01-29T10:59:00Z"/>
          <w:i/>
        </w:rPr>
      </w:pPr>
      <w:ins w:id="1503" w:author="Aditya" w:date="2016-01-29T10:59:00Z">
        <w:r>
          <w:t xml:space="preserve">   </w:t>
        </w:r>
        <w:proofErr w:type="gramStart"/>
        <w:r>
          <w:t>offload</w:t>
        </w:r>
        <w:proofErr w:type="gramEnd"/>
        <w:r>
          <w:t>,”</w:t>
        </w:r>
        <w:r w:rsidRPr="00C5056C">
          <w:t xml:space="preserve"> in </w:t>
        </w:r>
        <w:r w:rsidRPr="00C5056C">
          <w:rPr>
            <w:i/>
          </w:rPr>
          <w:t>Proceedings of the 8th international conference on Mobile</w:t>
        </w:r>
      </w:ins>
    </w:p>
    <w:p w14:paraId="5C410C39" w14:textId="77777777" w:rsidR="00970EF8" w:rsidRPr="005B6858" w:rsidRDefault="00970EF8" w:rsidP="00970EF8">
      <w:pPr>
        <w:pStyle w:val="Subtitle"/>
        <w:numPr>
          <w:ilvl w:val="0"/>
          <w:numId w:val="0"/>
        </w:numPr>
        <w:ind w:left="540"/>
        <w:rPr>
          <w:ins w:id="1504" w:author="Aditya" w:date="2016-01-29T10:59:00Z"/>
        </w:rPr>
      </w:pPr>
      <w:ins w:id="1505" w:author="Aditya" w:date="2016-01-29T10:59:00Z">
        <w:r>
          <w:rPr>
            <w:i/>
          </w:rPr>
          <w:t xml:space="preserve">  </w:t>
        </w:r>
        <w:r w:rsidRPr="00C5056C">
          <w:rPr>
            <w:i/>
          </w:rPr>
          <w:t xml:space="preserve"> </w:t>
        </w:r>
        <w:proofErr w:type="gramStart"/>
        <w:r w:rsidRPr="00C5056C">
          <w:rPr>
            <w:i/>
          </w:rPr>
          <w:t>systems</w:t>
        </w:r>
        <w:proofErr w:type="gramEnd"/>
        <w:r w:rsidRPr="00C5056C">
          <w:rPr>
            <w:i/>
          </w:rPr>
          <w:t>, applications</w:t>
        </w:r>
        <w:r>
          <w:t xml:space="preserve">, and </w:t>
        </w:r>
        <w:r w:rsidRPr="00C5056C">
          <w:t>services</w:t>
        </w:r>
        <w:r>
          <w:t>, pp. 49-</w:t>
        </w:r>
        <w:r w:rsidRPr="00C5056C">
          <w:t>62, ACM, 2010.</w:t>
        </w:r>
      </w:ins>
    </w:p>
    <w:p w14:paraId="467EDF6B" w14:textId="77777777" w:rsidR="00970EF8" w:rsidRDefault="00970EF8" w:rsidP="00970EF8">
      <w:pPr>
        <w:pStyle w:val="Subtitle"/>
        <w:rPr>
          <w:ins w:id="1506" w:author="Aditya" w:date="2016-01-29T10:59:00Z"/>
        </w:rPr>
      </w:pPr>
      <w:ins w:id="1507" w:author="Aditya" w:date="2016-01-29T10:59:00Z">
        <w:r>
          <w:t xml:space="preserve">   B. </w:t>
        </w:r>
        <w:r w:rsidRPr="00C5056C">
          <w:t xml:space="preserve">G. Chun, S. </w:t>
        </w:r>
        <w:proofErr w:type="spellStart"/>
        <w:r w:rsidRPr="00C5056C">
          <w:t>Ihm</w:t>
        </w:r>
        <w:proofErr w:type="spellEnd"/>
        <w:r w:rsidRPr="00C5056C">
          <w:t xml:space="preserve">, P. </w:t>
        </w:r>
        <w:proofErr w:type="spellStart"/>
        <w:r w:rsidRPr="00C5056C">
          <w:t>Ma</w:t>
        </w:r>
        <w:r>
          <w:t>niatis</w:t>
        </w:r>
        <w:proofErr w:type="spellEnd"/>
        <w:r>
          <w:t xml:space="preserve">, M. </w:t>
        </w:r>
        <w:proofErr w:type="spellStart"/>
        <w:r>
          <w:t>Naik</w:t>
        </w:r>
        <w:proofErr w:type="spellEnd"/>
        <w:r>
          <w:t>, and A. Patti, “</w:t>
        </w:r>
        <w:proofErr w:type="spellStart"/>
        <w:r w:rsidRPr="00C5056C">
          <w:t>Clonecloud</w:t>
        </w:r>
        <w:proofErr w:type="spellEnd"/>
        <w:r w:rsidRPr="00C5056C">
          <w:t>: elastic</w:t>
        </w:r>
      </w:ins>
    </w:p>
    <w:p w14:paraId="0C4DD741" w14:textId="77777777" w:rsidR="00970EF8" w:rsidRDefault="00970EF8" w:rsidP="00970EF8">
      <w:pPr>
        <w:pStyle w:val="Subtitle"/>
        <w:numPr>
          <w:ilvl w:val="0"/>
          <w:numId w:val="0"/>
        </w:numPr>
        <w:ind w:left="540"/>
        <w:rPr>
          <w:ins w:id="1508" w:author="Aditya" w:date="2016-01-29T10:59:00Z"/>
          <w:i/>
        </w:rPr>
      </w:pPr>
      <w:ins w:id="1509" w:author="Aditya" w:date="2016-01-29T10:59:00Z">
        <w:r>
          <w:t xml:space="preserve">  </w:t>
        </w:r>
        <w:r w:rsidRPr="00C5056C">
          <w:t xml:space="preserve"> </w:t>
        </w:r>
        <w:proofErr w:type="gramStart"/>
        <w:r w:rsidRPr="00C5056C">
          <w:t>execution</w:t>
        </w:r>
        <w:proofErr w:type="gramEnd"/>
        <w:r w:rsidRPr="00C5056C">
          <w:t xml:space="preserve"> between mobile device and</w:t>
        </w:r>
        <w:r>
          <w:t xml:space="preserve"> cloud,”</w:t>
        </w:r>
        <w:r w:rsidRPr="00C5056C">
          <w:t xml:space="preserve"> in </w:t>
        </w:r>
        <w:r w:rsidRPr="00C5056C">
          <w:rPr>
            <w:i/>
          </w:rPr>
          <w:t>Proceedings of the sixth</w:t>
        </w:r>
      </w:ins>
    </w:p>
    <w:p w14:paraId="214781C0" w14:textId="77777777" w:rsidR="00970EF8" w:rsidRPr="005B6858" w:rsidRDefault="00970EF8" w:rsidP="00970EF8">
      <w:pPr>
        <w:pStyle w:val="Subtitle"/>
        <w:numPr>
          <w:ilvl w:val="0"/>
          <w:numId w:val="0"/>
        </w:numPr>
        <w:ind w:left="540"/>
        <w:rPr>
          <w:ins w:id="1510" w:author="Aditya" w:date="2016-01-29T10:59:00Z"/>
        </w:rPr>
      </w:pPr>
      <w:ins w:id="1511" w:author="Aditya" w:date="2016-01-29T10:59:00Z">
        <w:r>
          <w:rPr>
            <w:i/>
          </w:rPr>
          <w:t xml:space="preserve">  </w:t>
        </w:r>
        <w:r w:rsidRPr="00C5056C">
          <w:rPr>
            <w:i/>
          </w:rPr>
          <w:t xml:space="preserve"> </w:t>
        </w:r>
        <w:proofErr w:type="gramStart"/>
        <w:r w:rsidRPr="00C5056C">
          <w:rPr>
            <w:i/>
          </w:rPr>
          <w:t>conference</w:t>
        </w:r>
        <w:proofErr w:type="gramEnd"/>
        <w:r w:rsidRPr="00C5056C">
          <w:rPr>
            <w:i/>
          </w:rPr>
          <w:t xml:space="preserve"> on Computer systems</w:t>
        </w:r>
        <w:r>
          <w:t>, pp. 301-</w:t>
        </w:r>
        <w:r w:rsidRPr="00C5056C">
          <w:t>314, ACM, 2011.</w:t>
        </w:r>
      </w:ins>
    </w:p>
    <w:p w14:paraId="4F4971E0" w14:textId="77777777" w:rsidR="00970EF8" w:rsidRDefault="00970EF8" w:rsidP="00970EF8">
      <w:pPr>
        <w:pStyle w:val="Subtitle"/>
        <w:rPr>
          <w:ins w:id="1512" w:author="Aditya" w:date="2016-01-29T10:59:00Z"/>
        </w:rPr>
      </w:pPr>
      <w:ins w:id="1513" w:author="Aditya" w:date="2016-01-29T10:59:00Z">
        <w:r>
          <w:t xml:space="preserve">   H. Flores and S. </w:t>
        </w:r>
        <w:proofErr w:type="spellStart"/>
        <w:r>
          <w:t>Srirama</w:t>
        </w:r>
        <w:proofErr w:type="spellEnd"/>
        <w:r>
          <w:t>, “</w:t>
        </w:r>
        <w:r w:rsidRPr="00C5056C">
          <w:t xml:space="preserve">Mobile code </w:t>
        </w:r>
        <w:r>
          <w:t>offloading</w:t>
        </w:r>
        <w:r w:rsidRPr="00C5056C">
          <w:t>: should it be a local</w:t>
        </w:r>
      </w:ins>
    </w:p>
    <w:p w14:paraId="4FA27105" w14:textId="77777777" w:rsidR="00970EF8" w:rsidRDefault="00970EF8" w:rsidP="00970EF8">
      <w:pPr>
        <w:pStyle w:val="Subtitle"/>
        <w:numPr>
          <w:ilvl w:val="0"/>
          <w:numId w:val="0"/>
        </w:numPr>
        <w:ind w:left="540"/>
        <w:rPr>
          <w:ins w:id="1514" w:author="Aditya" w:date="2016-01-29T10:59:00Z"/>
          <w:i/>
        </w:rPr>
      </w:pPr>
      <w:ins w:id="1515" w:author="Aditya" w:date="2016-01-29T10:59:00Z">
        <w:r>
          <w:t xml:space="preserve">   </w:t>
        </w:r>
        <w:proofErr w:type="gramStart"/>
        <w:r>
          <w:t>decision</w:t>
        </w:r>
        <w:proofErr w:type="gramEnd"/>
        <w:r>
          <w:t xml:space="preserve"> or global inference?,”</w:t>
        </w:r>
        <w:r w:rsidRPr="00C5056C">
          <w:t xml:space="preserve"> in </w:t>
        </w:r>
        <w:r w:rsidRPr="00C5056C">
          <w:rPr>
            <w:i/>
          </w:rPr>
          <w:t>Proceeding of the 11th annual</w:t>
        </w:r>
      </w:ins>
    </w:p>
    <w:p w14:paraId="25D6B412" w14:textId="77777777" w:rsidR="00970EF8" w:rsidRDefault="00970EF8" w:rsidP="00970EF8">
      <w:pPr>
        <w:pStyle w:val="Subtitle"/>
        <w:numPr>
          <w:ilvl w:val="0"/>
          <w:numId w:val="0"/>
        </w:numPr>
        <w:ind w:left="540"/>
        <w:rPr>
          <w:ins w:id="1516" w:author="Aditya" w:date="2016-01-29T10:59:00Z"/>
        </w:rPr>
      </w:pPr>
      <w:ins w:id="1517" w:author="Aditya" w:date="2016-01-29T10:59:00Z">
        <w:r>
          <w:rPr>
            <w:i/>
          </w:rPr>
          <w:t xml:space="preserve">  </w:t>
        </w:r>
        <w:r w:rsidRPr="00C5056C">
          <w:rPr>
            <w:i/>
          </w:rPr>
          <w:t xml:space="preserve"> </w:t>
        </w:r>
        <w:proofErr w:type="gramStart"/>
        <w:r w:rsidRPr="00C5056C">
          <w:rPr>
            <w:i/>
          </w:rPr>
          <w:t>international</w:t>
        </w:r>
        <w:proofErr w:type="gramEnd"/>
        <w:r>
          <w:rPr>
            <w:i/>
          </w:rPr>
          <w:t xml:space="preserve"> </w:t>
        </w:r>
        <w:r w:rsidRPr="00C5056C">
          <w:rPr>
            <w:i/>
          </w:rPr>
          <w:t>conference on Mobile systems, applications, and services</w:t>
        </w:r>
        <w:r>
          <w:t>, pp.</w:t>
        </w:r>
      </w:ins>
    </w:p>
    <w:p w14:paraId="38C6D58E" w14:textId="77777777" w:rsidR="00970EF8" w:rsidRPr="00F05EAF" w:rsidRDefault="00970EF8" w:rsidP="00970EF8">
      <w:pPr>
        <w:pStyle w:val="Subtitle"/>
        <w:numPr>
          <w:ilvl w:val="0"/>
          <w:numId w:val="0"/>
        </w:numPr>
        <w:ind w:left="540"/>
        <w:rPr>
          <w:ins w:id="1518" w:author="Aditya" w:date="2016-01-29T10:59:00Z"/>
          <w:i/>
        </w:rPr>
      </w:pPr>
      <w:ins w:id="1519" w:author="Aditya" w:date="2016-01-29T10:59:00Z">
        <w:r>
          <w:rPr>
            <w:i/>
          </w:rPr>
          <w:t xml:space="preserve">  </w:t>
        </w:r>
        <w:r>
          <w:t xml:space="preserve"> 539-</w:t>
        </w:r>
        <w:r w:rsidRPr="00C5056C">
          <w:t>540, ACM, 2013.</w:t>
        </w:r>
      </w:ins>
    </w:p>
    <w:p w14:paraId="0CB83AC5" w14:textId="195BB5CA" w:rsidR="00FA5065" w:rsidRDefault="00FA5065" w:rsidP="00FA5065">
      <w:pPr>
        <w:pStyle w:val="Subtitle"/>
        <w:rPr>
          <w:ins w:id="1520" w:author="Aditya" w:date="2016-01-29T10:59:00Z"/>
        </w:rPr>
      </w:pPr>
      <w:ins w:id="1521" w:author="Aditya" w:date="2016-01-29T10:59:00Z">
        <w:r>
          <w:t xml:space="preserve">   </w:t>
        </w:r>
        <w:r w:rsidRPr="00C5056C">
          <w:t xml:space="preserve">S. </w:t>
        </w:r>
        <w:proofErr w:type="spellStart"/>
        <w:r w:rsidRPr="00C5056C">
          <w:t>Kosta</w:t>
        </w:r>
        <w:proofErr w:type="spellEnd"/>
        <w:r w:rsidRPr="00C5056C">
          <w:t xml:space="preserve">, A. </w:t>
        </w:r>
        <w:proofErr w:type="spellStart"/>
        <w:r w:rsidRPr="00C5056C">
          <w:t>Aucinas</w:t>
        </w:r>
        <w:proofErr w:type="spellEnd"/>
        <w:r w:rsidRPr="00C5056C">
          <w:t xml:space="preserve">, P. </w:t>
        </w:r>
        <w:r>
          <w:t xml:space="preserve">Hui, R. </w:t>
        </w:r>
        <w:proofErr w:type="spellStart"/>
        <w:r>
          <w:t>Mortier</w:t>
        </w:r>
        <w:proofErr w:type="spellEnd"/>
        <w:r>
          <w:t>, and X. Zhang, “</w:t>
        </w:r>
        <w:proofErr w:type="spellStart"/>
        <w:r w:rsidRPr="00C5056C">
          <w:t>Thinkair</w:t>
        </w:r>
        <w:proofErr w:type="spellEnd"/>
        <w:r w:rsidRPr="00C5056C">
          <w:t>: Dynamic</w:t>
        </w:r>
      </w:ins>
    </w:p>
    <w:p w14:paraId="12B34401" w14:textId="77777777" w:rsidR="00FA5065" w:rsidRDefault="00FA5065" w:rsidP="00FA5065">
      <w:pPr>
        <w:pStyle w:val="Subtitle"/>
        <w:numPr>
          <w:ilvl w:val="0"/>
          <w:numId w:val="0"/>
        </w:numPr>
        <w:ind w:left="540"/>
        <w:rPr>
          <w:ins w:id="1522" w:author="Aditya" w:date="2016-01-29T10:59:00Z"/>
        </w:rPr>
      </w:pPr>
      <w:ins w:id="1523" w:author="Aditya" w:date="2016-01-29T10:59:00Z">
        <w:r>
          <w:t xml:space="preserve">  </w:t>
        </w:r>
        <w:r w:rsidRPr="00C5056C">
          <w:t xml:space="preserve"> </w:t>
        </w:r>
        <w:proofErr w:type="gramStart"/>
        <w:r w:rsidRPr="00C5056C">
          <w:t>resource</w:t>
        </w:r>
        <w:proofErr w:type="gramEnd"/>
        <w:r w:rsidRPr="00C5056C">
          <w:t xml:space="preserve"> al</w:t>
        </w:r>
        <w:r>
          <w:t xml:space="preserve">location and parallel execution </w:t>
        </w:r>
        <w:r w:rsidRPr="00C5056C">
          <w:t>in the cloud for mobile code</w:t>
        </w:r>
      </w:ins>
    </w:p>
    <w:p w14:paraId="024482D4" w14:textId="77777777" w:rsidR="00FA5065" w:rsidRDefault="00FA5065" w:rsidP="00FA5065">
      <w:pPr>
        <w:pStyle w:val="Subtitle"/>
        <w:numPr>
          <w:ilvl w:val="0"/>
          <w:numId w:val="0"/>
        </w:numPr>
        <w:ind w:left="540"/>
        <w:rPr>
          <w:ins w:id="1524" w:author="Aditya" w:date="2016-01-29T10:59:00Z"/>
        </w:rPr>
      </w:pPr>
      <w:ins w:id="1525" w:author="Aditya" w:date="2016-01-29T10:59:00Z">
        <w:r>
          <w:t xml:space="preserve">  </w:t>
        </w:r>
        <w:r w:rsidRPr="00C5056C">
          <w:t xml:space="preserve"> </w:t>
        </w:r>
        <w:proofErr w:type="gramStart"/>
        <w:r>
          <w:t>offloading</w:t>
        </w:r>
        <w:proofErr w:type="gramEnd"/>
        <w:r w:rsidRPr="00C5056C">
          <w:t>,</w:t>
        </w:r>
        <w:r>
          <w:t>”</w:t>
        </w:r>
        <w:r w:rsidRPr="00C5056C">
          <w:t xml:space="preserve"> in </w:t>
        </w:r>
        <w:r w:rsidRPr="00C5056C">
          <w:rPr>
            <w:i/>
          </w:rPr>
          <w:t>INFOCOM, 2012 Proceedings IEEE</w:t>
        </w:r>
        <w:r>
          <w:t>, pp. 945-</w:t>
        </w:r>
        <w:r w:rsidRPr="00C5056C">
          <w:t>953, IEEE,2012.</w:t>
        </w:r>
      </w:ins>
    </w:p>
    <w:p w14:paraId="5C31AB12" w14:textId="43F94655" w:rsidR="00FA5065" w:rsidRDefault="00FA5065" w:rsidP="00FA5065">
      <w:pPr>
        <w:pStyle w:val="Subtitle"/>
        <w:rPr>
          <w:ins w:id="1526" w:author="Aditya" w:date="2016-01-29T11:00:00Z"/>
        </w:rPr>
      </w:pPr>
      <w:ins w:id="1527" w:author="Aditya" w:date="2016-01-29T11:00:00Z">
        <w:r>
          <w:t xml:space="preserve">   </w:t>
        </w:r>
        <w:r w:rsidRPr="005018EB">
          <w:t xml:space="preserve">H. R. </w:t>
        </w:r>
        <w:r>
          <w:t xml:space="preserve">Flores </w:t>
        </w:r>
        <w:proofErr w:type="spellStart"/>
        <w:r>
          <w:t>Macario</w:t>
        </w:r>
        <w:proofErr w:type="spellEnd"/>
        <w:r>
          <w:t xml:space="preserve"> and S. </w:t>
        </w:r>
        <w:proofErr w:type="spellStart"/>
        <w:r>
          <w:t>Srirama</w:t>
        </w:r>
        <w:proofErr w:type="spellEnd"/>
        <w:r>
          <w:t>, “</w:t>
        </w:r>
        <w:r w:rsidRPr="005018EB">
          <w:t xml:space="preserve">Adaptive code </w:t>
        </w:r>
        <w:r>
          <w:t>offloading</w:t>
        </w:r>
        <w:r w:rsidRPr="005018EB">
          <w:t xml:space="preserve"> for mobile</w:t>
        </w:r>
      </w:ins>
    </w:p>
    <w:p w14:paraId="787CC526" w14:textId="77777777" w:rsidR="00FA5065" w:rsidRDefault="00FA5065" w:rsidP="00FA5065">
      <w:pPr>
        <w:pStyle w:val="Subtitle"/>
        <w:numPr>
          <w:ilvl w:val="0"/>
          <w:numId w:val="0"/>
        </w:numPr>
        <w:ind w:left="540"/>
        <w:rPr>
          <w:ins w:id="1528" w:author="Aditya" w:date="2016-01-29T11:00:00Z"/>
        </w:rPr>
      </w:pPr>
      <w:ins w:id="1529" w:author="Aditya" w:date="2016-01-29T11:00:00Z">
        <w:r w:rsidRPr="005018EB">
          <w:t xml:space="preserve"> </w:t>
        </w:r>
        <w:r>
          <w:t xml:space="preserve">  </w:t>
        </w:r>
        <w:proofErr w:type="gramStart"/>
        <w:r w:rsidRPr="005018EB">
          <w:t>cloud</w:t>
        </w:r>
        <w:proofErr w:type="gramEnd"/>
        <w:r w:rsidRPr="005018EB">
          <w:t xml:space="preserve"> applicat</w:t>
        </w:r>
        <w:r>
          <w:t>ions: Exploiting fuzzy sets and evidence-based learning,”</w:t>
        </w:r>
        <w:r w:rsidRPr="005018EB">
          <w:t xml:space="preserve"> in</w:t>
        </w:r>
      </w:ins>
    </w:p>
    <w:p w14:paraId="65A44D6C" w14:textId="77777777" w:rsidR="00FA5065" w:rsidRDefault="00FA5065" w:rsidP="00FA5065">
      <w:pPr>
        <w:pStyle w:val="Subtitle"/>
        <w:numPr>
          <w:ilvl w:val="0"/>
          <w:numId w:val="0"/>
        </w:numPr>
        <w:ind w:left="540"/>
        <w:rPr>
          <w:ins w:id="1530" w:author="Aditya" w:date="2016-01-29T11:00:00Z"/>
          <w:i/>
        </w:rPr>
      </w:pPr>
      <w:ins w:id="1531" w:author="Aditya" w:date="2016-01-29T11:00:00Z">
        <w:r>
          <w:t xml:space="preserve">  </w:t>
        </w:r>
        <w:r w:rsidRPr="005018EB">
          <w:t xml:space="preserve"> </w:t>
        </w:r>
        <w:r w:rsidRPr="005018EB">
          <w:rPr>
            <w:i/>
          </w:rPr>
          <w:t>Proceeding of the fourth ACM workshop on Mobile cloud computing and</w:t>
        </w:r>
      </w:ins>
    </w:p>
    <w:p w14:paraId="6B3B0392" w14:textId="77777777" w:rsidR="00FA5065" w:rsidRPr="005B6858" w:rsidRDefault="00FA5065" w:rsidP="00FA5065">
      <w:pPr>
        <w:pStyle w:val="Subtitle"/>
        <w:numPr>
          <w:ilvl w:val="0"/>
          <w:numId w:val="0"/>
        </w:numPr>
        <w:ind w:left="540"/>
        <w:rPr>
          <w:ins w:id="1532" w:author="Aditya" w:date="2016-01-29T11:00:00Z"/>
        </w:rPr>
      </w:pPr>
      <w:ins w:id="1533" w:author="Aditya" w:date="2016-01-29T11:00:00Z">
        <w:r>
          <w:rPr>
            <w:i/>
          </w:rPr>
          <w:t xml:space="preserve">  </w:t>
        </w:r>
        <w:r w:rsidRPr="005018EB">
          <w:rPr>
            <w:i/>
          </w:rPr>
          <w:t xml:space="preserve"> </w:t>
        </w:r>
        <w:proofErr w:type="gramStart"/>
        <w:r w:rsidRPr="005018EB">
          <w:rPr>
            <w:i/>
          </w:rPr>
          <w:t>services</w:t>
        </w:r>
        <w:proofErr w:type="gramEnd"/>
        <w:r>
          <w:t xml:space="preserve">, pp. 9-16, </w:t>
        </w:r>
        <w:r w:rsidRPr="005018EB">
          <w:t>ACM, 2013.</w:t>
        </w:r>
      </w:ins>
    </w:p>
    <w:p w14:paraId="5204E1FD" w14:textId="77777777" w:rsidR="00FA5065" w:rsidRDefault="00FA5065" w:rsidP="00FA5065">
      <w:pPr>
        <w:pStyle w:val="Subtitle"/>
        <w:rPr>
          <w:ins w:id="1534" w:author="Aditya" w:date="2016-01-29T11:00:00Z"/>
        </w:rPr>
      </w:pPr>
      <w:ins w:id="1535" w:author="Aditya" w:date="2016-01-29T11:00:00Z">
        <w:r>
          <w:t xml:space="preserve">   </w:t>
        </w:r>
        <w:r w:rsidRPr="00C5056C">
          <w:t xml:space="preserve">A. </w:t>
        </w:r>
        <w:proofErr w:type="spellStart"/>
        <w:r w:rsidRPr="00C5056C">
          <w:t>Khairy</w:t>
        </w:r>
        <w:proofErr w:type="spellEnd"/>
        <w:r w:rsidRPr="00C5056C">
          <w:t xml:space="preserve">, H. H. Ammar, and R. </w:t>
        </w:r>
        <w:proofErr w:type="spellStart"/>
        <w:r w:rsidRPr="00C5056C">
          <w:t>Bahgat</w:t>
        </w:r>
        <w:proofErr w:type="spellEnd"/>
        <w:r w:rsidRPr="00C5056C">
          <w:t xml:space="preserve">, </w:t>
        </w:r>
        <w:r>
          <w:t>“</w:t>
        </w:r>
        <w:r w:rsidRPr="00C5056C">
          <w:t>Smartphone energizer: Extending</w:t>
        </w:r>
      </w:ins>
    </w:p>
    <w:p w14:paraId="205E7AC2" w14:textId="77777777" w:rsidR="00FA5065" w:rsidRDefault="00FA5065" w:rsidP="00FA5065">
      <w:pPr>
        <w:pStyle w:val="Subtitle"/>
        <w:numPr>
          <w:ilvl w:val="0"/>
          <w:numId w:val="0"/>
        </w:numPr>
        <w:ind w:left="180"/>
        <w:rPr>
          <w:ins w:id="1536" w:author="Aditya" w:date="2016-01-29T11:00:00Z"/>
          <w:i/>
        </w:rPr>
      </w:pPr>
      <w:ins w:id="1537" w:author="Aditya" w:date="2016-01-29T11:00:00Z">
        <w:r>
          <w:lastRenderedPageBreak/>
          <w:t xml:space="preserve">       </w:t>
        </w:r>
        <w:r w:rsidRPr="00C5056C">
          <w:t xml:space="preserve"> </w:t>
        </w:r>
        <w:proofErr w:type="gramStart"/>
        <w:r w:rsidRPr="00C5056C">
          <w:t>smart</w:t>
        </w:r>
        <w:r>
          <w:t>phone's</w:t>
        </w:r>
        <w:proofErr w:type="gramEnd"/>
        <w:r>
          <w:t xml:space="preserve"> battery life with smart offloading,”</w:t>
        </w:r>
        <w:r w:rsidRPr="00C5056C">
          <w:t xml:space="preserve"> in </w:t>
        </w:r>
        <w:r w:rsidRPr="005018EB">
          <w:rPr>
            <w:i/>
          </w:rPr>
          <w:t>Wireless</w:t>
        </w:r>
      </w:ins>
    </w:p>
    <w:p w14:paraId="639821C4" w14:textId="77777777" w:rsidR="00FA5065" w:rsidRDefault="00FA5065" w:rsidP="00FA5065">
      <w:pPr>
        <w:pStyle w:val="Subtitle"/>
        <w:numPr>
          <w:ilvl w:val="0"/>
          <w:numId w:val="0"/>
        </w:numPr>
        <w:ind w:left="180"/>
        <w:rPr>
          <w:ins w:id="1538" w:author="Aditya" w:date="2016-01-29T11:00:00Z"/>
          <w:i/>
        </w:rPr>
      </w:pPr>
      <w:ins w:id="1539" w:author="Aditya" w:date="2016-01-29T11:00:00Z">
        <w:r>
          <w:rPr>
            <w:i/>
          </w:rPr>
          <w:t xml:space="preserve">       </w:t>
        </w:r>
        <w:r w:rsidRPr="005018EB">
          <w:rPr>
            <w:i/>
          </w:rPr>
          <w:t xml:space="preserve"> Communications and Mobile Computing Conference (IWCMC), 2013 9</w:t>
        </w:r>
        <w:r w:rsidRPr="00F05EAF">
          <w:rPr>
            <w:i/>
            <w:vertAlign w:val="superscript"/>
          </w:rPr>
          <w:t>th</w:t>
        </w:r>
      </w:ins>
    </w:p>
    <w:p w14:paraId="5E544C5F" w14:textId="77777777" w:rsidR="00FA5065" w:rsidRDefault="00FA5065" w:rsidP="00FA5065">
      <w:pPr>
        <w:pStyle w:val="Subtitle"/>
        <w:numPr>
          <w:ilvl w:val="0"/>
          <w:numId w:val="0"/>
        </w:numPr>
        <w:ind w:left="180"/>
        <w:rPr>
          <w:ins w:id="1540" w:author="Aditya" w:date="2016-01-29T11:00:00Z"/>
        </w:rPr>
      </w:pPr>
      <w:ins w:id="1541" w:author="Aditya" w:date="2016-01-29T11:00:00Z">
        <w:r>
          <w:rPr>
            <w:i/>
          </w:rPr>
          <w:t xml:space="preserve">       </w:t>
        </w:r>
        <w:r w:rsidRPr="005018EB">
          <w:rPr>
            <w:i/>
          </w:rPr>
          <w:t xml:space="preserve"> International</w:t>
        </w:r>
        <w:r>
          <w:t>, pp. 329-</w:t>
        </w:r>
        <w:r w:rsidRPr="00C5056C">
          <w:t xml:space="preserve">336, IEEE, 2013. </w:t>
        </w:r>
      </w:ins>
    </w:p>
    <w:p w14:paraId="6302AF21" w14:textId="393C7FB9" w:rsidR="00FA5065" w:rsidRDefault="00FA5065" w:rsidP="00FA5065">
      <w:pPr>
        <w:pStyle w:val="Subtitle"/>
        <w:rPr>
          <w:ins w:id="1542" w:author="Aditya" w:date="2016-01-29T11:00:00Z"/>
        </w:rPr>
      </w:pPr>
      <w:ins w:id="1543" w:author="Aditya" w:date="2016-01-29T11:01:00Z">
        <w:r>
          <w:t xml:space="preserve"> </w:t>
        </w:r>
      </w:ins>
      <w:ins w:id="1544" w:author="Aditya" w:date="2016-01-29T11:00:00Z">
        <w:r>
          <w:t xml:space="preserve">   </w:t>
        </w:r>
        <w:r w:rsidRPr="005018EB">
          <w:t xml:space="preserve">R. Kemp, N. Palmer, T. </w:t>
        </w:r>
        <w:proofErr w:type="spellStart"/>
        <w:r w:rsidRPr="005018EB">
          <w:t>Kielmann</w:t>
        </w:r>
        <w:proofErr w:type="spellEnd"/>
        <w:r w:rsidRPr="005018EB">
          <w:t xml:space="preserve">, and H. </w:t>
        </w:r>
        <w:proofErr w:type="gramStart"/>
        <w:r>
          <w:t>Bal</w:t>
        </w:r>
        <w:proofErr w:type="gramEnd"/>
        <w:r>
          <w:t>, “</w:t>
        </w:r>
        <w:r w:rsidRPr="005018EB">
          <w:t>Cuckoo: a computation</w:t>
        </w:r>
      </w:ins>
    </w:p>
    <w:p w14:paraId="79055DED" w14:textId="77777777" w:rsidR="00FA5065" w:rsidRDefault="00FA5065" w:rsidP="00FA5065">
      <w:pPr>
        <w:pStyle w:val="Subtitle"/>
        <w:numPr>
          <w:ilvl w:val="0"/>
          <w:numId w:val="0"/>
        </w:numPr>
        <w:ind w:left="540"/>
        <w:rPr>
          <w:ins w:id="1545" w:author="Aditya" w:date="2016-01-29T11:00:00Z"/>
          <w:i/>
        </w:rPr>
      </w:pPr>
      <w:ins w:id="1546" w:author="Aditya" w:date="2016-01-29T11:00:00Z">
        <w:r>
          <w:t xml:space="preserve">   </w:t>
        </w:r>
        <w:r w:rsidRPr="005018EB">
          <w:t xml:space="preserve"> </w:t>
        </w:r>
        <w:r>
          <w:t xml:space="preserve"> </w:t>
        </w:r>
        <w:proofErr w:type="gramStart"/>
        <w:r>
          <w:t>offloading</w:t>
        </w:r>
        <w:proofErr w:type="gramEnd"/>
        <w:r w:rsidRPr="005018EB">
          <w:t xml:space="preserve"> framework for smartphones,</w:t>
        </w:r>
        <w:r>
          <w:t>”</w:t>
        </w:r>
        <w:r w:rsidRPr="005018EB">
          <w:t xml:space="preserve"> in</w:t>
        </w:r>
        <w:r>
          <w:t xml:space="preserve"> </w:t>
        </w:r>
        <w:r w:rsidRPr="005018EB">
          <w:rPr>
            <w:i/>
          </w:rPr>
          <w:t>Mobile Computing,</w:t>
        </w:r>
      </w:ins>
    </w:p>
    <w:p w14:paraId="5DF13E3D" w14:textId="77777777" w:rsidR="00FA5065" w:rsidRPr="00F05EAF" w:rsidRDefault="00FA5065" w:rsidP="00FA5065">
      <w:pPr>
        <w:pStyle w:val="Subtitle"/>
        <w:numPr>
          <w:ilvl w:val="0"/>
          <w:numId w:val="0"/>
        </w:numPr>
        <w:ind w:left="540"/>
        <w:rPr>
          <w:ins w:id="1547" w:author="Aditya" w:date="2016-01-29T11:00:00Z"/>
          <w:i/>
        </w:rPr>
      </w:pPr>
      <w:ins w:id="1548" w:author="Aditya" w:date="2016-01-29T11:00:00Z">
        <w:r>
          <w:rPr>
            <w:i/>
          </w:rPr>
          <w:t xml:space="preserve">    </w:t>
        </w:r>
        <w:r w:rsidRPr="005018EB">
          <w:rPr>
            <w:i/>
          </w:rPr>
          <w:t xml:space="preserve"> Applications,</w:t>
        </w:r>
        <w:r>
          <w:rPr>
            <w:i/>
          </w:rPr>
          <w:t xml:space="preserve"> </w:t>
        </w:r>
        <w:r w:rsidRPr="005018EB">
          <w:rPr>
            <w:i/>
          </w:rPr>
          <w:t>and Services</w:t>
        </w:r>
        <w:r>
          <w:t>, pp. 59-</w:t>
        </w:r>
        <w:r w:rsidRPr="005018EB">
          <w:t xml:space="preserve">79, Springer, 2012. </w:t>
        </w:r>
      </w:ins>
    </w:p>
    <w:p w14:paraId="0AED8ECB" w14:textId="77777777" w:rsidR="00FA5065" w:rsidRDefault="00FA5065" w:rsidP="00FA5065">
      <w:pPr>
        <w:pStyle w:val="Subtitle"/>
        <w:rPr>
          <w:ins w:id="1549" w:author="Aditya" w:date="2016-01-29T11:00:00Z"/>
        </w:rPr>
      </w:pPr>
      <w:ins w:id="1550" w:author="Aditya" w:date="2016-01-29T11:00:00Z">
        <w:r>
          <w:t xml:space="preserve">   “</w:t>
        </w:r>
        <w:r w:rsidRPr="005018EB">
          <w:t>Amazon</w:t>
        </w:r>
        <w:r>
          <w:t xml:space="preserve"> </w:t>
        </w:r>
        <w:r w:rsidRPr="005018EB">
          <w:t>si</w:t>
        </w:r>
        <w:r>
          <w:t>lk split browser architecture</w:t>
        </w:r>
        <w:r w:rsidRPr="005018EB">
          <w:t>"</w:t>
        </w:r>
      </w:ins>
    </w:p>
    <w:p w14:paraId="568BB30C" w14:textId="77777777" w:rsidR="00FA5065" w:rsidRPr="005B6858" w:rsidRDefault="00FA5065" w:rsidP="00FA5065">
      <w:pPr>
        <w:pStyle w:val="Subtitle"/>
        <w:numPr>
          <w:ilvl w:val="0"/>
          <w:numId w:val="0"/>
        </w:numPr>
        <w:ind w:left="540"/>
        <w:rPr>
          <w:ins w:id="1551" w:author="Aditya" w:date="2016-01-29T11:00:00Z"/>
        </w:rPr>
      </w:pPr>
      <w:ins w:id="1552" w:author="Aditya" w:date="2016-01-29T11:00:00Z">
        <w:r>
          <w:t xml:space="preserve"> </w:t>
        </w:r>
        <w:r w:rsidRPr="005018EB">
          <w:t xml:space="preserve"> </w:t>
        </w:r>
        <w:r>
          <w:t xml:space="preserve">    </w:t>
        </w:r>
        <w:r w:rsidRPr="005018EB">
          <w:t>https://s3.amazonaws.com/awsdocs/AmazonSilk/latest/silk-dg.pdf.</w:t>
        </w:r>
      </w:ins>
    </w:p>
    <w:p w14:paraId="4860C121" w14:textId="77777777" w:rsidR="00FA5065" w:rsidRDefault="00FA5065" w:rsidP="00FA5065">
      <w:pPr>
        <w:pStyle w:val="Subtitle"/>
        <w:rPr>
          <w:ins w:id="1553" w:author="Aditya" w:date="2016-01-29T11:00:00Z"/>
        </w:rPr>
      </w:pPr>
      <w:ins w:id="1554" w:author="Aditya" w:date="2016-01-29T11:00:00Z">
        <w:r>
          <w:t xml:space="preserve">   “</w:t>
        </w:r>
        <w:r w:rsidRPr="005018EB">
          <w:t>Opera min</w:t>
        </w:r>
        <w:r>
          <w:t>i architecture and JavaScript”</w:t>
        </w:r>
      </w:ins>
    </w:p>
    <w:p w14:paraId="42DDECCC" w14:textId="77777777" w:rsidR="00FA5065" w:rsidRPr="005B6858" w:rsidRDefault="00FA5065" w:rsidP="00FA5065">
      <w:pPr>
        <w:pStyle w:val="Subtitle"/>
        <w:numPr>
          <w:ilvl w:val="0"/>
          <w:numId w:val="0"/>
        </w:numPr>
        <w:ind w:left="540"/>
        <w:rPr>
          <w:ins w:id="1555" w:author="Aditya" w:date="2016-01-29T11:00:00Z"/>
        </w:rPr>
      </w:pPr>
      <w:ins w:id="1556" w:author="Aditya" w:date="2016-01-29T11:00:00Z">
        <w:r>
          <w:t xml:space="preserve">      </w:t>
        </w:r>
        <w:r w:rsidRPr="005018EB">
          <w:t>http://dev.opera.com/articles/view/opera-mini-and-javascript/.</w:t>
        </w:r>
      </w:ins>
    </w:p>
    <w:p w14:paraId="56D237D5" w14:textId="77777777" w:rsidR="00FA5065" w:rsidRDefault="00FA5065" w:rsidP="00FA5065">
      <w:pPr>
        <w:pStyle w:val="Subtitle"/>
        <w:rPr>
          <w:ins w:id="1557" w:author="Aditya" w:date="2016-01-29T11:00:00Z"/>
        </w:rPr>
      </w:pPr>
      <w:ins w:id="1558" w:author="Aditya" w:date="2016-01-29T11:00:00Z">
        <w:r>
          <w:t xml:space="preserve">   “</w:t>
        </w:r>
        <w:r w:rsidRPr="005018EB">
          <w:t>Data compression</w:t>
        </w:r>
        <w:r>
          <w:t xml:space="preserve"> proxy in android chrome beta”</w:t>
        </w:r>
      </w:ins>
    </w:p>
    <w:p w14:paraId="59B4CB88" w14:textId="77777777" w:rsidR="00FA5065" w:rsidRPr="005B6858" w:rsidRDefault="00FA5065" w:rsidP="00FA5065">
      <w:pPr>
        <w:pStyle w:val="Subtitle"/>
        <w:numPr>
          <w:ilvl w:val="0"/>
          <w:numId w:val="0"/>
        </w:numPr>
        <w:ind w:left="540"/>
        <w:rPr>
          <w:ins w:id="1559" w:author="Aditya" w:date="2016-01-29T11:00:00Z"/>
        </w:rPr>
      </w:pPr>
      <w:ins w:id="1560" w:author="Aditya" w:date="2016-01-29T11:00:00Z">
        <w:r>
          <w:t xml:space="preserve">      </w:t>
        </w:r>
        <w:r w:rsidRPr="005018EB">
          <w:t>https://developers.google.com/chrome/mobile/docs/</w:t>
        </w:r>
        <w:r>
          <w:t xml:space="preserve"> </w:t>
        </w:r>
        <w:r w:rsidRPr="005018EB">
          <w:t>data-compression.</w:t>
        </w:r>
      </w:ins>
    </w:p>
    <w:p w14:paraId="1E730945" w14:textId="2FD8C030" w:rsidR="00FA5065" w:rsidRDefault="00FA5065" w:rsidP="00FA5065">
      <w:pPr>
        <w:pStyle w:val="Subtitle"/>
        <w:rPr>
          <w:ins w:id="1561" w:author="Aditya" w:date="2016-01-29T11:01:00Z"/>
        </w:rPr>
      </w:pPr>
      <w:ins w:id="1562" w:author="Aditya" w:date="2016-01-29T11:01:00Z">
        <w:r>
          <w:t xml:space="preserve">   </w:t>
        </w:r>
        <w:r w:rsidRPr="005018EB">
          <w:t>X. S. Wa</w:t>
        </w:r>
        <w:r>
          <w:t xml:space="preserve">ng, H. Shen, and D. </w:t>
        </w:r>
        <w:proofErr w:type="spellStart"/>
        <w:r>
          <w:t>Wetherall</w:t>
        </w:r>
        <w:proofErr w:type="spellEnd"/>
        <w:r>
          <w:t>, “</w:t>
        </w:r>
        <w:r w:rsidRPr="005018EB">
          <w:t>Accelerating the mobi</w:t>
        </w:r>
        <w:r>
          <w:t>le web</w:t>
        </w:r>
      </w:ins>
    </w:p>
    <w:p w14:paraId="3E3768DE" w14:textId="77777777" w:rsidR="00FA5065" w:rsidRDefault="00FA5065" w:rsidP="00FA5065">
      <w:pPr>
        <w:pStyle w:val="Subtitle"/>
        <w:numPr>
          <w:ilvl w:val="0"/>
          <w:numId w:val="0"/>
        </w:numPr>
        <w:ind w:left="540"/>
        <w:rPr>
          <w:ins w:id="1563" w:author="Aditya" w:date="2016-01-29T11:01:00Z"/>
          <w:i/>
        </w:rPr>
      </w:pPr>
      <w:ins w:id="1564" w:author="Aditya" w:date="2016-01-29T11:01:00Z">
        <w:r>
          <w:t xml:space="preserve">     </w:t>
        </w:r>
        <w:proofErr w:type="gramStart"/>
        <w:r>
          <w:t>with</w:t>
        </w:r>
        <w:proofErr w:type="gramEnd"/>
        <w:r>
          <w:t xml:space="preserve"> selective offloading,”</w:t>
        </w:r>
        <w:r w:rsidRPr="005018EB">
          <w:t xml:space="preserve"> in </w:t>
        </w:r>
        <w:r w:rsidRPr="005018EB">
          <w:rPr>
            <w:i/>
          </w:rPr>
          <w:t xml:space="preserve">Proceedings of the second ACM </w:t>
        </w:r>
        <w:r>
          <w:rPr>
            <w:i/>
          </w:rPr>
          <w:tab/>
        </w:r>
        <w:r w:rsidRPr="005018EB">
          <w:rPr>
            <w:i/>
          </w:rPr>
          <w:t>SIGCOMM</w:t>
        </w:r>
      </w:ins>
    </w:p>
    <w:p w14:paraId="6EBEED74" w14:textId="77777777" w:rsidR="00FA5065" w:rsidRPr="005B6858" w:rsidRDefault="00FA5065" w:rsidP="00FA5065">
      <w:pPr>
        <w:pStyle w:val="Subtitle"/>
        <w:numPr>
          <w:ilvl w:val="0"/>
          <w:numId w:val="0"/>
        </w:numPr>
        <w:ind w:left="540"/>
        <w:rPr>
          <w:ins w:id="1565" w:author="Aditya" w:date="2016-01-29T11:01:00Z"/>
        </w:rPr>
      </w:pPr>
      <w:ins w:id="1566" w:author="Aditya" w:date="2016-01-29T11:01:00Z">
        <w:r>
          <w:rPr>
            <w:i/>
          </w:rPr>
          <w:t xml:space="preserve">    </w:t>
        </w:r>
        <w:r w:rsidRPr="005018EB">
          <w:rPr>
            <w:i/>
          </w:rPr>
          <w:t xml:space="preserve"> </w:t>
        </w:r>
        <w:proofErr w:type="gramStart"/>
        <w:r w:rsidRPr="005018EB">
          <w:rPr>
            <w:i/>
          </w:rPr>
          <w:t>workshop</w:t>
        </w:r>
        <w:proofErr w:type="gramEnd"/>
        <w:r w:rsidRPr="005018EB">
          <w:rPr>
            <w:i/>
          </w:rPr>
          <w:t xml:space="preserve"> on Mobile cloud computing</w:t>
        </w:r>
        <w:r>
          <w:t>, pp. 45-</w:t>
        </w:r>
        <w:r w:rsidRPr="005018EB">
          <w:t xml:space="preserve">50, ACM, </w:t>
        </w:r>
        <w:r>
          <w:tab/>
        </w:r>
        <w:r w:rsidRPr="005018EB">
          <w:t>2013.</w:t>
        </w:r>
      </w:ins>
    </w:p>
    <w:p w14:paraId="2DA86F0E" w14:textId="77777777" w:rsidR="00FA5065" w:rsidRDefault="00FA5065" w:rsidP="00FA5065">
      <w:pPr>
        <w:pStyle w:val="Subtitle"/>
        <w:rPr>
          <w:ins w:id="1567" w:author="Aditya" w:date="2016-01-29T11:01:00Z"/>
        </w:rPr>
      </w:pPr>
      <w:ins w:id="1568" w:author="Aditya" w:date="2016-01-29T11:01:00Z">
        <w:r>
          <w:t xml:space="preserve">   </w:t>
        </w:r>
        <w:r w:rsidRPr="005018EB">
          <w:t xml:space="preserve">A. </w:t>
        </w:r>
        <w:proofErr w:type="spellStart"/>
        <w:r w:rsidRPr="005018EB">
          <w:t>Sivakumar</w:t>
        </w:r>
        <w:proofErr w:type="spellEnd"/>
        <w:r w:rsidRPr="005018EB">
          <w:t xml:space="preserve">, V. </w:t>
        </w:r>
        <w:proofErr w:type="spellStart"/>
        <w:r w:rsidRPr="005018EB">
          <w:t>Gopalakrishnan</w:t>
        </w:r>
        <w:proofErr w:type="spellEnd"/>
        <w:r w:rsidRPr="005018EB">
          <w:t>, S. Lee, S. Rao, S. Sen, and O.</w:t>
        </w:r>
      </w:ins>
    </w:p>
    <w:p w14:paraId="31B945ED" w14:textId="77777777" w:rsidR="00FA5065" w:rsidRDefault="00FA5065" w:rsidP="00FA5065">
      <w:pPr>
        <w:pStyle w:val="Subtitle"/>
        <w:numPr>
          <w:ilvl w:val="0"/>
          <w:numId w:val="0"/>
        </w:numPr>
        <w:ind w:left="540"/>
        <w:rPr>
          <w:ins w:id="1569" w:author="Aditya" w:date="2016-01-29T11:01:00Z"/>
        </w:rPr>
      </w:pPr>
      <w:ins w:id="1570" w:author="Aditya" w:date="2016-01-29T11:01:00Z">
        <w:r>
          <w:t xml:space="preserve">     </w:t>
        </w:r>
        <w:proofErr w:type="spellStart"/>
        <w:r w:rsidRPr="005018EB">
          <w:t>Spat</w:t>
        </w:r>
        <w:r>
          <w:t>scheck</w:t>
        </w:r>
        <w:proofErr w:type="spellEnd"/>
        <w:r>
          <w:t>, “</w:t>
        </w:r>
        <w:r w:rsidRPr="005018EB">
          <w:t>Cloud is no</w:t>
        </w:r>
        <w:r>
          <w:t xml:space="preserve">t a silver bullet: A case study </w:t>
        </w:r>
        <w:r w:rsidRPr="005018EB">
          <w:t>of cloud-based</w:t>
        </w:r>
      </w:ins>
    </w:p>
    <w:p w14:paraId="2BBC66C5" w14:textId="77777777" w:rsidR="00FA5065" w:rsidRDefault="00FA5065" w:rsidP="00FA5065">
      <w:pPr>
        <w:pStyle w:val="Subtitle"/>
        <w:numPr>
          <w:ilvl w:val="0"/>
          <w:numId w:val="0"/>
        </w:numPr>
        <w:ind w:left="540"/>
        <w:rPr>
          <w:ins w:id="1571" w:author="Aditya" w:date="2016-01-29T11:01:00Z"/>
          <w:i/>
        </w:rPr>
      </w:pPr>
      <w:ins w:id="1572" w:author="Aditya" w:date="2016-01-29T11:01:00Z">
        <w:r>
          <w:t xml:space="preserve">     </w:t>
        </w:r>
        <w:proofErr w:type="gramStart"/>
        <w:r w:rsidRPr="005018EB">
          <w:t>mobile</w:t>
        </w:r>
        <w:proofErr w:type="gramEnd"/>
        <w:r w:rsidRPr="005018EB">
          <w:t xml:space="preserve"> browsing,</w:t>
        </w:r>
        <w:r>
          <w:t>”</w:t>
        </w:r>
        <w:r w:rsidRPr="005018EB">
          <w:t xml:space="preserve"> in </w:t>
        </w:r>
        <w:r w:rsidRPr="005018EB">
          <w:rPr>
            <w:i/>
          </w:rPr>
          <w:t>Proceedings of the 15th Workshop on Mobile</w:t>
        </w:r>
      </w:ins>
    </w:p>
    <w:p w14:paraId="75BF6CF4" w14:textId="77777777" w:rsidR="00FA5065" w:rsidRPr="005B6858" w:rsidRDefault="00FA5065" w:rsidP="00FA5065">
      <w:pPr>
        <w:pStyle w:val="Subtitle"/>
        <w:numPr>
          <w:ilvl w:val="0"/>
          <w:numId w:val="0"/>
        </w:numPr>
        <w:ind w:left="540"/>
        <w:rPr>
          <w:ins w:id="1573" w:author="Aditya" w:date="2016-01-29T11:01:00Z"/>
        </w:rPr>
      </w:pPr>
      <w:ins w:id="1574" w:author="Aditya" w:date="2016-01-29T11:01:00Z">
        <w:r>
          <w:rPr>
            <w:i/>
          </w:rPr>
          <w:t xml:space="preserve">     </w:t>
        </w:r>
        <w:r w:rsidRPr="005018EB">
          <w:rPr>
            <w:i/>
          </w:rPr>
          <w:t>Computing Systems and Applications</w:t>
        </w:r>
        <w:r>
          <w:t xml:space="preserve">, </w:t>
        </w:r>
        <w:r w:rsidRPr="005018EB">
          <w:t>p. 21, ACM, 2014.</w:t>
        </w:r>
      </w:ins>
    </w:p>
    <w:p w14:paraId="0DDA403E" w14:textId="77777777" w:rsidR="00FA5065" w:rsidRPr="005B6858" w:rsidRDefault="00FA5065" w:rsidP="00FA5065">
      <w:pPr>
        <w:pStyle w:val="Subtitle"/>
        <w:rPr>
          <w:ins w:id="1575" w:author="Aditya" w:date="2016-01-29T11:02:00Z"/>
        </w:rPr>
      </w:pPr>
      <w:ins w:id="1576" w:author="Aditya" w:date="2016-01-29T11:01:00Z">
        <w:r>
          <w:t xml:space="preserve"> </w:t>
        </w:r>
      </w:ins>
      <w:ins w:id="1577" w:author="Aditya" w:date="2016-01-29T11:02:00Z">
        <w:r>
          <w:t xml:space="preserve">   “</w:t>
        </w:r>
        <w:proofErr w:type="spellStart"/>
        <w:proofErr w:type="gramStart"/>
        <w:r w:rsidRPr="005018EB">
          <w:t>ezyzip</w:t>
        </w:r>
        <w:proofErr w:type="spellEnd"/>
        <w:proofErr w:type="gramEnd"/>
        <w:r w:rsidRPr="005018EB">
          <w:t>: The simple online zip tool.</w:t>
        </w:r>
        <w:r>
          <w:t>”</w:t>
        </w:r>
        <w:r w:rsidRPr="005018EB">
          <w:t xml:space="preserve"> http://www.ezyzip.com/.</w:t>
        </w:r>
      </w:ins>
    </w:p>
    <w:p w14:paraId="08DF3F34" w14:textId="77777777" w:rsidR="00FA5065" w:rsidRPr="005B6858" w:rsidRDefault="00FA5065" w:rsidP="00FA5065">
      <w:pPr>
        <w:pStyle w:val="Subtitle"/>
        <w:rPr>
          <w:ins w:id="1578" w:author="Aditya" w:date="2016-01-29T11:02:00Z"/>
        </w:rPr>
      </w:pPr>
      <w:ins w:id="1579" w:author="Aditya" w:date="2016-01-29T11:02:00Z">
        <w:r>
          <w:t xml:space="preserve">   “Online-conver.com.”</w:t>
        </w:r>
        <w:r w:rsidRPr="005018EB">
          <w:t xml:space="preserve"> </w:t>
        </w:r>
        <w:r w:rsidRPr="0089346E">
          <w:t>http://archive.online-convert.com/convert-to-</w:t>
        </w:r>
        <w:r w:rsidRPr="005018EB">
          <w:t>zip.</w:t>
        </w:r>
      </w:ins>
    </w:p>
    <w:p w14:paraId="77885599" w14:textId="77777777" w:rsidR="00FA5065" w:rsidRDefault="00FA5065" w:rsidP="00FA5065">
      <w:pPr>
        <w:pStyle w:val="Subtitle"/>
        <w:rPr>
          <w:ins w:id="1580" w:author="Aditya" w:date="2016-01-29T11:02:00Z"/>
        </w:rPr>
      </w:pPr>
      <w:ins w:id="1581" w:author="Aditya" w:date="2016-01-29T11:02:00Z">
        <w:r>
          <w:t xml:space="preserve">   </w:t>
        </w:r>
        <w:r w:rsidRPr="005018EB">
          <w:t>I</w:t>
        </w:r>
        <w:r>
          <w:t xml:space="preserve">. </w:t>
        </w:r>
        <w:proofErr w:type="spellStart"/>
        <w:r>
          <w:t>Kelenyi</w:t>
        </w:r>
        <w:proofErr w:type="spellEnd"/>
        <w:r>
          <w:t xml:space="preserve"> and J. K. </w:t>
        </w:r>
        <w:proofErr w:type="spellStart"/>
        <w:r>
          <w:t>Nurminen</w:t>
        </w:r>
        <w:proofErr w:type="spellEnd"/>
        <w:r>
          <w:t>, “</w:t>
        </w:r>
        <w:proofErr w:type="spellStart"/>
        <w:r>
          <w:t>Cloudtorrent</w:t>
        </w:r>
        <w:proofErr w:type="spellEnd"/>
        <w:r>
          <w:t>-energy-effi</w:t>
        </w:r>
        <w:r w:rsidRPr="005018EB">
          <w:t xml:space="preserve">cient </w:t>
        </w:r>
        <w:proofErr w:type="spellStart"/>
        <w:r w:rsidRPr="005018EB">
          <w:t>bittorrent</w:t>
        </w:r>
        <w:proofErr w:type="spellEnd"/>
      </w:ins>
    </w:p>
    <w:p w14:paraId="4448D920" w14:textId="77777777" w:rsidR="00FA5065" w:rsidRDefault="00FA5065" w:rsidP="00FA5065">
      <w:pPr>
        <w:pStyle w:val="Subtitle"/>
        <w:numPr>
          <w:ilvl w:val="0"/>
          <w:numId w:val="0"/>
        </w:numPr>
        <w:ind w:left="540"/>
        <w:rPr>
          <w:ins w:id="1582" w:author="Aditya" w:date="2016-01-29T11:02:00Z"/>
          <w:i/>
        </w:rPr>
      </w:pPr>
      <w:ins w:id="1583" w:author="Aditya" w:date="2016-01-29T11:02:00Z">
        <w:r>
          <w:t xml:space="preserve">     </w:t>
        </w:r>
        <w:proofErr w:type="gramStart"/>
        <w:r w:rsidRPr="005018EB">
          <w:t>content</w:t>
        </w:r>
        <w:proofErr w:type="gramEnd"/>
        <w:r w:rsidRPr="005018EB">
          <w:t xml:space="preserve"> sharing f</w:t>
        </w:r>
        <w:r>
          <w:t>or mobile devices via cloud services,”</w:t>
        </w:r>
        <w:r w:rsidRPr="005018EB">
          <w:t xml:space="preserve"> in </w:t>
        </w:r>
        <w:r w:rsidRPr="005018EB">
          <w:rPr>
            <w:i/>
          </w:rPr>
          <w:t>Proceedings of</w:t>
        </w:r>
      </w:ins>
    </w:p>
    <w:p w14:paraId="39BE74EC" w14:textId="77777777" w:rsidR="00FA5065" w:rsidRDefault="00FA5065" w:rsidP="00FA5065">
      <w:pPr>
        <w:pStyle w:val="Subtitle"/>
        <w:numPr>
          <w:ilvl w:val="0"/>
          <w:numId w:val="0"/>
        </w:numPr>
        <w:ind w:left="540"/>
        <w:rPr>
          <w:ins w:id="1584" w:author="Aditya" w:date="2016-01-29T11:02:00Z"/>
          <w:i/>
        </w:rPr>
      </w:pPr>
      <w:ins w:id="1585" w:author="Aditya" w:date="2016-01-29T11:02:00Z">
        <w:r>
          <w:rPr>
            <w:i/>
          </w:rPr>
          <w:t xml:space="preserve">    </w:t>
        </w:r>
        <w:r w:rsidRPr="005018EB">
          <w:rPr>
            <w:i/>
          </w:rPr>
          <w:t xml:space="preserve"> </w:t>
        </w:r>
        <w:proofErr w:type="gramStart"/>
        <w:r w:rsidRPr="005018EB">
          <w:rPr>
            <w:i/>
          </w:rPr>
          <w:t>the</w:t>
        </w:r>
        <w:proofErr w:type="gramEnd"/>
        <w:r w:rsidRPr="005018EB">
          <w:rPr>
            <w:i/>
          </w:rPr>
          <w:t xml:space="preserve"> 7th IEEE on Consumer Communications and </w:t>
        </w:r>
        <w:r>
          <w:rPr>
            <w:i/>
          </w:rPr>
          <w:tab/>
        </w:r>
        <w:r w:rsidRPr="005018EB">
          <w:rPr>
            <w:i/>
          </w:rPr>
          <w:t>Networking Conference</w:t>
        </w:r>
      </w:ins>
    </w:p>
    <w:p w14:paraId="5A984279" w14:textId="77777777" w:rsidR="00FA5065" w:rsidRDefault="00FA5065" w:rsidP="00FA5065">
      <w:pPr>
        <w:pStyle w:val="Subtitle"/>
        <w:numPr>
          <w:ilvl w:val="0"/>
          <w:numId w:val="0"/>
        </w:numPr>
        <w:ind w:left="540"/>
        <w:rPr>
          <w:ins w:id="1586" w:author="Aditya" w:date="2016-01-29T11:02:00Z"/>
        </w:rPr>
      </w:pPr>
      <w:ins w:id="1587" w:author="Aditya" w:date="2016-01-29T11:02:00Z">
        <w:r>
          <w:rPr>
            <w:i/>
          </w:rPr>
          <w:t xml:space="preserve">    </w:t>
        </w:r>
        <w:r w:rsidRPr="005018EB">
          <w:t xml:space="preserve"> (CCNC)</w:t>
        </w:r>
        <w:r>
          <w:t xml:space="preserve">, vol. 1, </w:t>
        </w:r>
        <w:r w:rsidRPr="005018EB">
          <w:t xml:space="preserve">2010. </w:t>
        </w:r>
      </w:ins>
    </w:p>
    <w:p w14:paraId="1E3AF367" w14:textId="77777777" w:rsidR="00FA5065" w:rsidRDefault="00FA5065" w:rsidP="00FA5065">
      <w:pPr>
        <w:pStyle w:val="Subtitle"/>
        <w:rPr>
          <w:ins w:id="1588" w:author="Aditya" w:date="2016-01-29T11:02:00Z"/>
        </w:rPr>
      </w:pPr>
      <w:ins w:id="1589" w:author="Aditya" w:date="2016-01-29T11:02:00Z">
        <w:r>
          <w:t xml:space="preserve">   </w:t>
        </w:r>
        <w:r w:rsidRPr="005018EB">
          <w:t>J. Huang, F. Qian, A. Gerber, Z. M. M</w:t>
        </w:r>
        <w:r>
          <w:t xml:space="preserve">ao, S. Sen, and O. </w:t>
        </w:r>
        <w:proofErr w:type="spellStart"/>
        <w:r>
          <w:t>Spatscheck</w:t>
        </w:r>
        <w:proofErr w:type="spellEnd"/>
        <w:r>
          <w:t>,</w:t>
        </w:r>
      </w:ins>
    </w:p>
    <w:p w14:paraId="569868EB" w14:textId="77777777" w:rsidR="00FA5065" w:rsidRDefault="00FA5065" w:rsidP="00FA5065">
      <w:pPr>
        <w:pStyle w:val="Subtitle"/>
        <w:numPr>
          <w:ilvl w:val="0"/>
          <w:numId w:val="0"/>
        </w:numPr>
        <w:ind w:left="540"/>
        <w:rPr>
          <w:ins w:id="1590" w:author="Aditya" w:date="2016-01-29T11:02:00Z"/>
        </w:rPr>
      </w:pPr>
      <w:ins w:id="1591" w:author="Aditya" w:date="2016-01-29T11:02:00Z">
        <w:r>
          <w:t xml:space="preserve"> </w:t>
        </w:r>
        <w:r>
          <w:tab/>
          <w:t xml:space="preserve">   “</w:t>
        </w:r>
        <w:r w:rsidRPr="005018EB">
          <w:t>A close examination of per</w:t>
        </w:r>
        <w:r>
          <w:t xml:space="preserve">formance and power </w:t>
        </w:r>
        <w:r w:rsidRPr="005018EB">
          <w:t>characteristics of 4g</w:t>
        </w:r>
      </w:ins>
    </w:p>
    <w:p w14:paraId="2FFDE98C" w14:textId="77777777" w:rsidR="00FA5065" w:rsidRDefault="00FA5065" w:rsidP="00FA5065">
      <w:pPr>
        <w:pStyle w:val="Subtitle"/>
        <w:numPr>
          <w:ilvl w:val="0"/>
          <w:numId w:val="0"/>
        </w:numPr>
        <w:ind w:left="540"/>
        <w:rPr>
          <w:ins w:id="1592" w:author="Aditya" w:date="2016-01-29T11:02:00Z"/>
          <w:i/>
        </w:rPr>
      </w:pPr>
      <w:ins w:id="1593" w:author="Aditya" w:date="2016-01-29T11:02:00Z">
        <w:r>
          <w:lastRenderedPageBreak/>
          <w:t xml:space="preserve">  </w:t>
        </w:r>
        <w:r w:rsidRPr="005018EB">
          <w:t xml:space="preserve"> </w:t>
        </w:r>
        <w:r>
          <w:t xml:space="preserve">   </w:t>
        </w:r>
        <w:proofErr w:type="spellStart"/>
        <w:proofErr w:type="gramStart"/>
        <w:r w:rsidRPr="005018EB">
          <w:t>lte</w:t>
        </w:r>
        <w:proofErr w:type="spellEnd"/>
        <w:proofErr w:type="gramEnd"/>
        <w:r w:rsidRPr="005018EB">
          <w:t xml:space="preserve"> networks,</w:t>
        </w:r>
        <w:r>
          <w:t>”</w:t>
        </w:r>
        <w:r w:rsidRPr="005018EB">
          <w:t xml:space="preserve"> in </w:t>
        </w:r>
        <w:r w:rsidRPr="00F5797D">
          <w:rPr>
            <w:i/>
          </w:rPr>
          <w:t>Proceedings of the 10th international conference on</w:t>
        </w:r>
      </w:ins>
    </w:p>
    <w:p w14:paraId="3AF56219" w14:textId="77777777" w:rsidR="00FA5065" w:rsidRDefault="00FA5065" w:rsidP="00FA5065">
      <w:pPr>
        <w:pStyle w:val="Subtitle"/>
        <w:numPr>
          <w:ilvl w:val="0"/>
          <w:numId w:val="0"/>
        </w:numPr>
        <w:ind w:left="540"/>
        <w:rPr>
          <w:ins w:id="1594" w:author="Aditya" w:date="2016-01-29T11:02:00Z"/>
        </w:rPr>
      </w:pPr>
      <w:ins w:id="1595" w:author="Aditya" w:date="2016-01-29T11:02:00Z">
        <w:r>
          <w:rPr>
            <w:i/>
          </w:rPr>
          <w:t xml:space="preserve">      </w:t>
        </w:r>
        <w:r w:rsidRPr="00F5797D">
          <w:rPr>
            <w:i/>
          </w:rPr>
          <w:t>Mobile systems, applications, and services</w:t>
        </w:r>
        <w:r>
          <w:t>, pp. 225-</w:t>
        </w:r>
        <w:r w:rsidRPr="005018EB">
          <w:t>238, ACM, 2012.</w:t>
        </w:r>
      </w:ins>
    </w:p>
    <w:p w14:paraId="72C1226F" w14:textId="2A943F59" w:rsidR="00FA5065" w:rsidRDefault="00FA5065" w:rsidP="00FA5065">
      <w:pPr>
        <w:pStyle w:val="Subtitle"/>
        <w:rPr>
          <w:ins w:id="1596" w:author="Aditya" w:date="2016-01-29T11:02:00Z"/>
        </w:rPr>
      </w:pPr>
      <w:ins w:id="1597" w:author="Aditya" w:date="2016-01-29T11:02:00Z">
        <w:r>
          <w:t xml:space="preserve">   </w:t>
        </w:r>
      </w:ins>
      <w:ins w:id="1598" w:author="Aditya" w:date="2016-01-29T16:54:00Z">
        <w:r w:rsidR="001F1194">
          <w:t>“</w:t>
        </w:r>
      </w:ins>
      <w:ins w:id="1599" w:author="Aditya" w:date="2016-01-29T11:02:00Z">
        <w:r w:rsidRPr="001367F6">
          <w:t>Monsoon Solutions Inc., official website</w:t>
        </w:r>
      </w:ins>
      <w:ins w:id="1600" w:author="Aditya" w:date="2016-01-29T16:54:00Z">
        <w:r w:rsidR="001F1194">
          <w:t>”</w:t>
        </w:r>
      </w:ins>
      <w:ins w:id="1601" w:author="Aditya" w:date="2016-01-29T11:02:00Z">
        <w:r w:rsidRPr="001367F6">
          <w:t xml:space="preserve">, </w:t>
        </w:r>
        <w:r w:rsidRPr="00F05EAF">
          <w:t>http://www.msoon.com/</w:t>
        </w:r>
      </w:ins>
    </w:p>
    <w:p w14:paraId="7652F5DB" w14:textId="0BEDC2C2" w:rsidR="00FA5065" w:rsidRDefault="00FA5065" w:rsidP="00FA5065">
      <w:pPr>
        <w:pStyle w:val="Subtitle"/>
        <w:numPr>
          <w:ilvl w:val="0"/>
          <w:numId w:val="0"/>
        </w:numPr>
        <w:ind w:left="540"/>
        <w:rPr>
          <w:ins w:id="1602" w:author="Aditya" w:date="2016-01-29T11:02:00Z"/>
        </w:rPr>
      </w:pPr>
      <w:ins w:id="1603" w:author="Aditya" w:date="2016-01-29T11:02:00Z">
        <w:r>
          <w:t xml:space="preserve">     </w:t>
        </w:r>
        <w:proofErr w:type="spellStart"/>
        <w:r w:rsidRPr="001367F6">
          <w:t>LabEquipment</w:t>
        </w:r>
        <w:proofErr w:type="spellEnd"/>
        <w:r w:rsidRPr="001367F6">
          <w:t>/</w:t>
        </w:r>
        <w:proofErr w:type="spellStart"/>
        <w:r w:rsidRPr="001367F6">
          <w:t>PowerMonitor</w:t>
        </w:r>
        <w:proofErr w:type="spellEnd"/>
        <w:r w:rsidRPr="001367F6">
          <w:t>, 2008.</w:t>
        </w:r>
      </w:ins>
    </w:p>
    <w:p w14:paraId="67AEC45F" w14:textId="77777777" w:rsidR="00FA5065" w:rsidRDefault="00FA5065" w:rsidP="00FA5065">
      <w:pPr>
        <w:pStyle w:val="Subtitle"/>
        <w:rPr>
          <w:ins w:id="1604" w:author="Aditya" w:date="2016-01-29T11:02:00Z"/>
        </w:rPr>
      </w:pPr>
      <w:ins w:id="1605" w:author="Aditya" w:date="2016-01-29T11:02:00Z">
        <w:r>
          <w:t xml:space="preserve">   </w:t>
        </w:r>
        <w:r w:rsidRPr="005B6858">
          <w:t>M. Moller, “Efficient Training of Feed-Forward Neural Ne</w:t>
        </w:r>
        <w:r>
          <w:t>tworks,” Ph.D.</w:t>
        </w:r>
      </w:ins>
    </w:p>
    <w:p w14:paraId="36B06D6B" w14:textId="77777777" w:rsidR="00FA5065" w:rsidRDefault="00FA5065" w:rsidP="00FA5065">
      <w:pPr>
        <w:pStyle w:val="Subtitle"/>
        <w:numPr>
          <w:ilvl w:val="0"/>
          <w:numId w:val="0"/>
        </w:numPr>
        <w:ind w:left="540"/>
        <w:rPr>
          <w:ins w:id="1606" w:author="Aditya" w:date="2016-01-29T11:02:00Z"/>
        </w:rPr>
      </w:pPr>
      <w:ins w:id="1607" w:author="Aditya" w:date="2016-01-29T11:02:00Z">
        <w:r>
          <w:t xml:space="preserve">     </w:t>
        </w:r>
        <w:proofErr w:type="gramStart"/>
        <w:r>
          <w:t>dissertation</w:t>
        </w:r>
        <w:proofErr w:type="gramEnd"/>
        <w:r>
          <w:t xml:space="preserve">, CS </w:t>
        </w:r>
        <w:r w:rsidRPr="005B6858">
          <w:t>Dept., Aarhus Univ., Arhus, Denmark, 1997.</w:t>
        </w:r>
      </w:ins>
    </w:p>
    <w:p w14:paraId="296273D8" w14:textId="77777777" w:rsidR="00FA5065" w:rsidRDefault="00FA5065" w:rsidP="00FA5065">
      <w:pPr>
        <w:pStyle w:val="Subtitle"/>
        <w:rPr>
          <w:ins w:id="1608" w:author="Aditya" w:date="2016-01-29T12:24:00Z"/>
        </w:rPr>
      </w:pPr>
      <w:ins w:id="1609" w:author="Aditya" w:date="2016-01-29T11:02:00Z">
        <w:r>
          <w:t xml:space="preserve">   “The Statistical Portal” </w:t>
        </w:r>
        <w:r w:rsidRPr="00FA6875">
          <w:t>www.statistica.com/statistics</w:t>
        </w:r>
        <w:r>
          <w:t>, Jan 2016.</w:t>
        </w:r>
      </w:ins>
    </w:p>
    <w:p w14:paraId="6AEB3863" w14:textId="7676FEB3" w:rsidR="002D55C1" w:rsidRDefault="002D55C1" w:rsidP="009B1EEF">
      <w:pPr>
        <w:pStyle w:val="Subtitle"/>
        <w:rPr>
          <w:ins w:id="1610" w:author="Aditya" w:date="2016-01-29T12:24:00Z"/>
        </w:rPr>
        <w:pPrChange w:id="1611" w:author="Aditya" w:date="2016-02-01T16:57:00Z">
          <w:pPr>
            <w:pStyle w:val="Subtitle"/>
          </w:pPr>
        </w:pPrChange>
      </w:pPr>
      <w:ins w:id="1612" w:author="Aditya" w:date="2016-01-29T12:24:00Z">
        <w:r>
          <w:t xml:space="preserve">  </w:t>
        </w:r>
      </w:ins>
      <w:ins w:id="1613" w:author="Aditya" w:date="2016-01-29T12:25:00Z">
        <w:r w:rsidR="004152FE">
          <w:t xml:space="preserve"> </w:t>
        </w:r>
      </w:ins>
      <w:ins w:id="1614" w:author="Aditya" w:date="2016-01-29T12:24:00Z">
        <w:r w:rsidRPr="002D55C1">
          <w:t xml:space="preserve">M. </w:t>
        </w:r>
        <w:proofErr w:type="spellStart"/>
        <w:r w:rsidRPr="002D55C1">
          <w:t>Altamimi</w:t>
        </w:r>
        <w:proofErr w:type="spellEnd"/>
        <w:r w:rsidRPr="002D55C1">
          <w:t xml:space="preserve">, A. </w:t>
        </w:r>
        <w:proofErr w:type="spellStart"/>
        <w:r w:rsidRPr="002D55C1">
          <w:t>Abd</w:t>
        </w:r>
        <w:r w:rsidR="001F1194">
          <w:t>rabou</w:t>
        </w:r>
        <w:proofErr w:type="spellEnd"/>
        <w:r w:rsidR="001F1194">
          <w:t xml:space="preserve">, K. </w:t>
        </w:r>
        <w:proofErr w:type="spellStart"/>
        <w:r w:rsidR="001F1194">
          <w:t>Naik</w:t>
        </w:r>
        <w:proofErr w:type="spellEnd"/>
        <w:r w:rsidR="001F1194">
          <w:t xml:space="preserve">, and A. </w:t>
        </w:r>
        <w:proofErr w:type="spellStart"/>
        <w:r w:rsidR="001F1194">
          <w:t>Nayak</w:t>
        </w:r>
        <w:proofErr w:type="spellEnd"/>
        <w:r w:rsidR="001F1194">
          <w:t xml:space="preserve">, </w:t>
        </w:r>
      </w:ins>
      <w:ins w:id="1615" w:author="Aditya" w:date="2016-01-29T16:53:00Z">
        <w:r w:rsidR="001F1194">
          <w:t>“</w:t>
        </w:r>
      </w:ins>
      <w:ins w:id="1616" w:author="Aditya" w:date="2016-01-29T12:24:00Z">
        <w:r w:rsidRPr="002D55C1">
          <w:t>Energy cost models</w:t>
        </w:r>
      </w:ins>
    </w:p>
    <w:p w14:paraId="522CB22C" w14:textId="77777777" w:rsidR="009B1EEF" w:rsidRDefault="009B1EEF" w:rsidP="009B1EEF">
      <w:pPr>
        <w:pStyle w:val="Subtitle"/>
        <w:numPr>
          <w:ilvl w:val="0"/>
          <w:numId w:val="0"/>
        </w:numPr>
        <w:ind w:left="540"/>
        <w:rPr>
          <w:ins w:id="1617" w:author="Aditya" w:date="2016-02-01T16:57:00Z"/>
        </w:rPr>
        <w:pPrChange w:id="1618" w:author="Aditya" w:date="2016-02-01T16:57:00Z">
          <w:pPr>
            <w:pStyle w:val="Subtitle"/>
          </w:pPr>
        </w:pPrChange>
      </w:pPr>
      <w:ins w:id="1619" w:author="Aditya" w:date="2016-02-01T16:57:00Z">
        <w:r>
          <w:t xml:space="preserve">     </w:t>
        </w:r>
      </w:ins>
      <w:proofErr w:type="gramStart"/>
      <w:ins w:id="1620" w:author="Aditya" w:date="2016-01-29T12:25:00Z">
        <w:r w:rsidR="004152FE" w:rsidRPr="004152FE">
          <w:t>of</w:t>
        </w:r>
        <w:proofErr w:type="gramEnd"/>
        <w:r w:rsidR="004152FE" w:rsidRPr="004152FE">
          <w:t xml:space="preserve"> smartphones fo</w:t>
        </w:r>
        <w:r w:rsidR="001F1194">
          <w:t>r task ofﬂoading to the cloud,</w:t>
        </w:r>
      </w:ins>
      <w:ins w:id="1621" w:author="Aditya" w:date="2016-01-29T16:53:00Z">
        <w:r w:rsidR="001F1194">
          <w:t>”</w:t>
        </w:r>
      </w:ins>
      <w:ins w:id="1622" w:author="Aditya" w:date="2016-01-29T12:25:00Z">
        <w:r w:rsidR="004152FE" w:rsidRPr="004152FE">
          <w:t xml:space="preserve"> IEEE Trans. </w:t>
        </w:r>
        <w:proofErr w:type="spellStart"/>
        <w:r w:rsidR="004152FE" w:rsidRPr="004152FE">
          <w:t>Emerg</w:t>
        </w:r>
        <w:proofErr w:type="spellEnd"/>
        <w:r w:rsidR="004152FE" w:rsidRPr="004152FE">
          <w:t>.</w:t>
        </w:r>
      </w:ins>
    </w:p>
    <w:p w14:paraId="59738B47" w14:textId="27087961" w:rsidR="002D55C1" w:rsidRDefault="004152FE" w:rsidP="009B1EEF">
      <w:pPr>
        <w:pStyle w:val="Subtitle"/>
        <w:numPr>
          <w:ilvl w:val="0"/>
          <w:numId w:val="0"/>
        </w:numPr>
        <w:ind w:left="540"/>
        <w:rPr>
          <w:ins w:id="1623" w:author="Aditya" w:date="2016-02-01T16:55:00Z"/>
        </w:rPr>
        <w:pPrChange w:id="1624" w:author="Aditya" w:date="2016-02-01T16:57:00Z">
          <w:pPr>
            <w:pStyle w:val="Subtitle"/>
          </w:pPr>
        </w:pPrChange>
      </w:pPr>
      <w:ins w:id="1625" w:author="Aditya" w:date="2016-01-29T12:26:00Z">
        <w:r>
          <w:t xml:space="preserve"> </w:t>
        </w:r>
      </w:ins>
      <w:ins w:id="1626" w:author="Aditya" w:date="2016-02-01T16:57:00Z">
        <w:r w:rsidR="009B1EEF">
          <w:t xml:space="preserve">    </w:t>
        </w:r>
      </w:ins>
      <w:ins w:id="1627" w:author="Aditya" w:date="2016-01-29T12:26:00Z">
        <w:r w:rsidRPr="004152FE">
          <w:t xml:space="preserve">Topics </w:t>
        </w:r>
        <w:proofErr w:type="spellStart"/>
        <w:r w:rsidRPr="004152FE">
          <w:t>Comput</w:t>
        </w:r>
        <w:proofErr w:type="spellEnd"/>
        <w:r w:rsidRPr="004152FE">
          <w:t xml:space="preserve">. </w:t>
        </w:r>
        <w:r>
          <w:t xml:space="preserve">  </w:t>
        </w:r>
        <w:r w:rsidRPr="004152FE">
          <w:t>vol. 3, no. 3, pp. 384–398, Sep. 2015.</w:t>
        </w:r>
      </w:ins>
    </w:p>
    <w:p w14:paraId="785DCD88" w14:textId="77777777" w:rsidR="009B1EEF" w:rsidRDefault="009B1EEF" w:rsidP="009B1EEF">
      <w:pPr>
        <w:pStyle w:val="Subtitle"/>
        <w:rPr>
          <w:ins w:id="1628" w:author="Aditya" w:date="2016-02-01T16:56:00Z"/>
        </w:rPr>
        <w:pPrChange w:id="1629" w:author="Aditya" w:date="2016-02-01T16:55:00Z">
          <w:pPr>
            <w:pStyle w:val="Subtitle"/>
          </w:pPr>
        </w:pPrChange>
      </w:pPr>
      <w:ins w:id="1630" w:author="Aditya" w:date="2016-02-01T16:55:00Z">
        <w:r>
          <w:t xml:space="preserve">   </w:t>
        </w:r>
        <w:r w:rsidRPr="009B1EEF">
          <w:t xml:space="preserve">A. Shye, B. </w:t>
        </w:r>
        <w:proofErr w:type="spellStart"/>
        <w:r w:rsidRPr="009B1EEF">
          <w:t>Scholbrock</w:t>
        </w:r>
        <w:proofErr w:type="spellEnd"/>
        <w:r w:rsidRPr="009B1EEF">
          <w:t xml:space="preserve">, G. </w:t>
        </w:r>
        <w:proofErr w:type="spellStart"/>
        <w:r w:rsidRPr="009B1EEF">
          <w:t>Memik</w:t>
        </w:r>
        <w:proofErr w:type="spellEnd"/>
        <w:r w:rsidRPr="009B1EEF">
          <w:t>, “Into the Wild: Studying Real User</w:t>
        </w:r>
      </w:ins>
    </w:p>
    <w:p w14:paraId="12591975" w14:textId="77777777" w:rsidR="009B1EEF" w:rsidRDefault="009B1EEF" w:rsidP="009B1EEF">
      <w:pPr>
        <w:pStyle w:val="Subtitle"/>
        <w:numPr>
          <w:ilvl w:val="0"/>
          <w:numId w:val="0"/>
        </w:numPr>
        <w:ind w:left="540"/>
        <w:rPr>
          <w:ins w:id="1631" w:author="Aditya" w:date="2016-02-01T16:56:00Z"/>
        </w:rPr>
        <w:pPrChange w:id="1632" w:author="Aditya" w:date="2016-02-01T16:56:00Z">
          <w:pPr>
            <w:pStyle w:val="Subtitle"/>
          </w:pPr>
        </w:pPrChange>
      </w:pPr>
      <w:ins w:id="1633" w:author="Aditya" w:date="2016-02-01T16:56:00Z">
        <w:r>
          <w:t xml:space="preserve"> </w:t>
        </w:r>
      </w:ins>
      <w:ins w:id="1634" w:author="Aditya" w:date="2016-02-01T16:55:00Z">
        <w:r w:rsidRPr="009B1EEF">
          <w:t xml:space="preserve"> </w:t>
        </w:r>
      </w:ins>
      <w:ins w:id="1635" w:author="Aditya" w:date="2016-02-01T16:56:00Z">
        <w:r>
          <w:t xml:space="preserve">   </w:t>
        </w:r>
      </w:ins>
      <w:ins w:id="1636" w:author="Aditya" w:date="2016-02-01T16:55:00Z">
        <w:r w:rsidRPr="009B1EEF">
          <w:t>Activity Patterns to Guide Power Optimizations for Mobile Architectures,”</w:t>
        </w:r>
      </w:ins>
    </w:p>
    <w:p w14:paraId="48BC1B6B" w14:textId="47BB65F8" w:rsidR="009B1EEF" w:rsidRDefault="009B1EEF" w:rsidP="009B1EEF">
      <w:pPr>
        <w:pStyle w:val="Subtitle"/>
        <w:numPr>
          <w:ilvl w:val="0"/>
          <w:numId w:val="0"/>
        </w:numPr>
        <w:ind w:left="540"/>
        <w:rPr>
          <w:ins w:id="1637" w:author="Aditya" w:date="2016-02-01T18:12:00Z"/>
        </w:rPr>
        <w:pPrChange w:id="1638" w:author="Aditya" w:date="2016-02-01T16:56:00Z">
          <w:pPr>
            <w:pStyle w:val="Subtitle"/>
          </w:pPr>
        </w:pPrChange>
      </w:pPr>
      <w:ins w:id="1639" w:author="Aditya" w:date="2016-02-01T16:56:00Z">
        <w:r>
          <w:t xml:space="preserve">    </w:t>
        </w:r>
      </w:ins>
      <w:ins w:id="1640" w:author="Aditya" w:date="2016-02-01T16:55:00Z">
        <w:r w:rsidRPr="009B1EEF">
          <w:t xml:space="preserve"> </w:t>
        </w:r>
        <w:proofErr w:type="gramStart"/>
        <w:r w:rsidRPr="009B1EEF">
          <w:t>in</w:t>
        </w:r>
        <w:proofErr w:type="gramEnd"/>
        <w:r w:rsidRPr="009B1EEF">
          <w:t xml:space="preserve"> MICRO-42 ’09, pp. 168-178, Jan. 2009.</w:t>
        </w:r>
      </w:ins>
    </w:p>
    <w:p w14:paraId="5AF8CB24" w14:textId="1A5BF36E" w:rsidR="002B41B1" w:rsidRDefault="002B41B1" w:rsidP="002B41B1">
      <w:pPr>
        <w:pStyle w:val="Subtitle"/>
        <w:rPr>
          <w:ins w:id="1641" w:author="Aditya" w:date="2016-02-01T18:12:00Z"/>
        </w:rPr>
        <w:pPrChange w:id="1642" w:author="Aditya" w:date="2016-02-01T18:12:00Z">
          <w:pPr>
            <w:pStyle w:val="Subtitle"/>
          </w:pPr>
        </w:pPrChange>
      </w:pPr>
      <w:ins w:id="1643" w:author="Aditya" w:date="2016-02-01T18:12:00Z">
        <w:r>
          <w:t xml:space="preserve">  </w:t>
        </w:r>
      </w:ins>
      <w:ins w:id="1644" w:author="Aditya" w:date="2016-02-01T18:16:00Z">
        <w:r>
          <w:t xml:space="preserve"> </w:t>
        </w:r>
      </w:ins>
      <w:proofErr w:type="spellStart"/>
      <w:ins w:id="1645" w:author="Aditya" w:date="2016-02-01T18:12:00Z">
        <w:r w:rsidRPr="002B41B1">
          <w:t>Perrucci</w:t>
        </w:r>
        <w:proofErr w:type="spellEnd"/>
        <w:r w:rsidRPr="002B41B1">
          <w:t xml:space="preserve">, </w:t>
        </w:r>
        <w:proofErr w:type="spellStart"/>
        <w:r w:rsidRPr="002B41B1">
          <w:t>Gian</w:t>
        </w:r>
        <w:proofErr w:type="spellEnd"/>
        <w:r w:rsidRPr="002B41B1">
          <w:t xml:space="preserve"> Paolo, Frank HP </w:t>
        </w:r>
        <w:proofErr w:type="spellStart"/>
        <w:r w:rsidRPr="002B41B1">
          <w:t>Fitz</w:t>
        </w:r>
        <w:r>
          <w:t>ek</w:t>
        </w:r>
        <w:proofErr w:type="spellEnd"/>
        <w:r>
          <w:t xml:space="preserve">, and </w:t>
        </w:r>
        <w:proofErr w:type="spellStart"/>
        <w:r>
          <w:t>Jörg</w:t>
        </w:r>
        <w:proofErr w:type="spellEnd"/>
        <w:r>
          <w:t xml:space="preserve"> </w:t>
        </w:r>
        <w:proofErr w:type="spellStart"/>
        <w:r>
          <w:t>Widmer</w:t>
        </w:r>
        <w:proofErr w:type="spellEnd"/>
        <w:r>
          <w:t xml:space="preserve">. "Survey on </w:t>
        </w:r>
      </w:ins>
    </w:p>
    <w:p w14:paraId="4A51F915" w14:textId="54968280" w:rsidR="002B41B1" w:rsidRDefault="002B41B1" w:rsidP="002B41B1">
      <w:pPr>
        <w:pStyle w:val="Subtitle"/>
        <w:numPr>
          <w:ilvl w:val="0"/>
          <w:numId w:val="0"/>
        </w:numPr>
        <w:ind w:left="540"/>
        <w:rPr>
          <w:ins w:id="1646" w:author="Aditya" w:date="2016-02-01T18:13:00Z"/>
        </w:rPr>
        <w:pPrChange w:id="1647" w:author="Aditya" w:date="2016-02-01T18:12:00Z">
          <w:pPr>
            <w:pStyle w:val="Subtitle"/>
          </w:pPr>
        </w:pPrChange>
      </w:pPr>
      <w:ins w:id="1648" w:author="Aditya" w:date="2016-02-01T18:13:00Z">
        <w:r>
          <w:t xml:space="preserve">    </w:t>
        </w:r>
      </w:ins>
      <w:ins w:id="1649" w:author="Aditya" w:date="2016-02-01T18:16:00Z">
        <w:r>
          <w:t xml:space="preserve"> </w:t>
        </w:r>
      </w:ins>
      <w:proofErr w:type="gramStart"/>
      <w:ins w:id="1650" w:author="Aditya" w:date="2016-02-01T18:12:00Z">
        <w:r w:rsidRPr="002B41B1">
          <w:t>energy</w:t>
        </w:r>
        <w:proofErr w:type="gramEnd"/>
        <w:r w:rsidRPr="002B41B1">
          <w:t xml:space="preserve"> consumption entities on the </w:t>
        </w:r>
        <w:r>
          <w:t xml:space="preserve">smartphone platform." Vehicular </w:t>
        </w:r>
      </w:ins>
    </w:p>
    <w:p w14:paraId="2F0F2BC5" w14:textId="2D19438A" w:rsidR="002B41B1" w:rsidRDefault="002B41B1" w:rsidP="002B41B1">
      <w:pPr>
        <w:pStyle w:val="Subtitle"/>
        <w:numPr>
          <w:ilvl w:val="0"/>
          <w:numId w:val="0"/>
        </w:numPr>
        <w:ind w:left="540"/>
        <w:rPr>
          <w:ins w:id="1651" w:author="Aditya" w:date="2016-02-01T18:15:00Z"/>
        </w:rPr>
        <w:pPrChange w:id="1652" w:author="Aditya" w:date="2016-02-01T18:13:00Z">
          <w:pPr>
            <w:pStyle w:val="Subtitle"/>
          </w:pPr>
        </w:pPrChange>
      </w:pPr>
      <w:ins w:id="1653" w:author="Aditya" w:date="2016-02-01T18:13:00Z">
        <w:r>
          <w:t xml:space="preserve">    </w:t>
        </w:r>
      </w:ins>
      <w:ins w:id="1654" w:author="Aditya" w:date="2016-02-01T18:16:00Z">
        <w:r>
          <w:t xml:space="preserve"> </w:t>
        </w:r>
      </w:ins>
      <w:ins w:id="1655" w:author="Aditya" w:date="2016-02-01T18:12:00Z">
        <w:r w:rsidRPr="002B41B1">
          <w:t>Technology</w:t>
        </w:r>
      </w:ins>
      <w:ins w:id="1656" w:author="Aditya" w:date="2016-02-01T18:13:00Z">
        <w:r>
          <w:t xml:space="preserve"> </w:t>
        </w:r>
      </w:ins>
      <w:ins w:id="1657" w:author="Aditya" w:date="2016-02-01T18:12:00Z">
        <w:r w:rsidRPr="002B41B1">
          <w:t>Conference (VTC Spring), 2011 IEEE 73rd. IEEE, 2011.</w:t>
        </w:r>
      </w:ins>
    </w:p>
    <w:p w14:paraId="4EA028C3" w14:textId="77777777" w:rsidR="002B41B1" w:rsidRDefault="002B41B1" w:rsidP="002B41B1">
      <w:pPr>
        <w:pStyle w:val="Subtitle"/>
        <w:rPr>
          <w:ins w:id="1658" w:author="Aditya" w:date="2016-02-01T18:16:00Z"/>
        </w:rPr>
        <w:pPrChange w:id="1659" w:author="Aditya" w:date="2016-02-01T18:15:00Z">
          <w:pPr>
            <w:pStyle w:val="Subtitle"/>
          </w:pPr>
        </w:pPrChange>
      </w:pPr>
      <w:ins w:id="1660" w:author="Aditya" w:date="2016-02-01T18:16:00Z">
        <w:r>
          <w:t xml:space="preserve">   </w:t>
        </w:r>
      </w:ins>
      <w:ins w:id="1661" w:author="Aditya" w:date="2016-02-01T18:15:00Z">
        <w:r w:rsidRPr="002B41B1">
          <w:t xml:space="preserve">Carroll, Aaron, and Gernot </w:t>
        </w:r>
        <w:proofErr w:type="spellStart"/>
        <w:r w:rsidRPr="002B41B1">
          <w:t>Heiser</w:t>
        </w:r>
        <w:proofErr w:type="spellEnd"/>
        <w:r w:rsidRPr="002B41B1">
          <w:t xml:space="preserve">. "An Analysis of Power Consumption in </w:t>
        </w:r>
      </w:ins>
    </w:p>
    <w:p w14:paraId="0CE11A5C" w14:textId="54DC169A" w:rsidR="002B41B1" w:rsidRDefault="002B41B1" w:rsidP="002B41B1">
      <w:pPr>
        <w:pStyle w:val="Subtitle"/>
        <w:numPr>
          <w:ilvl w:val="0"/>
          <w:numId w:val="0"/>
        </w:numPr>
        <w:ind w:left="540"/>
        <w:rPr>
          <w:ins w:id="1662" w:author="Aditya" w:date="2016-02-01T18:31:00Z"/>
        </w:rPr>
        <w:pPrChange w:id="1663" w:author="Aditya" w:date="2016-02-01T18:16:00Z">
          <w:pPr>
            <w:pStyle w:val="Subtitle"/>
          </w:pPr>
        </w:pPrChange>
      </w:pPr>
      <w:ins w:id="1664" w:author="Aditya" w:date="2016-02-01T18:16:00Z">
        <w:r>
          <w:t xml:space="preserve">     </w:t>
        </w:r>
      </w:ins>
      <w:proofErr w:type="gramStart"/>
      <w:ins w:id="1665" w:author="Aditya" w:date="2016-02-01T18:15:00Z">
        <w:r w:rsidRPr="002B41B1">
          <w:t>a</w:t>
        </w:r>
        <w:proofErr w:type="gramEnd"/>
        <w:r w:rsidRPr="002B41B1">
          <w:t xml:space="preserve"> Smartphone." USENIX annual technical conference. Vol. 14. 2010.</w:t>
        </w:r>
      </w:ins>
    </w:p>
    <w:p w14:paraId="055AE4E5" w14:textId="77777777" w:rsidR="00CF426D" w:rsidRDefault="00CF426D" w:rsidP="00CF426D">
      <w:pPr>
        <w:pStyle w:val="Subtitle"/>
        <w:rPr>
          <w:ins w:id="1666" w:author="Aditya" w:date="2016-02-01T18:32:00Z"/>
        </w:rPr>
        <w:pPrChange w:id="1667" w:author="Aditya" w:date="2016-02-01T18:32:00Z">
          <w:pPr>
            <w:pStyle w:val="Subtitle"/>
          </w:pPr>
        </w:pPrChange>
      </w:pPr>
      <w:ins w:id="1668" w:author="Aditya" w:date="2016-02-01T18:32:00Z">
        <w:r>
          <w:t xml:space="preserve">   </w:t>
        </w:r>
      </w:ins>
      <w:ins w:id="1669" w:author="Aditya" w:date="2016-02-01T18:31:00Z">
        <w:r w:rsidRPr="00CF426D">
          <w:t>Liu, Yao, et al. "An empirical evaluation of battery power consumption for</w:t>
        </w:r>
      </w:ins>
    </w:p>
    <w:p w14:paraId="3BFE3F1E" w14:textId="77777777" w:rsidR="00CF426D" w:rsidRDefault="00CF426D" w:rsidP="00CF426D">
      <w:pPr>
        <w:pStyle w:val="Subtitle"/>
        <w:numPr>
          <w:ilvl w:val="0"/>
          <w:numId w:val="0"/>
        </w:numPr>
        <w:ind w:left="540"/>
        <w:rPr>
          <w:ins w:id="1670" w:author="Aditya" w:date="2016-02-01T18:32:00Z"/>
        </w:rPr>
        <w:pPrChange w:id="1671" w:author="Aditya" w:date="2016-02-01T18:32:00Z">
          <w:pPr>
            <w:pStyle w:val="Subtitle"/>
          </w:pPr>
        </w:pPrChange>
      </w:pPr>
      <w:ins w:id="1672" w:author="Aditya" w:date="2016-02-01T18:32:00Z">
        <w:r>
          <w:t xml:space="preserve">    </w:t>
        </w:r>
      </w:ins>
      <w:ins w:id="1673" w:author="Aditya" w:date="2016-02-01T18:31:00Z">
        <w:r w:rsidRPr="00CF426D">
          <w:t xml:space="preserve"> </w:t>
        </w:r>
        <w:proofErr w:type="gramStart"/>
        <w:r w:rsidRPr="00CF426D">
          <w:t>streaming</w:t>
        </w:r>
        <w:proofErr w:type="gramEnd"/>
        <w:r w:rsidRPr="00CF426D">
          <w:t xml:space="preserve"> data transmission to mobile devices." Proceedings of the 19</w:t>
        </w:r>
        <w:r w:rsidRPr="00CF426D">
          <w:rPr>
            <w:vertAlign w:val="superscript"/>
            <w:rPrChange w:id="1674" w:author="Aditya" w:date="2016-02-01T18:32:00Z">
              <w:rPr/>
            </w:rPrChange>
          </w:rPr>
          <w:t>th</w:t>
        </w:r>
      </w:ins>
    </w:p>
    <w:p w14:paraId="5CD671FA" w14:textId="4FF9BDC0" w:rsidR="00CF426D" w:rsidRDefault="00CF426D" w:rsidP="00CF426D">
      <w:pPr>
        <w:pStyle w:val="Subtitle"/>
        <w:numPr>
          <w:ilvl w:val="0"/>
          <w:numId w:val="0"/>
        </w:numPr>
        <w:ind w:left="540"/>
        <w:rPr>
          <w:ins w:id="1675" w:author="Aditya" w:date="2016-02-01T18:32:00Z"/>
        </w:rPr>
        <w:pPrChange w:id="1676" w:author="Aditya" w:date="2016-02-01T18:32:00Z">
          <w:pPr>
            <w:pStyle w:val="Subtitle"/>
          </w:pPr>
        </w:pPrChange>
      </w:pPr>
      <w:ins w:id="1677" w:author="Aditya" w:date="2016-02-01T18:31:00Z">
        <w:r w:rsidRPr="00CF426D">
          <w:t xml:space="preserve"> </w:t>
        </w:r>
      </w:ins>
      <w:ins w:id="1678" w:author="Aditya" w:date="2016-02-01T18:32:00Z">
        <w:r>
          <w:t xml:space="preserve">    </w:t>
        </w:r>
      </w:ins>
      <w:ins w:id="1679" w:author="Aditya" w:date="2016-02-01T18:31:00Z">
        <w:r w:rsidRPr="00CF426D">
          <w:t>ACM international conference on Multimedia. ACM, 2011.</w:t>
        </w:r>
      </w:ins>
    </w:p>
    <w:p w14:paraId="2E9B3462" w14:textId="77777777" w:rsidR="00CF426D" w:rsidRDefault="00CF426D" w:rsidP="00CF426D">
      <w:pPr>
        <w:pStyle w:val="Subtitle"/>
        <w:rPr>
          <w:ins w:id="1680" w:author="Aditya" w:date="2016-02-01T18:34:00Z"/>
        </w:rPr>
        <w:pPrChange w:id="1681" w:author="Aditya" w:date="2016-02-01T18:33:00Z">
          <w:pPr>
            <w:pStyle w:val="Subtitle"/>
          </w:pPr>
        </w:pPrChange>
      </w:pPr>
      <w:ins w:id="1682" w:author="Aditya" w:date="2016-02-01T18:33:00Z">
        <w:r>
          <w:t xml:space="preserve">  </w:t>
        </w:r>
      </w:ins>
      <w:ins w:id="1683" w:author="Aditya" w:date="2016-02-01T18:34:00Z">
        <w:r>
          <w:t xml:space="preserve"> </w:t>
        </w:r>
      </w:ins>
      <w:proofErr w:type="spellStart"/>
      <w:ins w:id="1684" w:author="Aditya" w:date="2016-02-01T18:33:00Z">
        <w:r w:rsidRPr="00CF426D">
          <w:t>Trestian</w:t>
        </w:r>
        <w:proofErr w:type="spellEnd"/>
        <w:r w:rsidRPr="00CF426D">
          <w:t xml:space="preserve">, Ramona, et al. "Energy consumption analysis of video streaming </w:t>
        </w:r>
      </w:ins>
    </w:p>
    <w:p w14:paraId="7073026A" w14:textId="77777777" w:rsidR="00CF426D" w:rsidRDefault="00CF426D" w:rsidP="00CF426D">
      <w:pPr>
        <w:pStyle w:val="Subtitle"/>
        <w:numPr>
          <w:ilvl w:val="0"/>
          <w:numId w:val="0"/>
        </w:numPr>
        <w:ind w:left="540"/>
        <w:rPr>
          <w:ins w:id="1685" w:author="Aditya" w:date="2016-02-01T18:34:00Z"/>
        </w:rPr>
        <w:pPrChange w:id="1686" w:author="Aditya" w:date="2016-02-01T18:34:00Z">
          <w:pPr>
            <w:pStyle w:val="Subtitle"/>
          </w:pPr>
        </w:pPrChange>
      </w:pPr>
      <w:ins w:id="1687" w:author="Aditya" w:date="2016-02-01T18:34:00Z">
        <w:r>
          <w:t xml:space="preserve">      </w:t>
        </w:r>
      </w:ins>
      <w:proofErr w:type="gramStart"/>
      <w:ins w:id="1688" w:author="Aditya" w:date="2016-02-01T18:33:00Z">
        <w:r w:rsidRPr="00CF426D">
          <w:t>to</w:t>
        </w:r>
        <w:proofErr w:type="gramEnd"/>
        <w:r w:rsidRPr="00CF426D">
          <w:t xml:space="preserve"> android mobile devices." Network Operations and Management </w:t>
        </w:r>
      </w:ins>
    </w:p>
    <w:p w14:paraId="3AF15122" w14:textId="450F7ACF" w:rsidR="00CF426D" w:rsidRDefault="00CF426D" w:rsidP="00CF426D">
      <w:pPr>
        <w:pStyle w:val="Subtitle"/>
        <w:numPr>
          <w:ilvl w:val="0"/>
          <w:numId w:val="0"/>
        </w:numPr>
        <w:ind w:left="540"/>
        <w:rPr>
          <w:ins w:id="1689" w:author="Aditya" w:date="2016-02-01T18:41:00Z"/>
        </w:rPr>
        <w:pPrChange w:id="1690" w:author="Aditya" w:date="2016-02-01T18:34:00Z">
          <w:pPr>
            <w:pStyle w:val="Subtitle"/>
          </w:pPr>
        </w:pPrChange>
      </w:pPr>
      <w:ins w:id="1691" w:author="Aditya" w:date="2016-02-01T18:34:00Z">
        <w:r>
          <w:t xml:space="preserve">      </w:t>
        </w:r>
      </w:ins>
      <w:ins w:id="1692" w:author="Aditya" w:date="2016-02-01T18:33:00Z">
        <w:r w:rsidRPr="00CF426D">
          <w:t>Symposium (NOMS), 2012 IEEE. IEEE, 2012.</w:t>
        </w:r>
      </w:ins>
    </w:p>
    <w:p w14:paraId="681A5C72" w14:textId="77777777" w:rsidR="00902CB0" w:rsidRDefault="00902CB0" w:rsidP="00902CB0">
      <w:pPr>
        <w:rPr>
          <w:ins w:id="1693" w:author="Aditya" w:date="2016-02-01T18:41:00Z"/>
        </w:rPr>
        <w:pPrChange w:id="1694" w:author="Aditya" w:date="2016-02-01T18:41:00Z">
          <w:pPr>
            <w:pStyle w:val="Subtitle"/>
          </w:pPr>
        </w:pPrChange>
      </w:pPr>
    </w:p>
    <w:p w14:paraId="56598224" w14:textId="77777777" w:rsidR="00902CB0" w:rsidRPr="00902CB0" w:rsidRDefault="00902CB0" w:rsidP="00902CB0">
      <w:pPr>
        <w:rPr>
          <w:ins w:id="1695" w:author="Aditya" w:date="2016-02-01T18:40:00Z"/>
          <w:rPrChange w:id="1696" w:author="Aditya" w:date="2016-02-01T18:41:00Z">
            <w:rPr>
              <w:ins w:id="1697" w:author="Aditya" w:date="2016-02-01T18:40:00Z"/>
            </w:rPr>
          </w:rPrChange>
        </w:rPr>
        <w:pPrChange w:id="1698" w:author="Aditya" w:date="2016-02-01T18:41:00Z">
          <w:pPr>
            <w:pStyle w:val="Subtitle"/>
          </w:pPr>
        </w:pPrChange>
      </w:pPr>
    </w:p>
    <w:p w14:paraId="34DE7813" w14:textId="77777777" w:rsidR="00902CB0" w:rsidRDefault="00902CB0" w:rsidP="00902CB0">
      <w:pPr>
        <w:pStyle w:val="Subtitle"/>
        <w:rPr>
          <w:ins w:id="1699" w:author="Aditya" w:date="2016-02-01T18:40:00Z"/>
        </w:rPr>
        <w:pPrChange w:id="1700" w:author="Aditya" w:date="2016-02-01T18:40:00Z">
          <w:pPr>
            <w:pStyle w:val="Subtitle"/>
          </w:pPr>
        </w:pPrChange>
      </w:pPr>
      <w:ins w:id="1701" w:author="Aditya" w:date="2016-02-01T18:40:00Z">
        <w:r>
          <w:lastRenderedPageBreak/>
          <w:t xml:space="preserve">   </w:t>
        </w:r>
        <w:r w:rsidR="00CF426D" w:rsidRPr="00CF426D">
          <w:t xml:space="preserve">Xiao, Yu, </w:t>
        </w:r>
        <w:proofErr w:type="spellStart"/>
        <w:r w:rsidR="00CF426D" w:rsidRPr="00CF426D">
          <w:t>Ramya</w:t>
        </w:r>
        <w:proofErr w:type="spellEnd"/>
        <w:r w:rsidR="00CF426D" w:rsidRPr="00CF426D">
          <w:t xml:space="preserve"> Sri </w:t>
        </w:r>
        <w:proofErr w:type="spellStart"/>
        <w:r w:rsidR="00CF426D" w:rsidRPr="00CF426D">
          <w:t>Kalyanaraman</w:t>
        </w:r>
        <w:proofErr w:type="spellEnd"/>
        <w:r w:rsidR="00CF426D" w:rsidRPr="00CF426D">
          <w:t xml:space="preserve">, and Antti </w:t>
        </w:r>
        <w:proofErr w:type="spellStart"/>
        <w:r w:rsidR="00CF426D" w:rsidRPr="00CF426D">
          <w:t>Yla-Jaaski</w:t>
        </w:r>
        <w:proofErr w:type="spellEnd"/>
        <w:r w:rsidR="00CF426D" w:rsidRPr="00CF426D">
          <w:t xml:space="preserve">. "Energy </w:t>
        </w:r>
      </w:ins>
    </w:p>
    <w:p w14:paraId="06381754" w14:textId="77777777" w:rsidR="00902CB0" w:rsidRDefault="00902CB0" w:rsidP="00902CB0">
      <w:pPr>
        <w:pStyle w:val="Subtitle"/>
        <w:numPr>
          <w:ilvl w:val="0"/>
          <w:numId w:val="0"/>
        </w:numPr>
        <w:ind w:left="540"/>
        <w:rPr>
          <w:ins w:id="1702" w:author="Aditya" w:date="2016-02-01T18:40:00Z"/>
        </w:rPr>
        <w:pPrChange w:id="1703" w:author="Aditya" w:date="2016-02-01T18:40:00Z">
          <w:pPr>
            <w:pStyle w:val="Subtitle"/>
          </w:pPr>
        </w:pPrChange>
      </w:pPr>
      <w:ins w:id="1704" w:author="Aditya" w:date="2016-02-01T18:40:00Z">
        <w:r>
          <w:t xml:space="preserve">     </w:t>
        </w:r>
        <w:proofErr w:type="gramStart"/>
        <w:r w:rsidR="00CF426D" w:rsidRPr="00CF426D">
          <w:t>consumption</w:t>
        </w:r>
        <w:proofErr w:type="gramEnd"/>
        <w:r w:rsidR="00CF426D" w:rsidRPr="00CF426D">
          <w:t xml:space="preserve"> of mobile </w:t>
        </w:r>
        <w:proofErr w:type="spellStart"/>
        <w:r w:rsidR="00CF426D" w:rsidRPr="00CF426D">
          <w:t>youtube</w:t>
        </w:r>
        <w:proofErr w:type="spellEnd"/>
        <w:r w:rsidR="00CF426D" w:rsidRPr="00CF426D">
          <w:t xml:space="preserve">: Quantitative measurement and analysis." </w:t>
        </w:r>
      </w:ins>
    </w:p>
    <w:p w14:paraId="4748254D" w14:textId="77777777" w:rsidR="00902CB0" w:rsidRDefault="00902CB0" w:rsidP="00902CB0">
      <w:pPr>
        <w:pStyle w:val="Subtitle"/>
        <w:numPr>
          <w:ilvl w:val="0"/>
          <w:numId w:val="0"/>
        </w:numPr>
        <w:ind w:left="540"/>
        <w:rPr>
          <w:ins w:id="1705" w:author="Aditya" w:date="2016-02-01T18:41:00Z"/>
        </w:rPr>
        <w:pPrChange w:id="1706" w:author="Aditya" w:date="2016-02-01T18:40:00Z">
          <w:pPr>
            <w:pStyle w:val="Subtitle"/>
          </w:pPr>
        </w:pPrChange>
      </w:pPr>
      <w:ins w:id="1707" w:author="Aditya" w:date="2016-02-01T18:40:00Z">
        <w:r>
          <w:t xml:space="preserve">     </w:t>
        </w:r>
        <w:r w:rsidR="00CF426D" w:rsidRPr="00CF426D">
          <w:t xml:space="preserve">Next Generation Mobile Applications, Services and Technologies, 2008. </w:t>
        </w:r>
      </w:ins>
    </w:p>
    <w:p w14:paraId="2EEA4BE7" w14:textId="42E27B2A" w:rsidR="00CF426D" w:rsidRPr="00CF426D" w:rsidRDefault="00902CB0" w:rsidP="00902CB0">
      <w:pPr>
        <w:pStyle w:val="Subtitle"/>
        <w:numPr>
          <w:ilvl w:val="0"/>
          <w:numId w:val="0"/>
        </w:numPr>
        <w:ind w:left="540"/>
        <w:rPr>
          <w:ins w:id="1708" w:author="Aditya" w:date="2016-01-29T11:02:00Z"/>
          <w:rPrChange w:id="1709" w:author="Aditya" w:date="2016-02-01T18:40:00Z">
            <w:rPr>
              <w:ins w:id="1710" w:author="Aditya" w:date="2016-01-29T11:02:00Z"/>
            </w:rPr>
          </w:rPrChange>
        </w:rPr>
        <w:pPrChange w:id="1711" w:author="Aditya" w:date="2016-02-01T18:40:00Z">
          <w:pPr>
            <w:pStyle w:val="Subtitle"/>
          </w:pPr>
        </w:pPrChange>
      </w:pPr>
      <w:ins w:id="1712" w:author="Aditya" w:date="2016-02-01T18:41:00Z">
        <w:r>
          <w:t xml:space="preserve">     </w:t>
        </w:r>
      </w:ins>
      <w:ins w:id="1713" w:author="Aditya" w:date="2016-02-01T18:40:00Z">
        <w:r w:rsidR="00CF426D" w:rsidRPr="00CF426D">
          <w:t>NGMAST'08. The Second International Conference on. IEEE, 2008.</w:t>
        </w:r>
      </w:ins>
    </w:p>
    <w:p w14:paraId="76DE5C07" w14:textId="20DE0755" w:rsidR="00970EF8" w:rsidDel="00FA5065" w:rsidRDefault="00970EF8" w:rsidP="00CF426D">
      <w:pPr>
        <w:pStyle w:val="ChapterHeading"/>
        <w:rPr>
          <w:del w:id="1714" w:author="Aditya" w:date="2016-01-29T11:02:00Z"/>
        </w:rPr>
        <w:pPrChange w:id="1715" w:author="Aditya" w:date="2016-02-01T18:31:00Z">
          <w:pPr>
            <w:pStyle w:val="Subtitle"/>
          </w:pPr>
        </w:pPrChange>
      </w:pPr>
    </w:p>
    <w:p w14:paraId="7DB1DD17" w14:textId="026A68D7" w:rsidR="0098679B" w:rsidRDefault="0098679B" w:rsidP="00CF426D">
      <w:pPr>
        <w:pStyle w:val="ChapterHeading"/>
        <w:rPr>
          <w:ins w:id="1716" w:author="Aditya" w:date="2016-01-29T11:02:00Z"/>
          <w:szCs w:val="22"/>
          <w:rPrChange w:id="1717" w:author="Aditya" w:date="2016-01-29T11:02:00Z">
            <w:rPr>
              <w:ins w:id="1718" w:author="Aditya" w:date="2016-01-29T11:02:00Z"/>
              <w:szCs w:val="24"/>
            </w:rPr>
          </w:rPrChange>
        </w:rPr>
        <w:sectPr w:rsidR="0098679B" w:rsidSect="00FA5065">
          <w:type w:val="continuous"/>
          <w:pgSz w:w="12240" w:h="15840"/>
          <w:pgMar w:top="1440" w:right="1440" w:bottom="1440" w:left="1440" w:header="720" w:footer="720" w:gutter="0"/>
          <w:cols w:space="720"/>
          <w:docGrid w:linePitch="360"/>
        </w:sectPr>
        <w:pPrChange w:id="1719" w:author="Aditya" w:date="2016-02-01T18:31:00Z">
          <w:pPr/>
        </w:pPrChange>
      </w:pPr>
    </w:p>
    <w:p w14:paraId="36E3C456" w14:textId="0AB37649" w:rsidR="00900681" w:rsidRPr="003F427D" w:rsidDel="00CA4643" w:rsidRDefault="00606296" w:rsidP="00CF426D">
      <w:pPr>
        <w:pStyle w:val="ChapterHeading"/>
        <w:rPr>
          <w:del w:id="1720" w:author="Aditya" w:date="2016-01-29T08:14:00Z"/>
        </w:rPr>
        <w:pPrChange w:id="1721" w:author="Aditya" w:date="2016-02-01T18:31:00Z">
          <w:pPr>
            <w:pStyle w:val="Subtitle"/>
          </w:pPr>
        </w:pPrChange>
      </w:pPr>
      <w:bookmarkStart w:id="1722" w:name="_Toc441811478"/>
      <w:commentRangeStart w:id="1723"/>
      <w:commentRangeStart w:id="1724"/>
      <w:del w:id="1725" w:author="Aditya" w:date="2016-01-29T08:14:00Z">
        <w:r w:rsidRPr="003F427D" w:rsidDel="00CA4643">
          <w:delText>R</w:delText>
        </w:r>
      </w:del>
      <w:del w:id="1726" w:author="Aditya" w:date="2016-01-29T08:03:00Z">
        <w:r w:rsidR="00CE38C2" w:rsidRPr="003F427D" w:rsidDel="003F427D">
          <w:delText>EFERENCES</w:delText>
        </w:r>
      </w:del>
      <w:commentRangeEnd w:id="1723"/>
      <w:del w:id="1727" w:author="Aditya" w:date="2016-01-29T08:14:00Z">
        <w:r w:rsidR="009978B0" w:rsidRPr="003F427D" w:rsidDel="00CA4643">
          <w:rPr>
            <w:rStyle w:val="CommentReference"/>
            <w:b/>
            <w:sz w:val="24"/>
            <w:szCs w:val="24"/>
            <w:rPrChange w:id="1728" w:author="Aditya" w:date="2016-01-29T08:03:00Z">
              <w:rPr>
                <w:rStyle w:val="CommentReference"/>
              </w:rPr>
            </w:rPrChange>
          </w:rPr>
          <w:commentReference w:id="1723"/>
        </w:r>
        <w:bookmarkEnd w:id="1722"/>
        <w:commentRangeEnd w:id="1724"/>
        <w:r w:rsidR="00CA4643" w:rsidDel="00CA4643">
          <w:rPr>
            <w:rStyle w:val="CommentReference"/>
            <w:rFonts w:eastAsiaTheme="minorHAnsi" w:cstheme="minorBidi"/>
            <w:bCs w:val="0"/>
            <w:color w:val="auto"/>
          </w:rPr>
          <w:commentReference w:id="1724"/>
        </w:r>
      </w:del>
    </w:p>
    <w:p w14:paraId="5AEFFB58" w14:textId="6A900C12" w:rsidR="00080A9C" w:rsidRPr="005B6858" w:rsidDel="00CA4643" w:rsidRDefault="00080A9C" w:rsidP="00CF426D">
      <w:pPr>
        <w:pStyle w:val="ChapterHeading"/>
        <w:rPr>
          <w:del w:id="1729" w:author="Aditya" w:date="2016-01-29T08:14:00Z"/>
        </w:rPr>
        <w:pPrChange w:id="1730" w:author="Aditya" w:date="2016-02-01T18:31:00Z">
          <w:pPr>
            <w:pStyle w:val="Subtitle"/>
          </w:pPr>
        </w:pPrChange>
      </w:pPr>
      <w:del w:id="1731" w:author="Aditya" w:date="2016-01-29T08:14:00Z">
        <w:r w:rsidRPr="005B6858" w:rsidDel="00CA4643">
          <w:delText>MobiThinking, “Global mobile statist</w:delText>
        </w:r>
        <w:r w:rsidR="00D56600" w:rsidDel="00CA4643">
          <w:delText>ics 2011</w:delText>
        </w:r>
      </w:del>
      <w:del w:id="1732" w:author="Aditya" w:date="2016-01-29T08:10:00Z">
        <w:r w:rsidR="00D56600" w:rsidDel="00CA4643">
          <w:delText>,</w:delText>
        </w:r>
      </w:del>
      <w:del w:id="1733" w:author="Aditya" w:date="2016-01-29T08:14:00Z">
        <w:r w:rsidR="00D56600" w:rsidDel="00CA4643">
          <w:delText>” http://mobithinking.</w:delText>
        </w:r>
        <w:r w:rsidRPr="005B6858" w:rsidDel="00CA4643">
          <w:delText>com, April 2011.</w:delText>
        </w:r>
      </w:del>
    </w:p>
    <w:p w14:paraId="438A5295" w14:textId="75AE467B" w:rsidR="001230F9" w:rsidRPr="003B01D9" w:rsidDel="00CA4643" w:rsidRDefault="000B48BD" w:rsidP="00CF426D">
      <w:pPr>
        <w:pStyle w:val="ChapterHeading"/>
        <w:rPr>
          <w:del w:id="1734" w:author="Aditya" w:date="2016-01-29T08:14:00Z"/>
        </w:rPr>
        <w:pPrChange w:id="1735" w:author="Aditya" w:date="2016-02-01T18:31:00Z">
          <w:pPr>
            <w:pStyle w:val="Subtitle"/>
          </w:pPr>
        </w:pPrChange>
      </w:pPr>
      <w:del w:id="1736" w:author="Aditya" w:date="2016-01-29T08:14:00Z">
        <w:r w:rsidDel="00CA4643">
          <w:delText>K. Kumar and Y.-H. Lu, “</w:delText>
        </w:r>
        <w:r w:rsidRPr="000B48BD" w:rsidDel="00CA4643">
          <w:delText xml:space="preserve">Cloud computing for mobile users: Can </w:delText>
        </w:r>
        <w:r w:rsidR="005329F7" w:rsidDel="00CA4643">
          <w:delText>offloading</w:delText>
        </w:r>
        <w:r w:rsidR="00D56600" w:rsidDel="00CA4643">
          <w:delText xml:space="preserve"> computation save energy?</w:delText>
        </w:r>
      </w:del>
      <w:del w:id="1737" w:author="Aditya" w:date="2016-01-29T08:04:00Z">
        <w:r w:rsidR="00C5056C" w:rsidDel="003F427D">
          <w:delText>”</w:delText>
        </w:r>
        <w:r w:rsidR="00D56600" w:rsidDel="003F427D">
          <w:delText>,</w:delText>
        </w:r>
      </w:del>
      <w:del w:id="1738" w:author="Aditya" w:date="2016-01-29T08:14:00Z">
        <w:r w:rsidRPr="000B48BD" w:rsidDel="00CA4643">
          <w:delText xml:space="preserve"> </w:delText>
        </w:r>
        <w:r w:rsidRPr="00C5056C" w:rsidDel="00CA4643">
          <w:rPr>
            <w:i/>
          </w:rPr>
          <w:delText>Computer</w:delText>
        </w:r>
        <w:r w:rsidDel="00CA4643">
          <w:delText xml:space="preserve">, </w:delText>
        </w:r>
        <w:r w:rsidR="00C5056C" w:rsidDel="00CA4643">
          <w:delText>vol. 43, no. 4, pp. 51-</w:delText>
        </w:r>
        <w:r w:rsidRPr="000B48BD" w:rsidDel="00CA4643">
          <w:delText>56, 2010.</w:delText>
        </w:r>
      </w:del>
    </w:p>
    <w:p w14:paraId="2C8F0262" w14:textId="71E16209" w:rsidR="001230F9" w:rsidRPr="005B6858" w:rsidDel="00CA4643" w:rsidRDefault="00C5056C" w:rsidP="00CF426D">
      <w:pPr>
        <w:pStyle w:val="ChapterHeading"/>
        <w:rPr>
          <w:del w:id="1739" w:author="Aditya" w:date="2016-01-29T08:14:00Z"/>
        </w:rPr>
        <w:pPrChange w:id="1740" w:author="Aditya" w:date="2016-02-01T18:31:00Z">
          <w:pPr>
            <w:pStyle w:val="Subtitle"/>
          </w:pPr>
        </w:pPrChange>
      </w:pPr>
      <w:del w:id="1741" w:author="Aditya" w:date="2016-01-29T08:14:00Z">
        <w:r w:rsidRPr="00C5056C" w:rsidDel="00CA4643">
          <w:delText xml:space="preserve">H. Flores, P. Hui, S. Tarkoma, Y. Li, S. Srirama, and R. Buyya, </w:delText>
        </w:r>
        <w:r w:rsidDel="00CA4643">
          <w:delText>“</w:delText>
        </w:r>
        <w:r w:rsidRPr="00C5056C" w:rsidDel="00CA4643">
          <w:delText xml:space="preserve">Mobile code </w:delText>
        </w:r>
        <w:r w:rsidR="005329F7" w:rsidDel="00CA4643">
          <w:delText>offloading</w:delText>
        </w:r>
        <w:r w:rsidRPr="00C5056C" w:rsidDel="00CA4643">
          <w:delText>: from concept to practice and</w:delText>
        </w:r>
        <w:r w:rsidR="00E937F2" w:rsidDel="00CA4643">
          <w:delText xml:space="preserve"> beyond</w:delText>
        </w:r>
        <w:r w:rsidDel="00CA4643">
          <w:delText>”</w:delText>
        </w:r>
        <w:r w:rsidR="00E937F2" w:rsidDel="00CA4643">
          <w:delText>,</w:delText>
        </w:r>
        <w:r w:rsidRPr="00C5056C" w:rsidDel="00CA4643">
          <w:delText xml:space="preserve"> </w:delText>
        </w:r>
        <w:r w:rsidRPr="00C5056C" w:rsidDel="00CA4643">
          <w:rPr>
            <w:i/>
          </w:rPr>
          <w:delText>Communications Magazine, IEEE</w:delText>
        </w:r>
        <w:r w:rsidDel="00CA4643">
          <w:delText>, vol. 53, no. 3, pp. 80-</w:delText>
        </w:r>
        <w:r w:rsidRPr="00C5056C" w:rsidDel="00CA4643">
          <w:delText>88, 2015.</w:delText>
        </w:r>
      </w:del>
    </w:p>
    <w:p w14:paraId="055B44CB" w14:textId="36FEF8D0" w:rsidR="001230F9" w:rsidRPr="005B6858" w:rsidDel="00CA4643" w:rsidRDefault="00C5056C" w:rsidP="00CF426D">
      <w:pPr>
        <w:pStyle w:val="ChapterHeading"/>
        <w:rPr>
          <w:del w:id="1742" w:author="Aditya" w:date="2016-01-29T08:14:00Z"/>
        </w:rPr>
        <w:pPrChange w:id="1743" w:author="Aditya" w:date="2016-02-01T18:31:00Z">
          <w:pPr>
            <w:pStyle w:val="Subtitle"/>
          </w:pPr>
        </w:pPrChange>
      </w:pPr>
      <w:del w:id="1744" w:author="Aditya" w:date="2016-01-29T08:14:00Z">
        <w:r w:rsidRPr="00C5056C" w:rsidDel="00CA4643">
          <w:delText>E.</w:delText>
        </w:r>
        <w:r w:rsidR="006349A9" w:rsidDel="00CA4643">
          <w:delText xml:space="preserve"> Cuervo, A. Balasubramanian, D. K</w:delText>
        </w:r>
        <w:r w:rsidRPr="00C5056C" w:rsidDel="00CA4643">
          <w:delText xml:space="preserve">. Cho, A.Wolman, S. Saroiu, R. Chandra, and P. </w:delText>
        </w:r>
        <w:r w:rsidDel="00CA4643">
          <w:delText xml:space="preserve">Bahl, “Maui: making smartphones last longer with code </w:delText>
        </w:r>
        <w:r w:rsidR="005329F7" w:rsidDel="00CA4643">
          <w:delText>offload</w:delText>
        </w:r>
        <w:r w:rsidDel="00CA4643">
          <w:delText>,”</w:delText>
        </w:r>
        <w:r w:rsidRPr="00C5056C" w:rsidDel="00CA4643">
          <w:delText xml:space="preserve"> in </w:delText>
        </w:r>
        <w:r w:rsidRPr="00C5056C" w:rsidDel="00CA4643">
          <w:rPr>
            <w:i/>
          </w:rPr>
          <w:delText>Proceedings of the 8th international conference on Mobile systems, applications</w:delText>
        </w:r>
        <w:r w:rsidDel="00CA4643">
          <w:delText xml:space="preserve">, and </w:delText>
        </w:r>
        <w:r w:rsidRPr="00C5056C" w:rsidDel="00CA4643">
          <w:delText>services</w:delText>
        </w:r>
        <w:r w:rsidDel="00CA4643">
          <w:delText>, pp. 49-</w:delText>
        </w:r>
        <w:r w:rsidRPr="00C5056C" w:rsidDel="00CA4643">
          <w:delText>62, ACM, 2010.</w:delText>
        </w:r>
      </w:del>
    </w:p>
    <w:p w14:paraId="196AD566" w14:textId="5D3EDBF3" w:rsidR="001230F9" w:rsidRPr="005B6858" w:rsidDel="00CA4643" w:rsidRDefault="005329F7" w:rsidP="00CF426D">
      <w:pPr>
        <w:pStyle w:val="ChapterHeading"/>
        <w:rPr>
          <w:del w:id="1745" w:author="Aditya" w:date="2016-01-29T08:14:00Z"/>
        </w:rPr>
        <w:pPrChange w:id="1746" w:author="Aditya" w:date="2016-02-01T18:31:00Z">
          <w:pPr>
            <w:pStyle w:val="Subtitle"/>
          </w:pPr>
        </w:pPrChange>
      </w:pPr>
      <w:del w:id="1747" w:author="Aditya" w:date="2016-01-29T08:14:00Z">
        <w:r w:rsidDel="00CA4643">
          <w:delText xml:space="preserve">B. </w:delText>
        </w:r>
        <w:r w:rsidR="00C5056C" w:rsidRPr="00C5056C" w:rsidDel="00CA4643">
          <w:delText>G. Chun, S. Ihm, P. Ma</w:delText>
        </w:r>
        <w:r w:rsidR="00C5056C" w:rsidDel="00CA4643">
          <w:delText>niatis, M. Naik, and A. Patti, “</w:delText>
        </w:r>
        <w:r w:rsidR="00C5056C" w:rsidRPr="00C5056C" w:rsidDel="00CA4643">
          <w:delText>Clonecloud: elastic execution between mobile device and</w:delText>
        </w:r>
        <w:r w:rsidR="00C5056C" w:rsidDel="00CA4643">
          <w:delText xml:space="preserve"> cloud,”</w:delText>
        </w:r>
        <w:r w:rsidR="00C5056C" w:rsidRPr="00C5056C" w:rsidDel="00CA4643">
          <w:delText xml:space="preserve"> in </w:delText>
        </w:r>
        <w:r w:rsidR="00C5056C" w:rsidRPr="00C5056C" w:rsidDel="00CA4643">
          <w:rPr>
            <w:i/>
          </w:rPr>
          <w:delText>Proceedings of the sixth conference on Computer systems</w:delText>
        </w:r>
        <w:r w:rsidR="00C5056C" w:rsidDel="00CA4643">
          <w:delText>, pp. 301-</w:delText>
        </w:r>
        <w:r w:rsidR="00C5056C" w:rsidRPr="00C5056C" w:rsidDel="00CA4643">
          <w:delText>314, ACM, 2011.</w:delText>
        </w:r>
      </w:del>
    </w:p>
    <w:p w14:paraId="32895FA1" w14:textId="6D140AD9" w:rsidR="001230F9" w:rsidRPr="005B6858" w:rsidDel="00CA4643" w:rsidRDefault="00C5056C" w:rsidP="00CF426D">
      <w:pPr>
        <w:pStyle w:val="ChapterHeading"/>
        <w:rPr>
          <w:del w:id="1748" w:author="Aditya" w:date="2016-01-29T08:14:00Z"/>
        </w:rPr>
        <w:pPrChange w:id="1749" w:author="Aditya" w:date="2016-02-01T18:31:00Z">
          <w:pPr>
            <w:pStyle w:val="Subtitle"/>
          </w:pPr>
        </w:pPrChange>
      </w:pPr>
      <w:del w:id="1750" w:author="Aditya" w:date="2016-01-29T08:14:00Z">
        <w:r w:rsidDel="00CA4643">
          <w:delText>H. Flores and S. Srirama, “</w:delText>
        </w:r>
        <w:r w:rsidRPr="00C5056C" w:rsidDel="00CA4643">
          <w:delText xml:space="preserve">Mobile code </w:delText>
        </w:r>
        <w:r w:rsidR="005329F7" w:rsidDel="00CA4643">
          <w:delText>offloading</w:delText>
        </w:r>
        <w:r w:rsidRPr="00C5056C" w:rsidDel="00CA4643">
          <w:delText>: should it be a local</w:delText>
        </w:r>
        <w:r w:rsidDel="00CA4643">
          <w:delText xml:space="preserve"> decision or global inference?,”</w:delText>
        </w:r>
        <w:r w:rsidRPr="00C5056C" w:rsidDel="00CA4643">
          <w:delText xml:space="preserve"> in </w:delText>
        </w:r>
        <w:r w:rsidRPr="00C5056C" w:rsidDel="00CA4643">
          <w:rPr>
            <w:i/>
          </w:rPr>
          <w:delText>Proceeding of the 11th annual international conference on Mobile systems, applications, and services</w:delText>
        </w:r>
        <w:r w:rsidDel="00CA4643">
          <w:delText>, pp. 539-</w:delText>
        </w:r>
        <w:r w:rsidRPr="00C5056C" w:rsidDel="00CA4643">
          <w:delText>540, ACM, 2013.</w:delText>
        </w:r>
      </w:del>
    </w:p>
    <w:p w14:paraId="5B267875" w14:textId="6CCBCFE4" w:rsidR="001230F9" w:rsidRPr="00C5056C" w:rsidDel="00CA4643" w:rsidRDefault="00C5056C" w:rsidP="00CF426D">
      <w:pPr>
        <w:pStyle w:val="ChapterHeading"/>
        <w:rPr>
          <w:del w:id="1751" w:author="Aditya" w:date="2016-01-29T08:14:00Z"/>
        </w:rPr>
        <w:pPrChange w:id="1752" w:author="Aditya" w:date="2016-02-01T18:31:00Z">
          <w:pPr>
            <w:pStyle w:val="Subtitle"/>
          </w:pPr>
        </w:pPrChange>
      </w:pPr>
      <w:del w:id="1753" w:author="Aditya" w:date="2016-01-29T08:14:00Z">
        <w:r w:rsidRPr="00C5056C" w:rsidDel="00CA4643">
          <w:delText xml:space="preserve">S. Kosta, A. Aucinas, P. </w:delText>
        </w:r>
        <w:r w:rsidDel="00CA4643">
          <w:delText>Hui, R. Mortier, and X. Zhang, “</w:delText>
        </w:r>
        <w:r w:rsidRPr="00C5056C" w:rsidDel="00CA4643">
          <w:delText>Thinkair: Dynamic resource al</w:delText>
        </w:r>
        <w:r w:rsidDel="00CA4643">
          <w:delText xml:space="preserve">location and parallel execution </w:delText>
        </w:r>
        <w:r w:rsidRPr="00C5056C" w:rsidDel="00CA4643">
          <w:delText xml:space="preserve">in the cloud for mobile code </w:delText>
        </w:r>
        <w:r w:rsidR="005329F7" w:rsidDel="00CA4643">
          <w:delText>offloading</w:delText>
        </w:r>
        <w:r w:rsidRPr="00C5056C" w:rsidDel="00CA4643">
          <w:delText>,</w:delText>
        </w:r>
        <w:r w:rsidDel="00CA4643">
          <w:delText>”</w:delText>
        </w:r>
        <w:r w:rsidRPr="00C5056C" w:rsidDel="00CA4643">
          <w:delText xml:space="preserve"> in </w:delText>
        </w:r>
        <w:r w:rsidRPr="00C5056C" w:rsidDel="00CA4643">
          <w:rPr>
            <w:i/>
          </w:rPr>
          <w:delText>INFOCOM, 2012 Proceedings IEEE</w:delText>
        </w:r>
        <w:r w:rsidDel="00CA4643">
          <w:delText>, pp. 945-</w:delText>
        </w:r>
        <w:r w:rsidRPr="00C5056C" w:rsidDel="00CA4643">
          <w:delText>953, IEEE, 2012.</w:delText>
        </w:r>
      </w:del>
    </w:p>
    <w:p w14:paraId="6DE7F997" w14:textId="77966848" w:rsidR="00080A9C" w:rsidRPr="005B6858" w:rsidDel="00CA4643" w:rsidRDefault="005018EB" w:rsidP="00CF426D">
      <w:pPr>
        <w:pStyle w:val="ChapterHeading"/>
        <w:rPr>
          <w:del w:id="1754" w:author="Aditya" w:date="2016-01-29T08:14:00Z"/>
        </w:rPr>
        <w:pPrChange w:id="1755" w:author="Aditya" w:date="2016-02-01T18:31:00Z">
          <w:pPr>
            <w:pStyle w:val="Subtitle"/>
          </w:pPr>
        </w:pPrChange>
      </w:pPr>
      <w:del w:id="1756" w:author="Aditya" w:date="2016-01-29T08:14:00Z">
        <w:r w:rsidRPr="005018EB" w:rsidDel="00CA4643">
          <w:delText xml:space="preserve">H. R. </w:delText>
        </w:r>
        <w:r w:rsidDel="00CA4643">
          <w:delText>Flores Macario and S. Srirama, “</w:delText>
        </w:r>
        <w:r w:rsidRPr="005018EB" w:rsidDel="00CA4643">
          <w:delText xml:space="preserve">Adaptive code </w:delText>
        </w:r>
        <w:r w:rsidR="005329F7" w:rsidDel="00CA4643">
          <w:delText>offloading</w:delText>
        </w:r>
        <w:r w:rsidRPr="005018EB" w:rsidDel="00CA4643">
          <w:delText xml:space="preserve"> for mobile cloud applicat</w:delText>
        </w:r>
        <w:r w:rsidDel="00CA4643">
          <w:delText>ions: Exploiting fuzzy sets and evidence-based learning,”</w:delText>
        </w:r>
        <w:r w:rsidRPr="005018EB" w:rsidDel="00CA4643">
          <w:delText xml:space="preserve"> in </w:delText>
        </w:r>
        <w:r w:rsidRPr="005018EB" w:rsidDel="00CA4643">
          <w:rPr>
            <w:i/>
          </w:rPr>
          <w:delText>Proceeding of the fourth ACM workshop on Mobile cloud computing and services</w:delText>
        </w:r>
        <w:r w:rsidDel="00CA4643">
          <w:delText xml:space="preserve">, pp. 9-16, </w:delText>
        </w:r>
        <w:r w:rsidRPr="005018EB" w:rsidDel="00CA4643">
          <w:delText>ACM, 2013.</w:delText>
        </w:r>
      </w:del>
    </w:p>
    <w:p w14:paraId="775F14EE" w14:textId="27931FB4" w:rsidR="00C5056C" w:rsidDel="00CA4643" w:rsidRDefault="00C5056C" w:rsidP="00CF426D">
      <w:pPr>
        <w:pStyle w:val="ChapterHeading"/>
        <w:rPr>
          <w:del w:id="1757" w:author="Aditya" w:date="2016-01-29T08:14:00Z"/>
        </w:rPr>
        <w:pPrChange w:id="1758" w:author="Aditya" w:date="2016-02-01T18:31:00Z">
          <w:pPr>
            <w:pStyle w:val="Subtitle"/>
          </w:pPr>
        </w:pPrChange>
      </w:pPr>
      <w:del w:id="1759" w:author="Aditya" w:date="2016-01-29T08:14:00Z">
        <w:r w:rsidRPr="00C5056C" w:rsidDel="00CA4643">
          <w:delText xml:space="preserve">A. Khairy, H. H. Ammar, and R. Bahgat, </w:delText>
        </w:r>
        <w:r w:rsidDel="00CA4643">
          <w:delText>“</w:delText>
        </w:r>
        <w:r w:rsidRPr="00C5056C" w:rsidDel="00CA4643">
          <w:delText>Smartphone energizer: Extending smart</w:delText>
        </w:r>
        <w:r w:rsidDel="00CA4643">
          <w:delText xml:space="preserve">phone's battery life with smart </w:delText>
        </w:r>
        <w:r w:rsidR="005329F7" w:rsidDel="00CA4643">
          <w:delText>offloading</w:delText>
        </w:r>
        <w:r w:rsidDel="00CA4643">
          <w:delText>,”</w:delText>
        </w:r>
        <w:r w:rsidRPr="00C5056C" w:rsidDel="00CA4643">
          <w:delText xml:space="preserve"> in </w:delText>
        </w:r>
        <w:r w:rsidRPr="005018EB" w:rsidDel="00CA4643">
          <w:rPr>
            <w:i/>
          </w:rPr>
          <w:delText>Wireless Communications and Mobile Computing Conference (IWCMC), 2013 9th International</w:delText>
        </w:r>
        <w:r w:rsidDel="00CA4643">
          <w:delText>, pp. 329-</w:delText>
        </w:r>
        <w:r w:rsidRPr="00C5056C" w:rsidDel="00CA4643">
          <w:delText xml:space="preserve">336, IEEE, 2013. </w:delText>
        </w:r>
      </w:del>
    </w:p>
    <w:p w14:paraId="15B2F110" w14:textId="6B0C14EE" w:rsidR="005018EB" w:rsidDel="00CA4643" w:rsidRDefault="005018EB" w:rsidP="00CF426D">
      <w:pPr>
        <w:pStyle w:val="ChapterHeading"/>
        <w:rPr>
          <w:del w:id="1760" w:author="Aditya" w:date="2016-01-29T08:14:00Z"/>
        </w:rPr>
        <w:pPrChange w:id="1761" w:author="Aditya" w:date="2016-02-01T18:31:00Z">
          <w:pPr>
            <w:pStyle w:val="Subtitle"/>
          </w:pPr>
        </w:pPrChange>
      </w:pPr>
      <w:del w:id="1762" w:author="Aditya" w:date="2016-01-29T08:14:00Z">
        <w:r w:rsidRPr="005018EB" w:rsidDel="00CA4643">
          <w:delText xml:space="preserve">R. Kemp, N. Palmer, T. Kielmann, and H. </w:delText>
        </w:r>
        <w:r w:rsidDel="00CA4643">
          <w:delText>Bal, “</w:delText>
        </w:r>
        <w:r w:rsidRPr="005018EB" w:rsidDel="00CA4643">
          <w:delText xml:space="preserve">Cuckoo: a computation </w:delText>
        </w:r>
        <w:r w:rsidR="005329F7" w:rsidDel="00CA4643">
          <w:delText>offloading</w:delText>
        </w:r>
        <w:r w:rsidRPr="005018EB" w:rsidDel="00CA4643">
          <w:delText xml:space="preserve"> framework for smartphones,</w:delText>
        </w:r>
        <w:r w:rsidDel="00CA4643">
          <w:delText>”</w:delText>
        </w:r>
        <w:r w:rsidRPr="005018EB" w:rsidDel="00CA4643">
          <w:delText xml:space="preserve"> in</w:delText>
        </w:r>
        <w:r w:rsidDel="00CA4643">
          <w:delText xml:space="preserve"> </w:delText>
        </w:r>
        <w:r w:rsidRPr="005018EB" w:rsidDel="00CA4643">
          <w:rPr>
            <w:i/>
          </w:rPr>
          <w:delText>Mobile Computing, Applications, and Services</w:delText>
        </w:r>
        <w:r w:rsidDel="00CA4643">
          <w:delText>, pp. 59-</w:delText>
        </w:r>
        <w:r w:rsidRPr="005018EB" w:rsidDel="00CA4643">
          <w:delText xml:space="preserve">79, Springer, 2012. </w:delText>
        </w:r>
      </w:del>
    </w:p>
    <w:p w14:paraId="0CD6BD5F" w14:textId="6CE460A1" w:rsidR="00080A9C" w:rsidRPr="005B6858" w:rsidDel="00CA4643" w:rsidRDefault="005018EB" w:rsidP="00CF426D">
      <w:pPr>
        <w:pStyle w:val="ChapterHeading"/>
        <w:rPr>
          <w:del w:id="1763" w:author="Aditya" w:date="2016-01-29T08:14:00Z"/>
        </w:rPr>
        <w:pPrChange w:id="1764" w:author="Aditya" w:date="2016-02-01T18:31:00Z">
          <w:pPr>
            <w:pStyle w:val="Subtitle"/>
          </w:pPr>
        </w:pPrChange>
      </w:pPr>
      <w:del w:id="1765" w:author="Aditya" w:date="2016-01-29T08:14:00Z">
        <w:r w:rsidDel="00CA4643">
          <w:delText>“</w:delText>
        </w:r>
        <w:r w:rsidRPr="005018EB" w:rsidDel="00CA4643">
          <w:delText>Amazon</w:delText>
        </w:r>
        <w:r w:rsidDel="00CA4643">
          <w:delText xml:space="preserve"> </w:delText>
        </w:r>
        <w:r w:rsidRPr="005018EB" w:rsidDel="00CA4643">
          <w:delText>si</w:delText>
        </w:r>
        <w:r w:rsidDel="00CA4643">
          <w:delText>lk split browser architecture</w:delText>
        </w:r>
        <w:r w:rsidRPr="005018EB" w:rsidDel="00CA4643">
          <w:delText xml:space="preserve">" </w:delText>
        </w:r>
        <w:r w:rsidR="0089346E" w:rsidDel="00CA4643">
          <w:delText xml:space="preserve">   </w:delText>
        </w:r>
        <w:r w:rsidR="0089346E" w:rsidDel="00CA4643">
          <w:tab/>
        </w:r>
        <w:r w:rsidRPr="005018EB" w:rsidDel="00CA4643">
          <w:delText>https://s3.amazonaws.com/awsdocs/AmazonSilk/latest/silk-dg.pdf.</w:delText>
        </w:r>
      </w:del>
    </w:p>
    <w:p w14:paraId="252B8EB9" w14:textId="79BDB870" w:rsidR="00080A9C" w:rsidRPr="005B6858" w:rsidDel="00CA4643" w:rsidRDefault="005018EB" w:rsidP="00CF426D">
      <w:pPr>
        <w:pStyle w:val="ChapterHeading"/>
        <w:rPr>
          <w:del w:id="1766" w:author="Aditya" w:date="2016-01-29T08:14:00Z"/>
        </w:rPr>
        <w:pPrChange w:id="1767" w:author="Aditya" w:date="2016-02-01T18:31:00Z">
          <w:pPr>
            <w:pStyle w:val="Subtitle"/>
          </w:pPr>
        </w:pPrChange>
      </w:pPr>
      <w:del w:id="1768" w:author="Aditya" w:date="2016-01-29T08:14:00Z">
        <w:r w:rsidDel="00CA4643">
          <w:delText>“</w:delText>
        </w:r>
        <w:r w:rsidRPr="005018EB" w:rsidDel="00CA4643">
          <w:delText>Opera min</w:delText>
        </w:r>
        <w:r w:rsidDel="00CA4643">
          <w:delText xml:space="preserve">i architecture and </w:delText>
        </w:r>
        <w:r w:rsidR="00D56600" w:rsidDel="00CA4643">
          <w:delText>JavaScript</w:delText>
        </w:r>
        <w:r w:rsidDel="00CA4643">
          <w:delText>”</w:delText>
        </w:r>
        <w:r w:rsidRPr="005018EB" w:rsidDel="00CA4643">
          <w:delText xml:space="preserve"> </w:delText>
        </w:r>
        <w:r w:rsidR="0089346E" w:rsidDel="00CA4643">
          <w:tab/>
        </w:r>
        <w:r w:rsidRPr="005018EB" w:rsidDel="00CA4643">
          <w:delText>http://dev.opera.com/articles/view/opera-mini-and-javascript/.</w:delText>
        </w:r>
      </w:del>
    </w:p>
    <w:p w14:paraId="130F254D" w14:textId="1FC99A52" w:rsidR="00080A9C" w:rsidRPr="005B6858" w:rsidDel="00CA4643" w:rsidRDefault="005018EB" w:rsidP="00CF426D">
      <w:pPr>
        <w:pStyle w:val="ChapterHeading"/>
        <w:rPr>
          <w:del w:id="1769" w:author="Aditya" w:date="2016-01-29T08:14:00Z"/>
        </w:rPr>
        <w:pPrChange w:id="1770" w:author="Aditya" w:date="2016-02-01T18:31:00Z">
          <w:pPr>
            <w:pStyle w:val="Subtitle"/>
          </w:pPr>
        </w:pPrChange>
      </w:pPr>
      <w:del w:id="1771" w:author="Aditya" w:date="2016-01-29T08:14:00Z">
        <w:r w:rsidDel="00CA4643">
          <w:delText>“</w:delText>
        </w:r>
        <w:r w:rsidRPr="005018EB" w:rsidDel="00CA4643">
          <w:delText>Data compression</w:delText>
        </w:r>
        <w:r w:rsidDel="00CA4643">
          <w:delText xml:space="preserve"> proxy in android chrome beta” </w:delText>
        </w:r>
        <w:r w:rsidR="0089346E" w:rsidDel="00CA4643">
          <w:tab/>
        </w:r>
        <w:r w:rsidRPr="005018EB" w:rsidDel="00CA4643">
          <w:delText>https://developers.google.com/chrome/mobile/docs/</w:delText>
        </w:r>
        <w:r w:rsidDel="00CA4643">
          <w:delText xml:space="preserve"> </w:delText>
        </w:r>
        <w:r w:rsidRPr="005018EB" w:rsidDel="00CA4643">
          <w:delText>data-compression.</w:delText>
        </w:r>
      </w:del>
    </w:p>
    <w:p w14:paraId="4716C97F" w14:textId="4648C4D0" w:rsidR="00080A9C" w:rsidRPr="005B6858" w:rsidDel="00CA4643" w:rsidRDefault="005018EB" w:rsidP="00CF426D">
      <w:pPr>
        <w:pStyle w:val="ChapterHeading"/>
        <w:rPr>
          <w:del w:id="1772" w:author="Aditya" w:date="2016-01-29T08:14:00Z"/>
        </w:rPr>
        <w:pPrChange w:id="1773" w:author="Aditya" w:date="2016-02-01T18:31:00Z">
          <w:pPr>
            <w:pStyle w:val="Subtitle"/>
          </w:pPr>
        </w:pPrChange>
      </w:pPr>
      <w:del w:id="1774" w:author="Aditya" w:date="2016-01-29T08:14:00Z">
        <w:r w:rsidRPr="005018EB" w:rsidDel="00CA4643">
          <w:delText>X. S. Wa</w:delText>
        </w:r>
        <w:r w:rsidDel="00CA4643">
          <w:delText>ng, H. Shen, and D. Wetherall, “</w:delText>
        </w:r>
        <w:r w:rsidRPr="005018EB" w:rsidDel="00CA4643">
          <w:delText>Accelerating the mobi</w:delText>
        </w:r>
        <w:r w:rsidDel="00CA4643">
          <w:delText xml:space="preserve">le web </w:delText>
        </w:r>
        <w:r w:rsidR="0089346E" w:rsidDel="00CA4643">
          <w:tab/>
        </w:r>
        <w:r w:rsidDel="00CA4643">
          <w:delText xml:space="preserve">with selective </w:delText>
        </w:r>
        <w:r w:rsidR="005329F7" w:rsidDel="00CA4643">
          <w:delText>offloading</w:delText>
        </w:r>
        <w:r w:rsidDel="00CA4643">
          <w:delText>,”</w:delText>
        </w:r>
        <w:r w:rsidRPr="005018EB" w:rsidDel="00CA4643">
          <w:delText xml:space="preserve"> in </w:delText>
        </w:r>
        <w:r w:rsidRPr="005018EB" w:rsidDel="00CA4643">
          <w:rPr>
            <w:i/>
          </w:rPr>
          <w:delText xml:space="preserve">Proceedings of the second ACM </w:delText>
        </w:r>
        <w:r w:rsidR="0089346E" w:rsidDel="00CA4643">
          <w:rPr>
            <w:i/>
          </w:rPr>
          <w:tab/>
        </w:r>
        <w:r w:rsidRPr="005018EB" w:rsidDel="00CA4643">
          <w:rPr>
            <w:i/>
          </w:rPr>
          <w:delText>SIGCOMM workshop on Mobile cloud computing</w:delText>
        </w:r>
        <w:r w:rsidDel="00CA4643">
          <w:delText>, pp. 45-</w:delText>
        </w:r>
        <w:r w:rsidRPr="005018EB" w:rsidDel="00CA4643">
          <w:delText xml:space="preserve">50, ACM, </w:delText>
        </w:r>
        <w:r w:rsidR="0089346E" w:rsidDel="00CA4643">
          <w:tab/>
        </w:r>
        <w:r w:rsidRPr="005018EB" w:rsidDel="00CA4643">
          <w:delText>2013.</w:delText>
        </w:r>
      </w:del>
    </w:p>
    <w:p w14:paraId="503CF4C3" w14:textId="1F06DB20" w:rsidR="00080A9C" w:rsidRPr="005B6858" w:rsidDel="00CA4643" w:rsidRDefault="005018EB" w:rsidP="00CF426D">
      <w:pPr>
        <w:pStyle w:val="ChapterHeading"/>
        <w:rPr>
          <w:del w:id="1775" w:author="Aditya" w:date="2016-01-29T08:14:00Z"/>
        </w:rPr>
        <w:pPrChange w:id="1776" w:author="Aditya" w:date="2016-02-01T18:31:00Z">
          <w:pPr>
            <w:pStyle w:val="Subtitle"/>
          </w:pPr>
        </w:pPrChange>
      </w:pPr>
      <w:del w:id="1777" w:author="Aditya" w:date="2016-01-29T08:14:00Z">
        <w:r w:rsidRPr="005018EB" w:rsidDel="00CA4643">
          <w:delText xml:space="preserve">A. Sivakumar, V. Gopalakrishnan, S. Lee, S. Rao, S. Sen, and O. </w:delText>
        </w:r>
        <w:r w:rsidR="0089346E" w:rsidDel="00CA4643">
          <w:tab/>
        </w:r>
        <w:r w:rsidRPr="005018EB" w:rsidDel="00CA4643">
          <w:delText>Spat</w:delText>
        </w:r>
        <w:r w:rsidDel="00CA4643">
          <w:delText>scheck, “</w:delText>
        </w:r>
        <w:r w:rsidRPr="005018EB" w:rsidDel="00CA4643">
          <w:delText>Cloud is no</w:delText>
        </w:r>
        <w:r w:rsidDel="00CA4643">
          <w:delText xml:space="preserve">t a silver bullet: A case study </w:delText>
        </w:r>
        <w:r w:rsidRPr="005018EB" w:rsidDel="00CA4643">
          <w:delText xml:space="preserve">of cloud-based </w:delText>
        </w:r>
        <w:r w:rsidR="0089346E" w:rsidDel="00CA4643">
          <w:tab/>
        </w:r>
        <w:r w:rsidRPr="005018EB" w:rsidDel="00CA4643">
          <w:delText>mobile browsing,</w:delText>
        </w:r>
        <w:r w:rsidDel="00CA4643">
          <w:delText>”</w:delText>
        </w:r>
        <w:r w:rsidRPr="005018EB" w:rsidDel="00CA4643">
          <w:delText xml:space="preserve"> in </w:delText>
        </w:r>
        <w:r w:rsidRPr="005018EB" w:rsidDel="00CA4643">
          <w:rPr>
            <w:i/>
          </w:rPr>
          <w:delText xml:space="preserve">Proceedings of the 15th Workshop on Mobile </w:delText>
        </w:r>
        <w:r w:rsidR="0089346E" w:rsidDel="00CA4643">
          <w:rPr>
            <w:i/>
          </w:rPr>
          <w:tab/>
        </w:r>
        <w:r w:rsidRPr="005018EB" w:rsidDel="00CA4643">
          <w:rPr>
            <w:i/>
          </w:rPr>
          <w:delText>Computing Systems and Applications</w:delText>
        </w:r>
        <w:r w:rsidDel="00CA4643">
          <w:delText xml:space="preserve">, </w:delText>
        </w:r>
        <w:r w:rsidRPr="005018EB" w:rsidDel="00CA4643">
          <w:delText>p. 21, ACM, 2014.</w:delText>
        </w:r>
      </w:del>
    </w:p>
    <w:p w14:paraId="4D86BEB2" w14:textId="7AA66D0E" w:rsidR="00080A9C" w:rsidRPr="005B6858" w:rsidDel="00CA4643" w:rsidRDefault="005018EB" w:rsidP="00CF426D">
      <w:pPr>
        <w:pStyle w:val="ChapterHeading"/>
        <w:rPr>
          <w:del w:id="1778" w:author="Aditya" w:date="2016-01-29T08:14:00Z"/>
        </w:rPr>
        <w:pPrChange w:id="1779" w:author="Aditya" w:date="2016-02-01T18:31:00Z">
          <w:pPr>
            <w:pStyle w:val="Subtitle"/>
          </w:pPr>
        </w:pPrChange>
      </w:pPr>
      <w:del w:id="1780" w:author="Aditya" w:date="2016-01-29T08:14:00Z">
        <w:r w:rsidDel="00CA4643">
          <w:delText>“</w:delText>
        </w:r>
        <w:r w:rsidRPr="005018EB" w:rsidDel="00CA4643">
          <w:delText>ezyzip: The simple online zip tool.</w:delText>
        </w:r>
        <w:r w:rsidDel="00CA4643">
          <w:delText>”</w:delText>
        </w:r>
        <w:r w:rsidRPr="005018EB" w:rsidDel="00CA4643">
          <w:delText xml:space="preserve"> http://www.ezyzip.com/.</w:delText>
        </w:r>
      </w:del>
    </w:p>
    <w:p w14:paraId="454E950B" w14:textId="10988120" w:rsidR="00080A9C" w:rsidRPr="005B6858" w:rsidDel="00CA4643" w:rsidRDefault="005018EB" w:rsidP="00CF426D">
      <w:pPr>
        <w:pStyle w:val="ChapterHeading"/>
        <w:rPr>
          <w:del w:id="1781" w:author="Aditya" w:date="2016-01-29T08:14:00Z"/>
        </w:rPr>
        <w:pPrChange w:id="1782" w:author="Aditya" w:date="2016-02-01T18:31:00Z">
          <w:pPr>
            <w:pStyle w:val="Subtitle"/>
          </w:pPr>
        </w:pPrChange>
      </w:pPr>
      <w:del w:id="1783" w:author="Aditya" w:date="2016-01-29T08:14:00Z">
        <w:r w:rsidDel="00CA4643">
          <w:delText>“Online-conver.com.”</w:delText>
        </w:r>
        <w:r w:rsidRPr="005018EB" w:rsidDel="00CA4643">
          <w:delText xml:space="preserve"> </w:delText>
        </w:r>
        <w:r w:rsidR="0089346E" w:rsidRPr="0089346E" w:rsidDel="00CA4643">
          <w:delText>http://archive.online-convert.com/convert-to-</w:delText>
        </w:r>
        <w:r w:rsidRPr="005018EB" w:rsidDel="00CA4643">
          <w:delText>zip.</w:delText>
        </w:r>
      </w:del>
    </w:p>
    <w:p w14:paraId="72B8B3CA" w14:textId="370B9623" w:rsidR="005018EB" w:rsidDel="00CA4643" w:rsidRDefault="005018EB" w:rsidP="00CF426D">
      <w:pPr>
        <w:pStyle w:val="ChapterHeading"/>
        <w:rPr>
          <w:del w:id="1784" w:author="Aditya" w:date="2016-01-29T08:14:00Z"/>
        </w:rPr>
        <w:pPrChange w:id="1785" w:author="Aditya" w:date="2016-02-01T18:31:00Z">
          <w:pPr>
            <w:pStyle w:val="Subtitle"/>
          </w:pPr>
        </w:pPrChange>
      </w:pPr>
      <w:del w:id="1786" w:author="Aditya" w:date="2016-01-29T08:14:00Z">
        <w:r w:rsidRPr="005018EB" w:rsidDel="00CA4643">
          <w:delText>I</w:delText>
        </w:r>
        <w:r w:rsidR="00D56600" w:rsidDel="00CA4643">
          <w:delText>. Kel</w:delText>
        </w:r>
        <w:r w:rsidDel="00CA4643">
          <w:delText>enyi and J. K. Nurminen, “</w:delText>
        </w:r>
        <w:r w:rsidR="00D56600" w:rsidDel="00CA4643">
          <w:delText>Cloudtorrent</w:delText>
        </w:r>
        <w:r w:rsidDel="00CA4643">
          <w:delText>-energy-effi</w:delText>
        </w:r>
        <w:r w:rsidRPr="005018EB" w:rsidDel="00CA4643">
          <w:delText>cient bittorrent content sharing f</w:delText>
        </w:r>
        <w:r w:rsidDel="00CA4643">
          <w:delText>or mobile devices via cloud services,”</w:delText>
        </w:r>
        <w:r w:rsidRPr="005018EB" w:rsidDel="00CA4643">
          <w:delText xml:space="preserve"> in </w:delText>
        </w:r>
        <w:r w:rsidR="0089346E" w:rsidDel="00CA4643">
          <w:tab/>
        </w:r>
        <w:r w:rsidRPr="005018EB" w:rsidDel="00CA4643">
          <w:rPr>
            <w:i/>
          </w:rPr>
          <w:delText xml:space="preserve">Proceedings of the 7th IEEE on Consumer Communications and </w:delText>
        </w:r>
        <w:r w:rsidR="0089346E" w:rsidDel="00CA4643">
          <w:rPr>
            <w:i/>
          </w:rPr>
          <w:tab/>
        </w:r>
        <w:r w:rsidRPr="005018EB" w:rsidDel="00CA4643">
          <w:rPr>
            <w:i/>
          </w:rPr>
          <w:delText>Networking Conference</w:delText>
        </w:r>
        <w:r w:rsidRPr="005018EB" w:rsidDel="00CA4643">
          <w:delText xml:space="preserve"> (CCNC)</w:delText>
        </w:r>
        <w:r w:rsidDel="00CA4643">
          <w:delText xml:space="preserve">, vol. 1, </w:delText>
        </w:r>
        <w:r w:rsidRPr="005018EB" w:rsidDel="00CA4643">
          <w:delText xml:space="preserve">2010. </w:delText>
        </w:r>
      </w:del>
    </w:p>
    <w:p w14:paraId="32D642B2" w14:textId="323F98DA" w:rsidR="00606184" w:rsidDel="00CA4643" w:rsidRDefault="005018EB" w:rsidP="00CF426D">
      <w:pPr>
        <w:pStyle w:val="ChapterHeading"/>
        <w:rPr>
          <w:del w:id="1787" w:author="Aditya" w:date="2016-01-29T08:14:00Z"/>
        </w:rPr>
        <w:pPrChange w:id="1788" w:author="Aditya" w:date="2016-02-01T18:31:00Z">
          <w:pPr>
            <w:pStyle w:val="Subtitle"/>
          </w:pPr>
        </w:pPrChange>
      </w:pPr>
      <w:del w:id="1789" w:author="Aditya" w:date="2016-01-29T08:14:00Z">
        <w:r w:rsidRPr="005018EB" w:rsidDel="00CA4643">
          <w:delText>J. Huang, F. Qian, A. Gerber, Z. M. M</w:delText>
        </w:r>
        <w:r w:rsidDel="00CA4643">
          <w:delText xml:space="preserve">ao, S. Sen, and O. Spatscheck, </w:delText>
        </w:r>
        <w:r w:rsidR="0089346E" w:rsidDel="00CA4643">
          <w:tab/>
        </w:r>
        <w:r w:rsidDel="00CA4643">
          <w:delText>“</w:delText>
        </w:r>
        <w:r w:rsidRPr="005018EB" w:rsidDel="00CA4643">
          <w:delText>A close examination of per</w:delText>
        </w:r>
        <w:r w:rsidDel="00CA4643">
          <w:delText xml:space="preserve">formance and power </w:delText>
        </w:r>
        <w:r w:rsidRPr="005018EB" w:rsidDel="00CA4643">
          <w:delText xml:space="preserve">characteristics of 4g </w:delText>
        </w:r>
        <w:r w:rsidR="0089346E" w:rsidDel="00CA4643">
          <w:tab/>
        </w:r>
        <w:r w:rsidRPr="005018EB" w:rsidDel="00CA4643">
          <w:delText>lte networks,</w:delText>
        </w:r>
        <w:r w:rsidDel="00CA4643">
          <w:delText>”</w:delText>
        </w:r>
        <w:r w:rsidRPr="005018EB" w:rsidDel="00CA4643">
          <w:delText xml:space="preserve"> in </w:delText>
        </w:r>
        <w:r w:rsidRPr="00F5797D" w:rsidDel="00CA4643">
          <w:rPr>
            <w:i/>
          </w:rPr>
          <w:delText xml:space="preserve">Proceedings of the 10th international conference on </w:delText>
        </w:r>
        <w:r w:rsidR="0089346E" w:rsidDel="00CA4643">
          <w:rPr>
            <w:i/>
          </w:rPr>
          <w:tab/>
        </w:r>
        <w:r w:rsidRPr="00F5797D" w:rsidDel="00CA4643">
          <w:rPr>
            <w:i/>
          </w:rPr>
          <w:delText>Mobile systems, applications, and services</w:delText>
        </w:r>
        <w:r w:rsidDel="00CA4643">
          <w:delText>, pp. 225-</w:delText>
        </w:r>
        <w:r w:rsidRPr="005018EB" w:rsidDel="00CA4643">
          <w:delText>238, ACM, 2012.</w:delText>
        </w:r>
      </w:del>
    </w:p>
    <w:p w14:paraId="60C9794F" w14:textId="0B4B0488" w:rsidR="00C3746E" w:rsidDel="00CA4643" w:rsidRDefault="001367F6" w:rsidP="00CF426D">
      <w:pPr>
        <w:pStyle w:val="ChapterHeading"/>
        <w:rPr>
          <w:del w:id="1790" w:author="Aditya" w:date="2016-01-29T08:14:00Z"/>
        </w:rPr>
        <w:pPrChange w:id="1791" w:author="Aditya" w:date="2016-02-01T18:31:00Z">
          <w:pPr>
            <w:pStyle w:val="Subtitle"/>
          </w:pPr>
        </w:pPrChange>
      </w:pPr>
      <w:del w:id="1792" w:author="Aditya" w:date="2016-01-29T08:14:00Z">
        <w:r w:rsidRPr="001367F6" w:rsidDel="00CA4643">
          <w:delText>Monsoon Solutions Inc., official website, http://www.msoon.com/ LabEquipment/PowerMonitor, 2008.</w:delText>
        </w:r>
      </w:del>
    </w:p>
    <w:p w14:paraId="2C3FB2F4" w14:textId="5EDDA7C6" w:rsidR="00C3746E" w:rsidDel="00CA4643" w:rsidRDefault="00C3746E" w:rsidP="00CF426D">
      <w:pPr>
        <w:pStyle w:val="ChapterHeading"/>
        <w:rPr>
          <w:del w:id="1793" w:author="Aditya" w:date="2016-01-29T08:14:00Z"/>
        </w:rPr>
        <w:pPrChange w:id="1794" w:author="Aditya" w:date="2016-02-01T18:31:00Z">
          <w:pPr>
            <w:pStyle w:val="Subtitle"/>
          </w:pPr>
        </w:pPrChange>
      </w:pPr>
      <w:del w:id="1795" w:author="Aditya" w:date="2016-01-29T08:14:00Z">
        <w:r w:rsidRPr="005B6858" w:rsidDel="00CA4643">
          <w:delText>M. Moller, “Efficient Training of Feed-Forward Neural Ne</w:delText>
        </w:r>
        <w:r w:rsidDel="00CA4643">
          <w:delText xml:space="preserve">tworks,” Ph.D. dissertation, CS </w:delText>
        </w:r>
        <w:r w:rsidRPr="005B6858" w:rsidDel="00CA4643">
          <w:delText>Dept., Aarhus Univ., Arhus, Denmark, 1997.</w:delText>
        </w:r>
      </w:del>
    </w:p>
    <w:p w14:paraId="22C0F9A8" w14:textId="0E9E3A99" w:rsidR="00FA6875" w:rsidRPr="00FA6875" w:rsidDel="00CA4643" w:rsidRDefault="00FA6875" w:rsidP="00CF426D">
      <w:pPr>
        <w:pStyle w:val="ChapterHeading"/>
        <w:rPr>
          <w:del w:id="1796" w:author="Aditya" w:date="2016-01-29T08:14:00Z"/>
        </w:rPr>
        <w:pPrChange w:id="1797" w:author="Aditya" w:date="2016-02-01T18:31:00Z">
          <w:pPr>
            <w:pStyle w:val="Subtitle"/>
          </w:pPr>
        </w:pPrChange>
      </w:pPr>
      <w:del w:id="1798" w:author="Aditya" w:date="2016-01-29T08:14:00Z">
        <w:r w:rsidDel="00CA4643">
          <w:delText xml:space="preserve">“The Statistical Portal” </w:delText>
        </w:r>
        <w:r w:rsidRPr="00FA6875" w:rsidDel="00CA4643">
          <w:delText>www.statistica.com/statistics</w:delText>
        </w:r>
        <w:r w:rsidDel="00CA4643">
          <w:delText>, Jan 2016.</w:delText>
        </w:r>
      </w:del>
    </w:p>
    <w:p w14:paraId="603672A7" w14:textId="202642FF" w:rsidR="00F5797D" w:rsidDel="00CA4643" w:rsidRDefault="00F5797D" w:rsidP="00CF426D">
      <w:pPr>
        <w:pStyle w:val="ChapterHeading"/>
        <w:rPr>
          <w:del w:id="1799" w:author="Aditya" w:date="2016-01-29T08:15:00Z"/>
          <w:b/>
          <w:spacing w:val="5"/>
          <w:kern w:val="28"/>
          <w:szCs w:val="52"/>
        </w:rPr>
        <w:pPrChange w:id="1800" w:author="Aditya" w:date="2016-02-01T18:31:00Z">
          <w:pPr>
            <w:pStyle w:val="Subtitle"/>
          </w:pPr>
        </w:pPrChange>
      </w:pPr>
    </w:p>
    <w:p w14:paraId="23D95B98" w14:textId="76E4E2E9" w:rsidR="00F5797D" w:rsidDel="00CA4643" w:rsidRDefault="00F5797D" w:rsidP="00CF426D">
      <w:pPr>
        <w:pStyle w:val="ChapterHeading"/>
        <w:rPr>
          <w:del w:id="1801" w:author="Aditya" w:date="2016-01-29T08:15:00Z"/>
          <w:b/>
          <w:spacing w:val="5"/>
          <w:kern w:val="28"/>
          <w:szCs w:val="52"/>
        </w:rPr>
        <w:pPrChange w:id="1802" w:author="Aditya" w:date="2016-02-01T18:31:00Z">
          <w:pPr>
            <w:pStyle w:val="Subtitle"/>
          </w:pPr>
        </w:pPrChange>
      </w:pPr>
    </w:p>
    <w:p w14:paraId="649B9169" w14:textId="3A74F0DD" w:rsidR="002A79E5" w:rsidRPr="000D5D13" w:rsidDel="00FA5065" w:rsidRDefault="002A79E5" w:rsidP="00CF426D">
      <w:pPr>
        <w:pStyle w:val="ChapterHeading"/>
        <w:rPr>
          <w:del w:id="1803" w:author="Aditya" w:date="2016-01-29T11:02:00Z"/>
        </w:rPr>
        <w:pPrChange w:id="1804" w:author="Aditya" w:date="2016-02-01T18:31:00Z">
          <w:pPr>
            <w:pStyle w:val="Subtitle"/>
          </w:pPr>
        </w:pPrChange>
      </w:pPr>
      <w:bookmarkStart w:id="1805" w:name="_Toc441811479"/>
      <w:del w:id="1806" w:author="Aditya" w:date="2016-01-29T11:02:00Z">
        <w:r w:rsidRPr="000D5D13" w:rsidDel="00FA5065">
          <w:delText>Appendix A</w:delText>
        </w:r>
        <w:bookmarkEnd w:id="1805"/>
      </w:del>
    </w:p>
    <w:p w14:paraId="3F265604" w14:textId="6D4E231D" w:rsidR="007059FB" w:rsidRDefault="00FA5065" w:rsidP="00CF426D">
      <w:pPr>
        <w:pStyle w:val="ChapterHeading"/>
        <w:pPrChange w:id="1807" w:author="Aditya" w:date="2016-02-01T18:31:00Z">
          <w:pPr>
            <w:pStyle w:val="Title"/>
          </w:pPr>
        </w:pPrChange>
      </w:pPr>
      <w:bookmarkStart w:id="1808" w:name="_Toc300571904"/>
      <w:ins w:id="1809" w:author="Aditya" w:date="2016-01-29T11:05:00Z">
        <w:r>
          <w:lastRenderedPageBreak/>
          <w:t xml:space="preserve">Appendix A                                                                                                                                  </w:t>
        </w:r>
      </w:ins>
      <w:r w:rsidR="002A79E5" w:rsidRPr="000D5D13">
        <w:t>Source Cod</w:t>
      </w:r>
      <w:bookmarkEnd w:id="1808"/>
      <w:r w:rsidR="007059FB">
        <w:t>e</w:t>
      </w:r>
    </w:p>
    <w:p w14:paraId="3CBEAE5F" w14:textId="29660E51" w:rsidR="00F3120B" w:rsidRDefault="00F3120B" w:rsidP="00F3120B">
      <w:r>
        <w:t>This section presents the majority of the source code for the implementation of the two strategies</w:t>
      </w:r>
      <w:r w:rsidR="006177B9">
        <w:t xml:space="preserve"> namely Reinforcement Learning and Fuzzy Logic </w:t>
      </w:r>
      <w:ins w:id="1810" w:author="Aditya" w:date="2016-01-29T06:26:00Z">
        <w:r w:rsidR="00DB01F4">
          <w:t>d</w:t>
        </w:r>
      </w:ins>
      <w:del w:id="1811" w:author="Aditya" w:date="2016-01-29T06:26:00Z">
        <w:r w:rsidR="006177B9" w:rsidDel="00DB01F4">
          <w:delText>D</w:delText>
        </w:r>
      </w:del>
      <w:r w:rsidR="006177B9">
        <w:t xml:space="preserve">ecision </w:t>
      </w:r>
      <w:ins w:id="1812" w:author="Aditya" w:date="2016-01-29T06:26:00Z">
        <w:r w:rsidR="00DB01F4">
          <w:t>e</w:t>
        </w:r>
      </w:ins>
      <w:del w:id="1813" w:author="Aditya" w:date="2016-01-29T06:26:00Z">
        <w:r w:rsidR="006177B9" w:rsidDel="00DB01F4">
          <w:delText>E</w:delText>
        </w:r>
      </w:del>
      <w:r w:rsidR="006177B9">
        <w:t>ngine</w:t>
      </w:r>
      <w:r>
        <w:t xml:space="preserve">. Sections A.1 provide the source code file for the </w:t>
      </w:r>
      <w:del w:id="1814" w:author="Aditya" w:date="2016-01-29T06:26:00Z">
        <w:r w:rsidR="00127B46" w:rsidDel="00DB01F4">
          <w:delText>O</w:delText>
        </w:r>
      </w:del>
      <w:ins w:id="1815" w:author="Aditya" w:date="2016-01-29T06:26:00Z">
        <w:r w:rsidR="00DB01F4">
          <w:t>o</w:t>
        </w:r>
      </w:ins>
      <w:r w:rsidR="00127B46">
        <w:t xml:space="preserve">ffloading </w:t>
      </w:r>
      <w:ins w:id="1816" w:author="Aditya" w:date="2016-01-29T06:26:00Z">
        <w:r w:rsidR="00DB01F4">
          <w:t>d</w:t>
        </w:r>
      </w:ins>
      <w:del w:id="1817" w:author="Aditya" w:date="2016-01-29T06:26:00Z">
        <w:r w:rsidR="00127B46" w:rsidDel="00DB01F4">
          <w:delText>D</w:delText>
        </w:r>
      </w:del>
      <w:r w:rsidR="00127B46">
        <w:t xml:space="preserve">ecision </w:t>
      </w:r>
      <w:ins w:id="1818" w:author="Aditya" w:date="2016-01-29T06:26:00Z">
        <w:r w:rsidR="00DB01F4">
          <w:t>e</w:t>
        </w:r>
      </w:ins>
      <w:del w:id="1819" w:author="Aditya" w:date="2016-01-29T06:26:00Z">
        <w:r w:rsidR="00127B46" w:rsidDel="00DB01F4">
          <w:delText>E</w:delText>
        </w:r>
      </w:del>
      <w:r w:rsidR="00127B46">
        <w:t>ngine in Android</w:t>
      </w:r>
      <w:r>
        <w:t xml:space="preserve">, </w:t>
      </w:r>
      <w:r w:rsidR="00127B46">
        <w:t xml:space="preserve">Section A.2 provide the source code file for Fuzzy Logic </w:t>
      </w:r>
      <w:r>
        <w:t>and Sections A.</w:t>
      </w:r>
      <w:r w:rsidR="00127B46">
        <w:t>3</w:t>
      </w:r>
      <w:r w:rsidR="00BF4656">
        <w:t xml:space="preserve"> provide the source code files for the Reinforcement Learning </w:t>
      </w:r>
      <w:ins w:id="1820" w:author="Aditya" w:date="2016-01-29T06:26:00Z">
        <w:r w:rsidR="00DB01F4">
          <w:t>p</w:t>
        </w:r>
      </w:ins>
      <w:del w:id="1821" w:author="Aditya" w:date="2016-01-29T06:26:00Z">
        <w:r w:rsidR="00BF4656" w:rsidDel="00DB01F4">
          <w:delText>P</w:delText>
        </w:r>
      </w:del>
      <w:r w:rsidR="00BF4656">
        <w:t>ython code.</w:t>
      </w:r>
    </w:p>
    <w:p w14:paraId="7A3440F5" w14:textId="77777777" w:rsidR="00BF4656" w:rsidRDefault="00BF4656" w:rsidP="00127B46">
      <w:pPr>
        <w:pStyle w:val="Heading3"/>
      </w:pPr>
      <w:bookmarkStart w:id="1822" w:name="_Toc441811480"/>
      <w:r>
        <w:t>A1. MainOffloadingAppActivity.java</w:t>
      </w:r>
      <w:bookmarkEnd w:id="1822"/>
    </w:p>
    <w:p w14:paraId="41ACFE06" w14:textId="77777777"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package</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com.example.aditya.smartoffloadingapp</w:t>
      </w:r>
      <w:proofErr w:type="spellEnd"/>
      <w:r w:rsidRPr="00127B46">
        <w:rPr>
          <w:rFonts w:ascii="Courier New" w:hAnsi="Courier New" w:cs="Courier New"/>
          <w:sz w:val="18"/>
          <w:szCs w:val="18"/>
        </w:rPr>
        <w:t>;</w:t>
      </w:r>
    </w:p>
    <w:p w14:paraId="249A124F" w14:textId="77777777" w:rsidR="00127B46" w:rsidRPr="00127B46" w:rsidRDefault="00127B46" w:rsidP="00127B46">
      <w:pPr>
        <w:spacing w:after="0" w:line="240" w:lineRule="auto"/>
        <w:rPr>
          <w:rFonts w:ascii="Courier New" w:hAnsi="Courier New" w:cs="Courier New"/>
          <w:sz w:val="18"/>
          <w:szCs w:val="18"/>
        </w:rPr>
      </w:pPr>
    </w:p>
    <w:p w14:paraId="45BD2A47" w14:textId="77777777"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android.content.Intent</w:t>
      </w:r>
      <w:proofErr w:type="spellEnd"/>
      <w:r w:rsidRPr="00127B46">
        <w:rPr>
          <w:rFonts w:ascii="Courier New" w:hAnsi="Courier New" w:cs="Courier New"/>
          <w:sz w:val="18"/>
          <w:szCs w:val="18"/>
        </w:rPr>
        <w:t>;</w:t>
      </w:r>
    </w:p>
    <w:p w14:paraId="050BCDDF" w14:textId="77777777"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android.support.v7.app.ActionBarActivity;</w:t>
      </w:r>
    </w:p>
    <w:p w14:paraId="30E5A2F4" w14:textId="77777777"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android.os.Bundle</w:t>
      </w:r>
      <w:proofErr w:type="spellEnd"/>
      <w:r w:rsidRPr="00127B46">
        <w:rPr>
          <w:rFonts w:ascii="Courier New" w:hAnsi="Courier New" w:cs="Courier New"/>
          <w:sz w:val="18"/>
          <w:szCs w:val="18"/>
        </w:rPr>
        <w:t>;</w:t>
      </w:r>
    </w:p>
    <w:p w14:paraId="74A9344B" w14:textId="77777777"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android.view.Menu</w:t>
      </w:r>
      <w:proofErr w:type="spellEnd"/>
      <w:r w:rsidRPr="00127B46">
        <w:rPr>
          <w:rFonts w:ascii="Courier New" w:hAnsi="Courier New" w:cs="Courier New"/>
          <w:sz w:val="18"/>
          <w:szCs w:val="18"/>
        </w:rPr>
        <w:t>;</w:t>
      </w:r>
    </w:p>
    <w:p w14:paraId="1A48104B" w14:textId="77777777"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android.view.MenuItem</w:t>
      </w:r>
      <w:proofErr w:type="spellEnd"/>
      <w:r w:rsidRPr="00127B46">
        <w:rPr>
          <w:rFonts w:ascii="Courier New" w:hAnsi="Courier New" w:cs="Courier New"/>
          <w:sz w:val="18"/>
          <w:szCs w:val="18"/>
        </w:rPr>
        <w:t>;</w:t>
      </w:r>
    </w:p>
    <w:p w14:paraId="59A5C837" w14:textId="77777777"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android.view.View</w:t>
      </w:r>
      <w:proofErr w:type="spellEnd"/>
      <w:r w:rsidRPr="00127B46">
        <w:rPr>
          <w:rFonts w:ascii="Courier New" w:hAnsi="Courier New" w:cs="Courier New"/>
          <w:sz w:val="18"/>
          <w:szCs w:val="18"/>
        </w:rPr>
        <w:t>;</w:t>
      </w:r>
    </w:p>
    <w:p w14:paraId="47FEBDF2" w14:textId="77777777"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android.widget.ArrayAdapter</w:t>
      </w:r>
      <w:proofErr w:type="spellEnd"/>
      <w:r w:rsidRPr="00127B46">
        <w:rPr>
          <w:rFonts w:ascii="Courier New" w:hAnsi="Courier New" w:cs="Courier New"/>
          <w:sz w:val="18"/>
          <w:szCs w:val="18"/>
        </w:rPr>
        <w:t>;</w:t>
      </w:r>
    </w:p>
    <w:p w14:paraId="12C9D032" w14:textId="77777777"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android.widget.CheckBox</w:t>
      </w:r>
      <w:proofErr w:type="spellEnd"/>
      <w:r w:rsidRPr="00127B46">
        <w:rPr>
          <w:rFonts w:ascii="Courier New" w:hAnsi="Courier New" w:cs="Courier New"/>
          <w:sz w:val="18"/>
          <w:szCs w:val="18"/>
        </w:rPr>
        <w:t>;</w:t>
      </w:r>
    </w:p>
    <w:p w14:paraId="6344DB7D" w14:textId="77777777"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android.widget.EditText</w:t>
      </w:r>
      <w:proofErr w:type="spellEnd"/>
      <w:r w:rsidRPr="00127B46">
        <w:rPr>
          <w:rFonts w:ascii="Courier New" w:hAnsi="Courier New" w:cs="Courier New"/>
          <w:sz w:val="18"/>
          <w:szCs w:val="18"/>
        </w:rPr>
        <w:t>;</w:t>
      </w:r>
    </w:p>
    <w:p w14:paraId="63A535A1" w14:textId="77777777"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android.widget.LinearLayout</w:t>
      </w:r>
      <w:proofErr w:type="spellEnd"/>
      <w:r w:rsidRPr="00127B46">
        <w:rPr>
          <w:rFonts w:ascii="Courier New" w:hAnsi="Courier New" w:cs="Courier New"/>
          <w:sz w:val="18"/>
          <w:szCs w:val="18"/>
        </w:rPr>
        <w:t>;</w:t>
      </w:r>
    </w:p>
    <w:p w14:paraId="54075EEB" w14:textId="77777777"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android.widget.Spinner</w:t>
      </w:r>
      <w:proofErr w:type="spellEnd"/>
      <w:r w:rsidRPr="00127B46">
        <w:rPr>
          <w:rFonts w:ascii="Courier New" w:hAnsi="Courier New" w:cs="Courier New"/>
          <w:sz w:val="18"/>
          <w:szCs w:val="18"/>
        </w:rPr>
        <w:t>;</w:t>
      </w:r>
    </w:p>
    <w:p w14:paraId="39D139C2" w14:textId="77777777"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android.widget.TextView</w:t>
      </w:r>
      <w:proofErr w:type="spellEnd"/>
      <w:r w:rsidRPr="00127B46">
        <w:rPr>
          <w:rFonts w:ascii="Courier New" w:hAnsi="Courier New" w:cs="Courier New"/>
          <w:sz w:val="18"/>
          <w:szCs w:val="18"/>
        </w:rPr>
        <w:t>;</w:t>
      </w:r>
    </w:p>
    <w:p w14:paraId="2AA19FE5" w14:textId="77777777" w:rsidR="00127B46" w:rsidRPr="00127B46" w:rsidRDefault="00127B46" w:rsidP="00127B46">
      <w:pPr>
        <w:spacing w:after="0" w:line="240" w:lineRule="auto"/>
        <w:rPr>
          <w:rFonts w:ascii="Courier New" w:hAnsi="Courier New" w:cs="Courier New"/>
          <w:sz w:val="18"/>
          <w:szCs w:val="18"/>
        </w:rPr>
      </w:pPr>
    </w:p>
    <w:p w14:paraId="157FD48F" w14:textId="77777777"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static </w:t>
      </w:r>
      <w:proofErr w:type="spellStart"/>
      <w:r w:rsidRPr="00127B46">
        <w:rPr>
          <w:rFonts w:ascii="Courier New" w:hAnsi="Courier New" w:cs="Courier New"/>
          <w:sz w:val="18"/>
          <w:szCs w:val="18"/>
        </w:rPr>
        <w:t>com.example.aditya.smartoffloadingapp.R.id.MLAlgorithm</w:t>
      </w:r>
      <w:proofErr w:type="spellEnd"/>
      <w:r w:rsidRPr="00127B46">
        <w:rPr>
          <w:rFonts w:ascii="Courier New" w:hAnsi="Courier New" w:cs="Courier New"/>
          <w:sz w:val="18"/>
          <w:szCs w:val="18"/>
        </w:rPr>
        <w:t>;</w:t>
      </w:r>
    </w:p>
    <w:p w14:paraId="640A268C" w14:textId="77777777" w:rsidR="00127B46" w:rsidRPr="00127B46" w:rsidRDefault="00127B46" w:rsidP="00127B46">
      <w:pPr>
        <w:spacing w:after="0" w:line="240" w:lineRule="auto"/>
        <w:rPr>
          <w:rFonts w:ascii="Courier New" w:hAnsi="Courier New" w:cs="Courier New"/>
          <w:sz w:val="18"/>
          <w:szCs w:val="18"/>
        </w:rPr>
      </w:pPr>
    </w:p>
    <w:p w14:paraId="7475B654" w14:textId="77777777" w:rsidR="00127B46" w:rsidRPr="00127B46" w:rsidRDefault="00127B46" w:rsidP="00127B46">
      <w:pPr>
        <w:spacing w:after="0" w:line="240" w:lineRule="auto"/>
        <w:rPr>
          <w:rFonts w:ascii="Courier New" w:hAnsi="Courier New" w:cs="Courier New"/>
          <w:sz w:val="18"/>
          <w:szCs w:val="18"/>
        </w:rPr>
      </w:pPr>
    </w:p>
    <w:p w14:paraId="62E09CD0" w14:textId="77777777"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public</w:t>
      </w:r>
      <w:proofErr w:type="gramEnd"/>
      <w:r w:rsidRPr="00127B46">
        <w:rPr>
          <w:rFonts w:ascii="Courier New" w:hAnsi="Courier New" w:cs="Courier New"/>
          <w:sz w:val="18"/>
          <w:szCs w:val="18"/>
        </w:rPr>
        <w:t xml:space="preserve"> class </w:t>
      </w:r>
      <w:proofErr w:type="spellStart"/>
      <w:r w:rsidRPr="00127B46">
        <w:rPr>
          <w:rFonts w:ascii="Courier New" w:hAnsi="Courier New" w:cs="Courier New"/>
          <w:sz w:val="18"/>
          <w:szCs w:val="18"/>
        </w:rPr>
        <w:t>MainOffloadingAppActivity</w:t>
      </w:r>
      <w:proofErr w:type="spellEnd"/>
      <w:r w:rsidRPr="00127B46">
        <w:rPr>
          <w:rFonts w:ascii="Courier New" w:hAnsi="Courier New" w:cs="Courier New"/>
          <w:sz w:val="18"/>
          <w:szCs w:val="18"/>
        </w:rPr>
        <w:t xml:space="preserve"> extends </w:t>
      </w:r>
      <w:proofErr w:type="spellStart"/>
      <w:r w:rsidRPr="00127B46">
        <w:rPr>
          <w:rFonts w:ascii="Courier New" w:hAnsi="Courier New" w:cs="Courier New"/>
          <w:sz w:val="18"/>
          <w:szCs w:val="18"/>
        </w:rPr>
        <w:t>ActionBarActivity</w:t>
      </w:r>
      <w:proofErr w:type="spellEnd"/>
      <w:r w:rsidRPr="00127B46">
        <w:rPr>
          <w:rFonts w:ascii="Courier New" w:hAnsi="Courier New" w:cs="Courier New"/>
          <w:sz w:val="18"/>
          <w:szCs w:val="18"/>
        </w:rPr>
        <w:t xml:space="preserve"> {</w:t>
      </w:r>
    </w:p>
    <w:p w14:paraId="5DECD1C5"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public</w:t>
      </w:r>
      <w:proofErr w:type="gramEnd"/>
      <w:r w:rsidRPr="00127B46">
        <w:rPr>
          <w:rFonts w:ascii="Courier New" w:hAnsi="Courier New" w:cs="Courier New"/>
          <w:sz w:val="18"/>
          <w:szCs w:val="18"/>
        </w:rPr>
        <w:t xml:space="preserve"> final static String EXTRA_MESSAGE = "</w:t>
      </w:r>
      <w:proofErr w:type="spellStart"/>
      <w:r w:rsidRPr="00127B46">
        <w:rPr>
          <w:rFonts w:ascii="Courier New" w:hAnsi="Courier New" w:cs="Courier New"/>
          <w:sz w:val="18"/>
          <w:szCs w:val="18"/>
        </w:rPr>
        <w:t>com.example.aditya.smartoffloadingapp.MESSAGE</w:t>
      </w:r>
      <w:proofErr w:type="spellEnd"/>
      <w:r w:rsidRPr="00127B46">
        <w:rPr>
          <w:rFonts w:ascii="Courier New" w:hAnsi="Courier New" w:cs="Courier New"/>
          <w:sz w:val="18"/>
          <w:szCs w:val="18"/>
        </w:rPr>
        <w:t>";</w:t>
      </w:r>
    </w:p>
    <w:p w14:paraId="61385638"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public</w:t>
      </w:r>
      <w:proofErr w:type="gramEnd"/>
      <w:r w:rsidRPr="00127B46">
        <w:rPr>
          <w:rFonts w:ascii="Courier New" w:hAnsi="Courier New" w:cs="Courier New"/>
          <w:sz w:val="18"/>
          <w:szCs w:val="18"/>
        </w:rPr>
        <w:t xml:space="preserve"> final static String EXTRA_MESSAGE1 = "com.example.aditya.smartoffloadingapp.MESSAGE1";</w:t>
      </w:r>
    </w:p>
    <w:p w14:paraId="49509283" w14:textId="77777777" w:rsidR="00127B46" w:rsidRPr="00127B46" w:rsidRDefault="00127B46" w:rsidP="00127B46">
      <w:pPr>
        <w:spacing w:after="0" w:line="240" w:lineRule="auto"/>
        <w:rPr>
          <w:rFonts w:ascii="Courier New" w:hAnsi="Courier New" w:cs="Courier New"/>
          <w:sz w:val="18"/>
          <w:szCs w:val="18"/>
        </w:rPr>
      </w:pPr>
    </w:p>
    <w:p w14:paraId="33118235" w14:textId="77777777" w:rsidR="00127B46" w:rsidRPr="00127B46" w:rsidRDefault="00127B46" w:rsidP="00127B46">
      <w:pPr>
        <w:spacing w:after="0" w:line="240" w:lineRule="auto"/>
        <w:rPr>
          <w:rFonts w:ascii="Courier New" w:hAnsi="Courier New" w:cs="Courier New"/>
          <w:sz w:val="18"/>
          <w:szCs w:val="18"/>
        </w:rPr>
      </w:pPr>
    </w:p>
    <w:p w14:paraId="41BD0432"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private Spinner </w:t>
      </w:r>
      <w:proofErr w:type="spellStart"/>
      <w:r w:rsidRPr="00127B46">
        <w:rPr>
          <w:rFonts w:ascii="Courier New" w:hAnsi="Courier New" w:cs="Courier New"/>
          <w:sz w:val="18"/>
          <w:szCs w:val="18"/>
        </w:rPr>
        <w:t>spinner</w:t>
      </w:r>
      <w:proofErr w:type="spell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spinnerApp</w:t>
      </w:r>
      <w:proofErr w:type="spell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spinnerCPU</w:t>
      </w:r>
      <w:proofErr w:type="spellEnd"/>
      <w:r w:rsidRPr="00127B46">
        <w:rPr>
          <w:rFonts w:ascii="Courier New" w:hAnsi="Courier New" w:cs="Courier New"/>
          <w:sz w:val="18"/>
          <w:szCs w:val="18"/>
        </w:rPr>
        <w:t>;</w:t>
      </w:r>
    </w:p>
    <w:p w14:paraId="0B56BCF2"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private</w:t>
      </w:r>
      <w:proofErr w:type="gramEnd"/>
      <w:r w:rsidRPr="00127B46">
        <w:rPr>
          <w:rFonts w:ascii="Courier New" w:hAnsi="Courier New" w:cs="Courier New"/>
          <w:sz w:val="18"/>
          <w:szCs w:val="18"/>
        </w:rPr>
        <w:t xml:space="preserve"> static final String[]paths = {"Fuzzy Logic", "RL", "RL with NN", "Classification"};</w:t>
      </w:r>
    </w:p>
    <w:p w14:paraId="199B4E08"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private</w:t>
      </w:r>
      <w:proofErr w:type="gramEnd"/>
      <w:r w:rsidRPr="00127B46">
        <w:rPr>
          <w:rFonts w:ascii="Courier New" w:hAnsi="Courier New" w:cs="Courier New"/>
          <w:sz w:val="18"/>
          <w:szCs w:val="18"/>
        </w:rPr>
        <w:t xml:space="preserve"> static final String[]</w:t>
      </w:r>
      <w:proofErr w:type="spellStart"/>
      <w:r w:rsidRPr="00127B46">
        <w:rPr>
          <w:rFonts w:ascii="Courier New" w:hAnsi="Courier New" w:cs="Courier New"/>
          <w:sz w:val="18"/>
          <w:szCs w:val="18"/>
        </w:rPr>
        <w:t>pathsApp</w:t>
      </w:r>
      <w:proofErr w:type="spellEnd"/>
      <w:r w:rsidRPr="00127B46">
        <w:rPr>
          <w:rFonts w:ascii="Courier New" w:hAnsi="Courier New" w:cs="Courier New"/>
          <w:sz w:val="18"/>
          <w:szCs w:val="18"/>
        </w:rPr>
        <w:t xml:space="preserve"> = {"Fuzzy Logic", "RL", "RL with NN", "Classification"};</w:t>
      </w:r>
    </w:p>
    <w:p w14:paraId="760D52A2"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private</w:t>
      </w:r>
      <w:proofErr w:type="gramEnd"/>
      <w:r w:rsidRPr="00127B46">
        <w:rPr>
          <w:rFonts w:ascii="Courier New" w:hAnsi="Courier New" w:cs="Courier New"/>
          <w:sz w:val="18"/>
          <w:szCs w:val="18"/>
        </w:rPr>
        <w:t xml:space="preserve"> static final String[]</w:t>
      </w:r>
      <w:proofErr w:type="spellStart"/>
      <w:r w:rsidRPr="00127B46">
        <w:rPr>
          <w:rFonts w:ascii="Courier New" w:hAnsi="Courier New" w:cs="Courier New"/>
          <w:sz w:val="18"/>
          <w:szCs w:val="18"/>
        </w:rPr>
        <w:t>pathsCPU</w:t>
      </w:r>
      <w:proofErr w:type="spellEnd"/>
      <w:r w:rsidRPr="00127B46">
        <w:rPr>
          <w:rFonts w:ascii="Courier New" w:hAnsi="Courier New" w:cs="Courier New"/>
          <w:sz w:val="18"/>
          <w:szCs w:val="18"/>
        </w:rPr>
        <w:t xml:space="preserve"> = {"Fuzzy Logic", "RL", "RL with NN", "Classification"};</w:t>
      </w:r>
    </w:p>
    <w:p w14:paraId="782806DC"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lastRenderedPageBreak/>
        <w:t>**/</w:t>
      </w:r>
    </w:p>
    <w:p w14:paraId="329C296C"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@Override</w:t>
      </w:r>
    </w:p>
    <w:p w14:paraId="2BEDE5AF"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protected</w:t>
      </w:r>
      <w:proofErr w:type="gramEnd"/>
      <w:r w:rsidRPr="00127B46">
        <w:rPr>
          <w:rFonts w:ascii="Courier New" w:hAnsi="Courier New" w:cs="Courier New"/>
          <w:sz w:val="18"/>
          <w:szCs w:val="18"/>
        </w:rPr>
        <w:t xml:space="preserve"> void </w:t>
      </w:r>
      <w:proofErr w:type="spellStart"/>
      <w:r w:rsidRPr="00127B46">
        <w:rPr>
          <w:rFonts w:ascii="Courier New" w:hAnsi="Courier New" w:cs="Courier New"/>
          <w:sz w:val="18"/>
          <w:szCs w:val="18"/>
        </w:rPr>
        <w:t>onCreate</w:t>
      </w:r>
      <w:proofErr w:type="spellEnd"/>
      <w:r w:rsidRPr="00127B46">
        <w:rPr>
          <w:rFonts w:ascii="Courier New" w:hAnsi="Courier New" w:cs="Courier New"/>
          <w:sz w:val="18"/>
          <w:szCs w:val="18"/>
        </w:rPr>
        <w:t xml:space="preserve">(Bundle </w:t>
      </w:r>
      <w:proofErr w:type="spellStart"/>
      <w:r w:rsidRPr="00127B46">
        <w:rPr>
          <w:rFonts w:ascii="Courier New" w:hAnsi="Courier New" w:cs="Courier New"/>
          <w:sz w:val="18"/>
          <w:szCs w:val="18"/>
        </w:rPr>
        <w:t>savedInstanceState</w:t>
      </w:r>
      <w:proofErr w:type="spellEnd"/>
      <w:r w:rsidRPr="00127B46">
        <w:rPr>
          <w:rFonts w:ascii="Courier New" w:hAnsi="Courier New" w:cs="Courier New"/>
          <w:sz w:val="18"/>
          <w:szCs w:val="18"/>
        </w:rPr>
        <w:t>) {</w:t>
      </w:r>
    </w:p>
    <w:p w14:paraId="60912F0F"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super.onCreate</w:t>
      </w:r>
      <w:proofErr w:type="spellEnd"/>
      <w:r w:rsidRPr="00127B46">
        <w:rPr>
          <w:rFonts w:ascii="Courier New" w:hAnsi="Courier New" w:cs="Courier New"/>
          <w:sz w:val="18"/>
          <w:szCs w:val="18"/>
        </w:rPr>
        <w:t>(</w:t>
      </w:r>
      <w:proofErr w:type="spellStart"/>
      <w:proofErr w:type="gramEnd"/>
      <w:r w:rsidRPr="00127B46">
        <w:rPr>
          <w:rFonts w:ascii="Courier New" w:hAnsi="Courier New" w:cs="Courier New"/>
          <w:sz w:val="18"/>
          <w:szCs w:val="18"/>
        </w:rPr>
        <w:t>savedInstanceState</w:t>
      </w:r>
      <w:proofErr w:type="spellEnd"/>
      <w:r w:rsidRPr="00127B46">
        <w:rPr>
          <w:rFonts w:ascii="Courier New" w:hAnsi="Courier New" w:cs="Courier New"/>
          <w:sz w:val="18"/>
          <w:szCs w:val="18"/>
        </w:rPr>
        <w:t>);</w:t>
      </w:r>
    </w:p>
    <w:p w14:paraId="3CC72D0A"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setContentView</w:t>
      </w:r>
      <w:proofErr w:type="spellEnd"/>
      <w:r w:rsidRPr="00127B46">
        <w:rPr>
          <w:rFonts w:ascii="Courier New" w:hAnsi="Courier New" w:cs="Courier New"/>
          <w:sz w:val="18"/>
          <w:szCs w:val="18"/>
        </w:rPr>
        <w:t>(</w:t>
      </w:r>
      <w:proofErr w:type="spellStart"/>
      <w:proofErr w:type="gramEnd"/>
      <w:r w:rsidRPr="00127B46">
        <w:rPr>
          <w:rFonts w:ascii="Courier New" w:hAnsi="Courier New" w:cs="Courier New"/>
          <w:sz w:val="18"/>
          <w:szCs w:val="18"/>
        </w:rPr>
        <w:t>R.layout.activity_main_offloading_app</w:t>
      </w:r>
      <w:proofErr w:type="spellEnd"/>
      <w:r w:rsidRPr="00127B46">
        <w:rPr>
          <w:rFonts w:ascii="Courier New" w:hAnsi="Courier New" w:cs="Courier New"/>
          <w:sz w:val="18"/>
          <w:szCs w:val="18"/>
        </w:rPr>
        <w:t>);</w:t>
      </w:r>
    </w:p>
    <w:p w14:paraId="4017A343" w14:textId="77777777" w:rsidR="00127B46" w:rsidRPr="00127B46" w:rsidRDefault="00127B46" w:rsidP="00127B46">
      <w:pPr>
        <w:spacing w:after="0" w:line="240" w:lineRule="auto"/>
        <w:rPr>
          <w:rFonts w:ascii="Courier New" w:hAnsi="Courier New" w:cs="Courier New"/>
          <w:sz w:val="18"/>
          <w:szCs w:val="18"/>
        </w:rPr>
      </w:pPr>
    </w:p>
    <w:p w14:paraId="65DF17E1" w14:textId="77777777" w:rsidR="00127B46" w:rsidRPr="00127B46" w:rsidRDefault="00127B46" w:rsidP="00127B46">
      <w:pPr>
        <w:spacing w:after="0" w:line="240" w:lineRule="auto"/>
        <w:rPr>
          <w:rFonts w:ascii="Courier New" w:hAnsi="Courier New" w:cs="Courier New"/>
          <w:sz w:val="18"/>
          <w:szCs w:val="18"/>
        </w:rPr>
      </w:pPr>
    </w:p>
    <w:p w14:paraId="3AA40B13"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 </w:t>
      </w:r>
      <w:proofErr w:type="spellStart"/>
      <w:r w:rsidRPr="00127B46">
        <w:rPr>
          <w:rFonts w:ascii="Courier New" w:hAnsi="Courier New" w:cs="Courier New"/>
          <w:sz w:val="18"/>
          <w:szCs w:val="18"/>
        </w:rPr>
        <w:t>spinner</w:t>
      </w:r>
      <w:proofErr w:type="spell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spinnerApp</w:t>
      </w:r>
      <w:proofErr w:type="spell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spinnerCPU</w:t>
      </w:r>
      <w:proofErr w:type="spellEnd"/>
      <w:r w:rsidRPr="00127B46">
        <w:rPr>
          <w:rFonts w:ascii="Courier New" w:hAnsi="Courier New" w:cs="Courier New"/>
          <w:sz w:val="18"/>
          <w:szCs w:val="18"/>
        </w:rPr>
        <w:t>;</w:t>
      </w:r>
    </w:p>
    <w:p w14:paraId="4249A6CD"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String[</w:t>
      </w:r>
      <w:proofErr w:type="gramEnd"/>
      <w:r w:rsidRPr="00127B46">
        <w:rPr>
          <w:rFonts w:ascii="Courier New" w:hAnsi="Courier New" w:cs="Courier New"/>
          <w:sz w:val="18"/>
          <w:szCs w:val="18"/>
        </w:rPr>
        <w:t>]paths = {"Fuzzy Logic", "RL", "RL with NN", "Classification"};</w:t>
      </w:r>
    </w:p>
    <w:p w14:paraId="1E90EA94"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String[</w:t>
      </w:r>
      <w:proofErr w:type="gramEnd"/>
      <w:r w:rsidRPr="00127B46">
        <w:rPr>
          <w:rFonts w:ascii="Courier New" w:hAnsi="Courier New" w:cs="Courier New"/>
          <w:sz w:val="18"/>
          <w:szCs w:val="18"/>
        </w:rPr>
        <w:t>]</w:t>
      </w:r>
      <w:proofErr w:type="spellStart"/>
      <w:r w:rsidRPr="00127B46">
        <w:rPr>
          <w:rFonts w:ascii="Courier New" w:hAnsi="Courier New" w:cs="Courier New"/>
          <w:sz w:val="18"/>
          <w:szCs w:val="18"/>
        </w:rPr>
        <w:t>pathsApp</w:t>
      </w:r>
      <w:proofErr w:type="spellEnd"/>
      <w:r w:rsidRPr="00127B46">
        <w:rPr>
          <w:rFonts w:ascii="Courier New" w:hAnsi="Courier New" w:cs="Courier New"/>
          <w:sz w:val="18"/>
          <w:szCs w:val="18"/>
        </w:rPr>
        <w:t xml:space="preserve"> = {"Fuzzy Logic", "RL", "RL with NN", "Classification"};</w:t>
      </w:r>
    </w:p>
    <w:p w14:paraId="3883FD04"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String[</w:t>
      </w:r>
      <w:proofErr w:type="gramEnd"/>
      <w:r w:rsidRPr="00127B46">
        <w:rPr>
          <w:rFonts w:ascii="Courier New" w:hAnsi="Courier New" w:cs="Courier New"/>
          <w:sz w:val="18"/>
          <w:szCs w:val="18"/>
        </w:rPr>
        <w:t>]</w:t>
      </w:r>
      <w:proofErr w:type="spellStart"/>
      <w:r w:rsidRPr="00127B46">
        <w:rPr>
          <w:rFonts w:ascii="Courier New" w:hAnsi="Courier New" w:cs="Courier New"/>
          <w:sz w:val="18"/>
          <w:szCs w:val="18"/>
        </w:rPr>
        <w:t>pathsCPU</w:t>
      </w:r>
      <w:proofErr w:type="spellEnd"/>
      <w:r w:rsidRPr="00127B46">
        <w:rPr>
          <w:rFonts w:ascii="Courier New" w:hAnsi="Courier New" w:cs="Courier New"/>
          <w:sz w:val="18"/>
          <w:szCs w:val="18"/>
        </w:rPr>
        <w:t xml:space="preserve"> = {"Fuzzy Logic", "RL", "RL with NN", "Classification"};</w:t>
      </w:r>
    </w:p>
    <w:p w14:paraId="3A8E66B5"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w:t>
      </w:r>
    </w:p>
    <w:p w14:paraId="040708F2" w14:textId="77777777" w:rsidR="00127B46" w:rsidRPr="00127B46" w:rsidRDefault="00127B46" w:rsidP="00127B46">
      <w:pPr>
        <w:spacing w:after="0" w:line="240" w:lineRule="auto"/>
        <w:rPr>
          <w:rFonts w:ascii="Courier New" w:hAnsi="Courier New" w:cs="Courier New"/>
          <w:sz w:val="18"/>
          <w:szCs w:val="18"/>
        </w:rPr>
      </w:pPr>
    </w:p>
    <w:p w14:paraId="1CEEE191"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spinner = (Spinner</w:t>
      </w:r>
      <w:proofErr w:type="gramStart"/>
      <w:r w:rsidRPr="00127B46">
        <w:rPr>
          <w:rFonts w:ascii="Courier New" w:hAnsi="Courier New" w:cs="Courier New"/>
          <w:sz w:val="18"/>
          <w:szCs w:val="18"/>
        </w:rPr>
        <w:t>)</w:t>
      </w:r>
      <w:proofErr w:type="spellStart"/>
      <w:r w:rsidRPr="00127B46">
        <w:rPr>
          <w:rFonts w:ascii="Courier New" w:hAnsi="Courier New" w:cs="Courier New"/>
          <w:sz w:val="18"/>
          <w:szCs w:val="18"/>
        </w:rPr>
        <w:t>findViewById</w:t>
      </w:r>
      <w:proofErr w:type="spellEnd"/>
      <w:proofErr w:type="gramEnd"/>
      <w:r w:rsidRPr="00127B46">
        <w:rPr>
          <w:rFonts w:ascii="Courier New" w:hAnsi="Courier New" w:cs="Courier New"/>
          <w:sz w:val="18"/>
          <w:szCs w:val="18"/>
        </w:rPr>
        <w:t>(</w:t>
      </w:r>
      <w:proofErr w:type="spellStart"/>
      <w:r w:rsidRPr="00127B46">
        <w:rPr>
          <w:rFonts w:ascii="Courier New" w:hAnsi="Courier New" w:cs="Courier New"/>
          <w:sz w:val="18"/>
          <w:szCs w:val="18"/>
        </w:rPr>
        <w:t>R.id.spinner</w:t>
      </w:r>
      <w:proofErr w:type="spellEnd"/>
      <w:r w:rsidRPr="00127B46">
        <w:rPr>
          <w:rFonts w:ascii="Courier New" w:hAnsi="Courier New" w:cs="Courier New"/>
          <w:sz w:val="18"/>
          <w:szCs w:val="18"/>
        </w:rPr>
        <w:t>);</w:t>
      </w:r>
    </w:p>
    <w:p w14:paraId="13502D41"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spinnerApp</w:t>
      </w:r>
      <w:proofErr w:type="spellEnd"/>
      <w:proofErr w:type="gramEnd"/>
      <w:r w:rsidRPr="00127B46">
        <w:rPr>
          <w:rFonts w:ascii="Courier New" w:hAnsi="Courier New" w:cs="Courier New"/>
          <w:sz w:val="18"/>
          <w:szCs w:val="18"/>
        </w:rPr>
        <w:t xml:space="preserve"> = (Spinner)</w:t>
      </w:r>
      <w:proofErr w:type="spellStart"/>
      <w:r w:rsidRPr="00127B46">
        <w:rPr>
          <w:rFonts w:ascii="Courier New" w:hAnsi="Courier New" w:cs="Courier New"/>
          <w:sz w:val="18"/>
          <w:szCs w:val="18"/>
        </w:rPr>
        <w:t>findViewById</w:t>
      </w:r>
      <w:proofErr w:type="spellEnd"/>
      <w:r w:rsidRPr="00127B46">
        <w:rPr>
          <w:rFonts w:ascii="Courier New" w:hAnsi="Courier New" w:cs="Courier New"/>
          <w:sz w:val="18"/>
          <w:szCs w:val="18"/>
        </w:rPr>
        <w:t>(</w:t>
      </w:r>
      <w:proofErr w:type="spellStart"/>
      <w:r w:rsidRPr="00127B46">
        <w:rPr>
          <w:rFonts w:ascii="Courier New" w:hAnsi="Courier New" w:cs="Courier New"/>
          <w:sz w:val="18"/>
          <w:szCs w:val="18"/>
        </w:rPr>
        <w:t>R.id.spinnerApp</w:t>
      </w:r>
      <w:proofErr w:type="spellEnd"/>
      <w:r w:rsidRPr="00127B46">
        <w:rPr>
          <w:rFonts w:ascii="Courier New" w:hAnsi="Courier New" w:cs="Courier New"/>
          <w:sz w:val="18"/>
          <w:szCs w:val="18"/>
        </w:rPr>
        <w:t>);</w:t>
      </w:r>
    </w:p>
    <w:p w14:paraId="05E4C539"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spinnerCPU</w:t>
      </w:r>
      <w:proofErr w:type="spellEnd"/>
      <w:proofErr w:type="gramEnd"/>
      <w:r w:rsidRPr="00127B46">
        <w:rPr>
          <w:rFonts w:ascii="Courier New" w:hAnsi="Courier New" w:cs="Courier New"/>
          <w:sz w:val="18"/>
          <w:szCs w:val="18"/>
        </w:rPr>
        <w:t xml:space="preserve"> = (Spinner)</w:t>
      </w:r>
      <w:proofErr w:type="spellStart"/>
      <w:r w:rsidRPr="00127B46">
        <w:rPr>
          <w:rFonts w:ascii="Courier New" w:hAnsi="Courier New" w:cs="Courier New"/>
          <w:sz w:val="18"/>
          <w:szCs w:val="18"/>
        </w:rPr>
        <w:t>findViewById</w:t>
      </w:r>
      <w:proofErr w:type="spellEnd"/>
      <w:r w:rsidRPr="00127B46">
        <w:rPr>
          <w:rFonts w:ascii="Courier New" w:hAnsi="Courier New" w:cs="Courier New"/>
          <w:sz w:val="18"/>
          <w:szCs w:val="18"/>
        </w:rPr>
        <w:t>(</w:t>
      </w:r>
      <w:proofErr w:type="spellStart"/>
      <w:r w:rsidRPr="00127B46">
        <w:rPr>
          <w:rFonts w:ascii="Courier New" w:hAnsi="Courier New" w:cs="Courier New"/>
          <w:sz w:val="18"/>
          <w:szCs w:val="18"/>
        </w:rPr>
        <w:t>R.id.spinnerCPU</w:t>
      </w:r>
      <w:proofErr w:type="spellEnd"/>
      <w:r w:rsidRPr="00127B46">
        <w:rPr>
          <w:rFonts w:ascii="Courier New" w:hAnsi="Courier New" w:cs="Courier New"/>
          <w:sz w:val="18"/>
          <w:szCs w:val="18"/>
        </w:rPr>
        <w:t>);</w:t>
      </w:r>
    </w:p>
    <w:p w14:paraId="346ECE6F" w14:textId="77777777" w:rsidR="00127B46" w:rsidRPr="00127B46" w:rsidRDefault="00127B46" w:rsidP="00127B46">
      <w:pPr>
        <w:spacing w:after="0" w:line="240" w:lineRule="auto"/>
        <w:rPr>
          <w:rFonts w:ascii="Courier New" w:hAnsi="Courier New" w:cs="Courier New"/>
          <w:sz w:val="18"/>
          <w:szCs w:val="18"/>
        </w:rPr>
      </w:pPr>
    </w:p>
    <w:p w14:paraId="19F2510B"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ArrayAdapter</w:t>
      </w:r>
      <w:proofErr w:type="spellEnd"/>
      <w:r w:rsidRPr="00127B46">
        <w:rPr>
          <w:rFonts w:ascii="Courier New" w:hAnsi="Courier New" w:cs="Courier New"/>
          <w:sz w:val="18"/>
          <w:szCs w:val="18"/>
        </w:rPr>
        <w:t xml:space="preserve">&lt;String&gt;adapter = new </w:t>
      </w:r>
      <w:proofErr w:type="spellStart"/>
      <w:r w:rsidRPr="00127B46">
        <w:rPr>
          <w:rFonts w:ascii="Courier New" w:hAnsi="Courier New" w:cs="Courier New"/>
          <w:sz w:val="18"/>
          <w:szCs w:val="18"/>
        </w:rPr>
        <w:t>ArrayAdapter</w:t>
      </w:r>
      <w:proofErr w:type="spellEnd"/>
      <w:r w:rsidRPr="00127B46">
        <w:rPr>
          <w:rFonts w:ascii="Courier New" w:hAnsi="Courier New" w:cs="Courier New"/>
          <w:sz w:val="18"/>
          <w:szCs w:val="18"/>
        </w:rPr>
        <w:t>&lt;String</w:t>
      </w:r>
      <w:proofErr w:type="gramStart"/>
      <w:r w:rsidRPr="00127B46">
        <w:rPr>
          <w:rFonts w:ascii="Courier New" w:hAnsi="Courier New" w:cs="Courier New"/>
          <w:sz w:val="18"/>
          <w:szCs w:val="18"/>
        </w:rPr>
        <w:t>&gt;(</w:t>
      </w:r>
      <w:proofErr w:type="spellStart"/>
      <w:proofErr w:type="gramEnd"/>
      <w:r w:rsidRPr="00127B46">
        <w:rPr>
          <w:rFonts w:ascii="Courier New" w:hAnsi="Courier New" w:cs="Courier New"/>
          <w:sz w:val="18"/>
          <w:szCs w:val="18"/>
        </w:rPr>
        <w:t>MainOffloadingAppActivity.this</w:t>
      </w:r>
      <w:proofErr w:type="spellEnd"/>
      <w:r w:rsidRPr="00127B46">
        <w:rPr>
          <w:rFonts w:ascii="Courier New" w:hAnsi="Courier New" w:cs="Courier New"/>
          <w:sz w:val="18"/>
          <w:szCs w:val="18"/>
        </w:rPr>
        <w:t>,</w:t>
      </w:r>
    </w:p>
    <w:p w14:paraId="001BC8E0"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android.R.layout.simple_spinner_item</w:t>
      </w:r>
      <w:proofErr w:type="gramStart"/>
      <w:r w:rsidRPr="00127B46">
        <w:rPr>
          <w:rFonts w:ascii="Courier New" w:hAnsi="Courier New" w:cs="Courier New"/>
          <w:sz w:val="18"/>
          <w:szCs w:val="18"/>
        </w:rPr>
        <w:t>,paths</w:t>
      </w:r>
      <w:proofErr w:type="spellEnd"/>
      <w:proofErr w:type="gramEnd"/>
      <w:r w:rsidRPr="00127B46">
        <w:rPr>
          <w:rFonts w:ascii="Courier New" w:hAnsi="Courier New" w:cs="Courier New"/>
          <w:sz w:val="18"/>
          <w:szCs w:val="18"/>
        </w:rPr>
        <w:t>);</w:t>
      </w:r>
    </w:p>
    <w:p w14:paraId="44F5DD7E"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ArrayAdapter</w:t>
      </w:r>
      <w:proofErr w:type="spellEnd"/>
      <w:r w:rsidRPr="00127B46">
        <w:rPr>
          <w:rFonts w:ascii="Courier New" w:hAnsi="Courier New" w:cs="Courier New"/>
          <w:sz w:val="18"/>
          <w:szCs w:val="18"/>
        </w:rPr>
        <w:t>&lt;String&gt;</w:t>
      </w:r>
      <w:proofErr w:type="spellStart"/>
      <w:r w:rsidRPr="00127B46">
        <w:rPr>
          <w:rFonts w:ascii="Courier New" w:hAnsi="Courier New" w:cs="Courier New"/>
          <w:sz w:val="18"/>
          <w:szCs w:val="18"/>
        </w:rPr>
        <w:t>adapterApp</w:t>
      </w:r>
      <w:proofErr w:type="spellEnd"/>
      <w:r w:rsidRPr="00127B46">
        <w:rPr>
          <w:rFonts w:ascii="Courier New" w:hAnsi="Courier New" w:cs="Courier New"/>
          <w:sz w:val="18"/>
          <w:szCs w:val="18"/>
        </w:rPr>
        <w:t xml:space="preserve"> = new </w:t>
      </w:r>
      <w:proofErr w:type="spellStart"/>
      <w:r w:rsidRPr="00127B46">
        <w:rPr>
          <w:rFonts w:ascii="Courier New" w:hAnsi="Courier New" w:cs="Courier New"/>
          <w:sz w:val="18"/>
          <w:szCs w:val="18"/>
        </w:rPr>
        <w:t>ArrayAdapter</w:t>
      </w:r>
      <w:proofErr w:type="spellEnd"/>
      <w:r w:rsidRPr="00127B46">
        <w:rPr>
          <w:rFonts w:ascii="Courier New" w:hAnsi="Courier New" w:cs="Courier New"/>
          <w:sz w:val="18"/>
          <w:szCs w:val="18"/>
        </w:rPr>
        <w:t>&lt;String</w:t>
      </w:r>
      <w:proofErr w:type="gramStart"/>
      <w:r w:rsidRPr="00127B46">
        <w:rPr>
          <w:rFonts w:ascii="Courier New" w:hAnsi="Courier New" w:cs="Courier New"/>
          <w:sz w:val="18"/>
          <w:szCs w:val="18"/>
        </w:rPr>
        <w:t>&gt;(</w:t>
      </w:r>
      <w:proofErr w:type="spellStart"/>
      <w:proofErr w:type="gramEnd"/>
      <w:r w:rsidRPr="00127B46">
        <w:rPr>
          <w:rFonts w:ascii="Courier New" w:hAnsi="Courier New" w:cs="Courier New"/>
          <w:sz w:val="18"/>
          <w:szCs w:val="18"/>
        </w:rPr>
        <w:t>MainOffloadingAppActivity.this</w:t>
      </w:r>
      <w:proofErr w:type="spellEnd"/>
      <w:r w:rsidRPr="00127B46">
        <w:rPr>
          <w:rFonts w:ascii="Courier New" w:hAnsi="Courier New" w:cs="Courier New"/>
          <w:sz w:val="18"/>
          <w:szCs w:val="18"/>
        </w:rPr>
        <w:t>,</w:t>
      </w:r>
    </w:p>
    <w:p w14:paraId="273EF362"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android.R.layout.simple_spinner_item</w:t>
      </w:r>
      <w:proofErr w:type="gramStart"/>
      <w:r w:rsidRPr="00127B46">
        <w:rPr>
          <w:rFonts w:ascii="Courier New" w:hAnsi="Courier New" w:cs="Courier New"/>
          <w:sz w:val="18"/>
          <w:szCs w:val="18"/>
        </w:rPr>
        <w:t>,pathsApp</w:t>
      </w:r>
      <w:proofErr w:type="spellEnd"/>
      <w:proofErr w:type="gramEnd"/>
      <w:r w:rsidRPr="00127B46">
        <w:rPr>
          <w:rFonts w:ascii="Courier New" w:hAnsi="Courier New" w:cs="Courier New"/>
          <w:sz w:val="18"/>
          <w:szCs w:val="18"/>
        </w:rPr>
        <w:t>);</w:t>
      </w:r>
    </w:p>
    <w:p w14:paraId="350BB8D7"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ArrayAdapter</w:t>
      </w:r>
      <w:proofErr w:type="spellEnd"/>
      <w:r w:rsidRPr="00127B46">
        <w:rPr>
          <w:rFonts w:ascii="Courier New" w:hAnsi="Courier New" w:cs="Courier New"/>
          <w:sz w:val="18"/>
          <w:szCs w:val="18"/>
        </w:rPr>
        <w:t>&lt;String&gt;</w:t>
      </w:r>
      <w:proofErr w:type="spellStart"/>
      <w:r w:rsidRPr="00127B46">
        <w:rPr>
          <w:rFonts w:ascii="Courier New" w:hAnsi="Courier New" w:cs="Courier New"/>
          <w:sz w:val="18"/>
          <w:szCs w:val="18"/>
        </w:rPr>
        <w:t>adapterCPU</w:t>
      </w:r>
      <w:proofErr w:type="spellEnd"/>
      <w:r w:rsidRPr="00127B46">
        <w:rPr>
          <w:rFonts w:ascii="Courier New" w:hAnsi="Courier New" w:cs="Courier New"/>
          <w:sz w:val="18"/>
          <w:szCs w:val="18"/>
        </w:rPr>
        <w:t xml:space="preserve"> = new </w:t>
      </w:r>
      <w:proofErr w:type="spellStart"/>
      <w:r w:rsidRPr="00127B46">
        <w:rPr>
          <w:rFonts w:ascii="Courier New" w:hAnsi="Courier New" w:cs="Courier New"/>
          <w:sz w:val="18"/>
          <w:szCs w:val="18"/>
        </w:rPr>
        <w:t>ArrayAdapter</w:t>
      </w:r>
      <w:proofErr w:type="spellEnd"/>
      <w:r w:rsidRPr="00127B46">
        <w:rPr>
          <w:rFonts w:ascii="Courier New" w:hAnsi="Courier New" w:cs="Courier New"/>
          <w:sz w:val="18"/>
          <w:szCs w:val="18"/>
        </w:rPr>
        <w:t>&lt;String</w:t>
      </w:r>
      <w:proofErr w:type="gramStart"/>
      <w:r w:rsidRPr="00127B46">
        <w:rPr>
          <w:rFonts w:ascii="Courier New" w:hAnsi="Courier New" w:cs="Courier New"/>
          <w:sz w:val="18"/>
          <w:szCs w:val="18"/>
        </w:rPr>
        <w:t>&gt;(</w:t>
      </w:r>
      <w:proofErr w:type="spellStart"/>
      <w:proofErr w:type="gramEnd"/>
      <w:r w:rsidRPr="00127B46">
        <w:rPr>
          <w:rFonts w:ascii="Courier New" w:hAnsi="Courier New" w:cs="Courier New"/>
          <w:sz w:val="18"/>
          <w:szCs w:val="18"/>
        </w:rPr>
        <w:t>MainOffloadingAppActivity.this</w:t>
      </w:r>
      <w:proofErr w:type="spellEnd"/>
      <w:r w:rsidRPr="00127B46">
        <w:rPr>
          <w:rFonts w:ascii="Courier New" w:hAnsi="Courier New" w:cs="Courier New"/>
          <w:sz w:val="18"/>
          <w:szCs w:val="18"/>
        </w:rPr>
        <w:t>,</w:t>
      </w:r>
    </w:p>
    <w:p w14:paraId="1DBED976"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android.R.layout.simple_spinner_item</w:t>
      </w:r>
      <w:proofErr w:type="gramStart"/>
      <w:r w:rsidRPr="00127B46">
        <w:rPr>
          <w:rFonts w:ascii="Courier New" w:hAnsi="Courier New" w:cs="Courier New"/>
          <w:sz w:val="18"/>
          <w:szCs w:val="18"/>
        </w:rPr>
        <w:t>,pathsCPU</w:t>
      </w:r>
      <w:proofErr w:type="spellEnd"/>
      <w:proofErr w:type="gramEnd"/>
      <w:r w:rsidRPr="00127B46">
        <w:rPr>
          <w:rFonts w:ascii="Courier New" w:hAnsi="Courier New" w:cs="Courier New"/>
          <w:sz w:val="18"/>
          <w:szCs w:val="18"/>
        </w:rPr>
        <w:t>);</w:t>
      </w:r>
    </w:p>
    <w:p w14:paraId="3DA9570A" w14:textId="77777777" w:rsidR="00127B46" w:rsidRPr="00127B46" w:rsidRDefault="00127B46" w:rsidP="00127B46">
      <w:pPr>
        <w:spacing w:after="0" w:line="240" w:lineRule="auto"/>
        <w:rPr>
          <w:rFonts w:ascii="Courier New" w:hAnsi="Courier New" w:cs="Courier New"/>
          <w:sz w:val="18"/>
          <w:szCs w:val="18"/>
        </w:rPr>
      </w:pPr>
    </w:p>
    <w:p w14:paraId="247CE5F0"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adapter.setDropDownViewResource(</w:t>
      </w:r>
      <w:proofErr w:type="gramEnd"/>
      <w:r w:rsidRPr="00127B46">
        <w:rPr>
          <w:rFonts w:ascii="Courier New" w:hAnsi="Courier New" w:cs="Courier New"/>
          <w:sz w:val="18"/>
          <w:szCs w:val="18"/>
        </w:rPr>
        <w:t>android.R.layout.simple_spinner_dropdown_item);</w:t>
      </w:r>
    </w:p>
    <w:p w14:paraId="668DF0B7"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adapterApp.setDropDownViewResource(</w:t>
      </w:r>
      <w:proofErr w:type="gramEnd"/>
      <w:r w:rsidRPr="00127B46">
        <w:rPr>
          <w:rFonts w:ascii="Courier New" w:hAnsi="Courier New" w:cs="Courier New"/>
          <w:sz w:val="18"/>
          <w:szCs w:val="18"/>
        </w:rPr>
        <w:t>android.R.layout.simple_spinner_dropdown_item);</w:t>
      </w:r>
    </w:p>
    <w:p w14:paraId="6E589616"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adapterCPU.setDropDownViewResource(</w:t>
      </w:r>
      <w:proofErr w:type="gramEnd"/>
      <w:r w:rsidRPr="00127B46">
        <w:rPr>
          <w:rFonts w:ascii="Courier New" w:hAnsi="Courier New" w:cs="Courier New"/>
          <w:sz w:val="18"/>
          <w:szCs w:val="18"/>
        </w:rPr>
        <w:t>android.R.layout.simple_spinner_dropdown_item);</w:t>
      </w:r>
    </w:p>
    <w:p w14:paraId="5782C2A0" w14:textId="77777777" w:rsidR="00127B46" w:rsidRPr="00127B46" w:rsidRDefault="00127B46" w:rsidP="00127B46">
      <w:pPr>
        <w:spacing w:after="0" w:line="240" w:lineRule="auto"/>
        <w:rPr>
          <w:rFonts w:ascii="Courier New" w:hAnsi="Courier New" w:cs="Courier New"/>
          <w:sz w:val="18"/>
          <w:szCs w:val="18"/>
        </w:rPr>
      </w:pPr>
    </w:p>
    <w:p w14:paraId="4E715F0C"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spinner.setAdapter</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adapter);</w:t>
      </w:r>
    </w:p>
    <w:p w14:paraId="6E5830EA"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spinnerApp.setAdapter</w:t>
      </w:r>
      <w:proofErr w:type="spellEnd"/>
      <w:r w:rsidRPr="00127B46">
        <w:rPr>
          <w:rFonts w:ascii="Courier New" w:hAnsi="Courier New" w:cs="Courier New"/>
          <w:sz w:val="18"/>
          <w:szCs w:val="18"/>
        </w:rPr>
        <w:t>(</w:t>
      </w:r>
      <w:proofErr w:type="spellStart"/>
      <w:proofErr w:type="gramEnd"/>
      <w:r w:rsidRPr="00127B46">
        <w:rPr>
          <w:rFonts w:ascii="Courier New" w:hAnsi="Courier New" w:cs="Courier New"/>
          <w:sz w:val="18"/>
          <w:szCs w:val="18"/>
        </w:rPr>
        <w:t>adapterApp</w:t>
      </w:r>
      <w:proofErr w:type="spellEnd"/>
      <w:r w:rsidRPr="00127B46">
        <w:rPr>
          <w:rFonts w:ascii="Courier New" w:hAnsi="Courier New" w:cs="Courier New"/>
          <w:sz w:val="18"/>
          <w:szCs w:val="18"/>
        </w:rPr>
        <w:t>);</w:t>
      </w:r>
    </w:p>
    <w:p w14:paraId="48596DE1"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spinnerCPU.setAdapter</w:t>
      </w:r>
      <w:proofErr w:type="spellEnd"/>
      <w:r w:rsidRPr="00127B46">
        <w:rPr>
          <w:rFonts w:ascii="Courier New" w:hAnsi="Courier New" w:cs="Courier New"/>
          <w:sz w:val="18"/>
          <w:szCs w:val="18"/>
        </w:rPr>
        <w:t>(</w:t>
      </w:r>
      <w:proofErr w:type="spellStart"/>
      <w:proofErr w:type="gramEnd"/>
      <w:r w:rsidRPr="00127B46">
        <w:rPr>
          <w:rFonts w:ascii="Courier New" w:hAnsi="Courier New" w:cs="Courier New"/>
          <w:sz w:val="18"/>
          <w:szCs w:val="18"/>
        </w:rPr>
        <w:t>adapterCPU</w:t>
      </w:r>
      <w:proofErr w:type="spellEnd"/>
      <w:r w:rsidRPr="00127B46">
        <w:rPr>
          <w:rFonts w:ascii="Courier New" w:hAnsi="Courier New" w:cs="Courier New"/>
          <w:sz w:val="18"/>
          <w:szCs w:val="18"/>
        </w:rPr>
        <w:t>);</w:t>
      </w:r>
    </w:p>
    <w:p w14:paraId="29D927BB" w14:textId="77777777" w:rsidR="00127B46" w:rsidRPr="00127B46" w:rsidRDefault="00127B46" w:rsidP="00127B46">
      <w:pPr>
        <w:spacing w:after="0" w:line="240" w:lineRule="auto"/>
        <w:rPr>
          <w:rFonts w:ascii="Courier New" w:hAnsi="Courier New" w:cs="Courier New"/>
          <w:sz w:val="18"/>
          <w:szCs w:val="18"/>
        </w:rPr>
      </w:pPr>
    </w:p>
    <w:p w14:paraId="0AD6065B" w14:textId="77777777" w:rsidR="00127B46" w:rsidRPr="00127B46" w:rsidRDefault="00127B46" w:rsidP="00127B46">
      <w:pPr>
        <w:spacing w:after="0" w:line="240" w:lineRule="auto"/>
        <w:rPr>
          <w:rFonts w:ascii="Courier New" w:hAnsi="Courier New" w:cs="Courier New"/>
          <w:sz w:val="18"/>
          <w:szCs w:val="18"/>
        </w:rPr>
      </w:pPr>
    </w:p>
    <w:p w14:paraId="4FBE873B"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w:t>
      </w:r>
    </w:p>
    <w:p w14:paraId="5B56C8C9"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spinner.setOnItemSelectedListener</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this); **/</w:t>
      </w:r>
    </w:p>
    <w:p w14:paraId="2B61A581" w14:textId="77777777" w:rsidR="00127B46" w:rsidRPr="00127B46" w:rsidRDefault="00127B46" w:rsidP="00127B46">
      <w:pPr>
        <w:spacing w:after="0" w:line="240" w:lineRule="auto"/>
        <w:rPr>
          <w:rFonts w:ascii="Courier New" w:hAnsi="Courier New" w:cs="Courier New"/>
          <w:sz w:val="18"/>
          <w:szCs w:val="18"/>
        </w:rPr>
      </w:pPr>
    </w:p>
    <w:p w14:paraId="5C172193"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14:paraId="7E6FEAD3" w14:textId="77777777" w:rsidR="00127B46" w:rsidRPr="00127B46" w:rsidRDefault="00127B46" w:rsidP="00127B46">
      <w:pPr>
        <w:spacing w:after="0" w:line="240" w:lineRule="auto"/>
        <w:rPr>
          <w:rFonts w:ascii="Courier New" w:hAnsi="Courier New" w:cs="Courier New"/>
          <w:sz w:val="18"/>
          <w:szCs w:val="18"/>
        </w:rPr>
      </w:pPr>
    </w:p>
    <w:p w14:paraId="2690AC78" w14:textId="77777777" w:rsidR="00127B46" w:rsidRPr="00127B46" w:rsidRDefault="00127B46" w:rsidP="00127B46">
      <w:pPr>
        <w:spacing w:after="0" w:line="240" w:lineRule="auto"/>
        <w:rPr>
          <w:rFonts w:ascii="Courier New" w:hAnsi="Courier New" w:cs="Courier New"/>
          <w:sz w:val="18"/>
          <w:szCs w:val="18"/>
        </w:rPr>
      </w:pPr>
    </w:p>
    <w:p w14:paraId="17354F56"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public</w:t>
      </w:r>
      <w:proofErr w:type="gramEnd"/>
      <w:r w:rsidRPr="00127B46">
        <w:rPr>
          <w:rFonts w:ascii="Courier New" w:hAnsi="Courier New" w:cs="Courier New"/>
          <w:sz w:val="18"/>
          <w:szCs w:val="18"/>
        </w:rPr>
        <w:t xml:space="preserve"> void </w:t>
      </w:r>
      <w:proofErr w:type="spellStart"/>
      <w:r w:rsidRPr="00127B46">
        <w:rPr>
          <w:rFonts w:ascii="Courier New" w:hAnsi="Courier New" w:cs="Courier New"/>
          <w:sz w:val="18"/>
          <w:szCs w:val="18"/>
        </w:rPr>
        <w:t>onButtonClick</w:t>
      </w:r>
      <w:proofErr w:type="spellEnd"/>
      <w:r w:rsidRPr="00127B46">
        <w:rPr>
          <w:rFonts w:ascii="Courier New" w:hAnsi="Courier New" w:cs="Courier New"/>
          <w:sz w:val="18"/>
          <w:szCs w:val="18"/>
        </w:rPr>
        <w:t>(View view) {</w:t>
      </w:r>
    </w:p>
    <w:p w14:paraId="7331649D" w14:textId="77777777" w:rsidR="00127B46" w:rsidRPr="00127B46" w:rsidRDefault="00127B46" w:rsidP="00127B46">
      <w:pPr>
        <w:spacing w:after="0" w:line="240" w:lineRule="auto"/>
        <w:rPr>
          <w:rFonts w:ascii="Courier New" w:hAnsi="Courier New" w:cs="Courier New"/>
          <w:sz w:val="18"/>
          <w:szCs w:val="18"/>
        </w:rPr>
      </w:pPr>
    </w:p>
    <w:p w14:paraId="48EDDB16"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 </w:t>
      </w:r>
      <w:proofErr w:type="spellStart"/>
      <w:r w:rsidRPr="00127B46">
        <w:rPr>
          <w:rFonts w:ascii="Courier New" w:hAnsi="Courier New" w:cs="Courier New"/>
          <w:sz w:val="18"/>
          <w:szCs w:val="18"/>
        </w:rPr>
        <w:t>spinner</w:t>
      </w:r>
      <w:proofErr w:type="spellEnd"/>
      <w:r w:rsidRPr="00127B46">
        <w:rPr>
          <w:rFonts w:ascii="Courier New" w:hAnsi="Courier New" w:cs="Courier New"/>
          <w:sz w:val="18"/>
          <w:szCs w:val="18"/>
        </w:rPr>
        <w:t xml:space="preserve"> = (Spinner</w:t>
      </w:r>
      <w:proofErr w:type="gramStart"/>
      <w:r w:rsidRPr="00127B46">
        <w:rPr>
          <w:rFonts w:ascii="Courier New" w:hAnsi="Courier New" w:cs="Courier New"/>
          <w:sz w:val="18"/>
          <w:szCs w:val="18"/>
        </w:rPr>
        <w:t>)</w:t>
      </w:r>
      <w:proofErr w:type="spellStart"/>
      <w:r w:rsidRPr="00127B46">
        <w:rPr>
          <w:rFonts w:ascii="Courier New" w:hAnsi="Courier New" w:cs="Courier New"/>
          <w:sz w:val="18"/>
          <w:szCs w:val="18"/>
        </w:rPr>
        <w:t>findViewById</w:t>
      </w:r>
      <w:proofErr w:type="spellEnd"/>
      <w:proofErr w:type="gramEnd"/>
      <w:r w:rsidRPr="00127B46">
        <w:rPr>
          <w:rFonts w:ascii="Courier New" w:hAnsi="Courier New" w:cs="Courier New"/>
          <w:sz w:val="18"/>
          <w:szCs w:val="18"/>
        </w:rPr>
        <w:t>(</w:t>
      </w:r>
      <w:proofErr w:type="spellStart"/>
      <w:r w:rsidRPr="00127B46">
        <w:rPr>
          <w:rFonts w:ascii="Courier New" w:hAnsi="Courier New" w:cs="Courier New"/>
          <w:sz w:val="18"/>
          <w:szCs w:val="18"/>
        </w:rPr>
        <w:t>R.id.spinner</w:t>
      </w:r>
      <w:proofErr w:type="spellEnd"/>
      <w:r w:rsidRPr="00127B46">
        <w:rPr>
          <w:rFonts w:ascii="Courier New" w:hAnsi="Courier New" w:cs="Courier New"/>
          <w:sz w:val="18"/>
          <w:szCs w:val="18"/>
        </w:rPr>
        <w:t>); //offloading mechanism</w:t>
      </w:r>
    </w:p>
    <w:p w14:paraId="67FAC52A"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String </w:t>
      </w:r>
      <w:proofErr w:type="spellStart"/>
      <w:r w:rsidRPr="00127B46">
        <w:rPr>
          <w:rFonts w:ascii="Courier New" w:hAnsi="Courier New" w:cs="Courier New"/>
          <w:sz w:val="18"/>
          <w:szCs w:val="18"/>
        </w:rPr>
        <w:t>offloadingMechanismType</w:t>
      </w:r>
      <w:proofErr w:type="spellEnd"/>
      <w:r w:rsidRPr="00127B46">
        <w:rPr>
          <w:rFonts w:ascii="Courier New" w:hAnsi="Courier New" w:cs="Courier New"/>
          <w:sz w:val="18"/>
          <w:szCs w:val="18"/>
        </w:rPr>
        <w:t xml:space="preserve"> = </w:t>
      </w:r>
      <w:proofErr w:type="spellStart"/>
      <w:proofErr w:type="gramStart"/>
      <w:r w:rsidRPr="00127B46">
        <w:rPr>
          <w:rFonts w:ascii="Courier New" w:hAnsi="Courier New" w:cs="Courier New"/>
          <w:sz w:val="18"/>
          <w:szCs w:val="18"/>
        </w:rPr>
        <w:t>spinner.getSelectedItem</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w:t>
      </w:r>
      <w:proofErr w:type="spellStart"/>
      <w:r w:rsidRPr="00127B46">
        <w:rPr>
          <w:rFonts w:ascii="Courier New" w:hAnsi="Courier New" w:cs="Courier New"/>
          <w:sz w:val="18"/>
          <w:szCs w:val="18"/>
        </w:rPr>
        <w:t>toString</w:t>
      </w:r>
      <w:proofErr w:type="spellEnd"/>
      <w:r w:rsidRPr="00127B46">
        <w:rPr>
          <w:rFonts w:ascii="Courier New" w:hAnsi="Courier New" w:cs="Courier New"/>
          <w:sz w:val="18"/>
          <w:szCs w:val="18"/>
        </w:rPr>
        <w:t>();</w:t>
      </w:r>
    </w:p>
    <w:p w14:paraId="1A6AC4DC" w14:textId="77777777" w:rsidR="00127B46" w:rsidRPr="00127B46" w:rsidRDefault="00127B46" w:rsidP="00127B46">
      <w:pPr>
        <w:spacing w:after="0" w:line="240" w:lineRule="auto"/>
        <w:rPr>
          <w:rFonts w:ascii="Courier New" w:hAnsi="Courier New" w:cs="Courier New"/>
          <w:sz w:val="18"/>
          <w:szCs w:val="18"/>
        </w:rPr>
      </w:pPr>
    </w:p>
    <w:p w14:paraId="0D0EF548"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CheckBox</w:t>
      </w:r>
      <w:proofErr w:type="spell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responseCheckbox</w:t>
      </w:r>
      <w:proofErr w:type="spellEnd"/>
      <w:r w:rsidRPr="00127B46">
        <w:rPr>
          <w:rFonts w:ascii="Courier New" w:hAnsi="Courier New" w:cs="Courier New"/>
          <w:sz w:val="18"/>
          <w:szCs w:val="18"/>
        </w:rPr>
        <w:t xml:space="preserve"> = (</w:t>
      </w:r>
      <w:proofErr w:type="spellStart"/>
      <w:r w:rsidRPr="00127B46">
        <w:rPr>
          <w:rFonts w:ascii="Courier New" w:hAnsi="Courier New" w:cs="Courier New"/>
          <w:sz w:val="18"/>
          <w:szCs w:val="18"/>
        </w:rPr>
        <w:t>CheckBox</w:t>
      </w:r>
      <w:proofErr w:type="spellEnd"/>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findViewById</w:t>
      </w:r>
      <w:proofErr w:type="spellEnd"/>
      <w:r w:rsidRPr="00127B46">
        <w:rPr>
          <w:rFonts w:ascii="Courier New" w:hAnsi="Courier New" w:cs="Courier New"/>
          <w:sz w:val="18"/>
          <w:szCs w:val="18"/>
        </w:rPr>
        <w:t>(</w:t>
      </w:r>
      <w:proofErr w:type="spellStart"/>
      <w:proofErr w:type="gramEnd"/>
      <w:r w:rsidRPr="00127B46">
        <w:rPr>
          <w:rFonts w:ascii="Courier New" w:hAnsi="Courier New" w:cs="Courier New"/>
          <w:sz w:val="18"/>
          <w:szCs w:val="18"/>
        </w:rPr>
        <w:t>R.id.CheckBoxResponse</w:t>
      </w:r>
      <w:proofErr w:type="spellEnd"/>
      <w:r w:rsidRPr="00127B46">
        <w:rPr>
          <w:rFonts w:ascii="Courier New" w:hAnsi="Courier New" w:cs="Courier New"/>
          <w:sz w:val="18"/>
          <w:szCs w:val="18"/>
        </w:rPr>
        <w:t>);//checkbox</w:t>
      </w:r>
    </w:p>
    <w:p w14:paraId="11E477F7"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boolean</w:t>
      </w:r>
      <w:proofErr w:type="spellEnd"/>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bRequiresResponse</w:t>
      </w:r>
      <w:proofErr w:type="spellEnd"/>
      <w:r w:rsidRPr="00127B46">
        <w:rPr>
          <w:rFonts w:ascii="Courier New" w:hAnsi="Courier New" w:cs="Courier New"/>
          <w:sz w:val="18"/>
          <w:szCs w:val="18"/>
        </w:rPr>
        <w:t xml:space="preserve"> = </w:t>
      </w:r>
      <w:proofErr w:type="spellStart"/>
      <w:r w:rsidRPr="00127B46">
        <w:rPr>
          <w:rFonts w:ascii="Courier New" w:hAnsi="Courier New" w:cs="Courier New"/>
          <w:sz w:val="18"/>
          <w:szCs w:val="18"/>
        </w:rPr>
        <w:t>responseCheckbox.isChecked</w:t>
      </w:r>
      <w:proofErr w:type="spellEnd"/>
      <w:r w:rsidRPr="00127B46">
        <w:rPr>
          <w:rFonts w:ascii="Courier New" w:hAnsi="Courier New" w:cs="Courier New"/>
          <w:sz w:val="18"/>
          <w:szCs w:val="18"/>
        </w:rPr>
        <w:t>();</w:t>
      </w:r>
    </w:p>
    <w:p w14:paraId="04DB0A0A" w14:textId="77777777" w:rsidR="00127B46" w:rsidRPr="00127B46" w:rsidRDefault="00127B46" w:rsidP="00127B46">
      <w:pPr>
        <w:spacing w:after="0" w:line="240" w:lineRule="auto"/>
        <w:rPr>
          <w:rFonts w:ascii="Courier New" w:hAnsi="Courier New" w:cs="Courier New"/>
          <w:sz w:val="18"/>
          <w:szCs w:val="18"/>
        </w:rPr>
      </w:pPr>
    </w:p>
    <w:p w14:paraId="621CC3CC"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 </w:t>
      </w:r>
      <w:proofErr w:type="spellStart"/>
      <w:r w:rsidRPr="00127B46">
        <w:rPr>
          <w:rFonts w:ascii="Courier New" w:hAnsi="Courier New" w:cs="Courier New"/>
          <w:sz w:val="18"/>
          <w:szCs w:val="18"/>
        </w:rPr>
        <w:t>spinnerApp</w:t>
      </w:r>
      <w:proofErr w:type="spellEnd"/>
      <w:r w:rsidRPr="00127B46">
        <w:rPr>
          <w:rFonts w:ascii="Courier New" w:hAnsi="Courier New" w:cs="Courier New"/>
          <w:sz w:val="18"/>
          <w:szCs w:val="18"/>
        </w:rPr>
        <w:t xml:space="preserve"> = (Spinner</w:t>
      </w:r>
      <w:proofErr w:type="gramStart"/>
      <w:r w:rsidRPr="00127B46">
        <w:rPr>
          <w:rFonts w:ascii="Courier New" w:hAnsi="Courier New" w:cs="Courier New"/>
          <w:sz w:val="18"/>
          <w:szCs w:val="18"/>
        </w:rPr>
        <w:t>)</w:t>
      </w:r>
      <w:proofErr w:type="spellStart"/>
      <w:r w:rsidRPr="00127B46">
        <w:rPr>
          <w:rFonts w:ascii="Courier New" w:hAnsi="Courier New" w:cs="Courier New"/>
          <w:sz w:val="18"/>
          <w:szCs w:val="18"/>
        </w:rPr>
        <w:t>findViewById</w:t>
      </w:r>
      <w:proofErr w:type="spellEnd"/>
      <w:proofErr w:type="gramEnd"/>
      <w:r w:rsidRPr="00127B46">
        <w:rPr>
          <w:rFonts w:ascii="Courier New" w:hAnsi="Courier New" w:cs="Courier New"/>
          <w:sz w:val="18"/>
          <w:szCs w:val="18"/>
        </w:rPr>
        <w:t>(</w:t>
      </w:r>
      <w:proofErr w:type="spellStart"/>
      <w:r w:rsidRPr="00127B46">
        <w:rPr>
          <w:rFonts w:ascii="Courier New" w:hAnsi="Courier New" w:cs="Courier New"/>
          <w:sz w:val="18"/>
          <w:szCs w:val="18"/>
        </w:rPr>
        <w:t>R.id.spinnerApp</w:t>
      </w:r>
      <w:proofErr w:type="spellEnd"/>
      <w:r w:rsidRPr="00127B46">
        <w:rPr>
          <w:rFonts w:ascii="Courier New" w:hAnsi="Courier New" w:cs="Courier New"/>
          <w:sz w:val="18"/>
          <w:szCs w:val="18"/>
        </w:rPr>
        <w:t>);//Select Application</w:t>
      </w:r>
    </w:p>
    <w:p w14:paraId="049062B9"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lastRenderedPageBreak/>
        <w:t xml:space="preserve">        String </w:t>
      </w:r>
      <w:proofErr w:type="spellStart"/>
      <w:r w:rsidRPr="00127B46">
        <w:rPr>
          <w:rFonts w:ascii="Courier New" w:hAnsi="Courier New" w:cs="Courier New"/>
          <w:sz w:val="18"/>
          <w:szCs w:val="18"/>
        </w:rPr>
        <w:t>appType</w:t>
      </w:r>
      <w:proofErr w:type="spellEnd"/>
      <w:r w:rsidRPr="00127B46">
        <w:rPr>
          <w:rFonts w:ascii="Courier New" w:hAnsi="Courier New" w:cs="Courier New"/>
          <w:sz w:val="18"/>
          <w:szCs w:val="18"/>
        </w:rPr>
        <w:t xml:space="preserve"> = </w:t>
      </w:r>
      <w:proofErr w:type="spellStart"/>
      <w:proofErr w:type="gramStart"/>
      <w:r w:rsidRPr="00127B46">
        <w:rPr>
          <w:rFonts w:ascii="Courier New" w:hAnsi="Courier New" w:cs="Courier New"/>
          <w:sz w:val="18"/>
          <w:szCs w:val="18"/>
        </w:rPr>
        <w:t>spinnerApp.getSelectedItem</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w:t>
      </w:r>
      <w:proofErr w:type="spellStart"/>
      <w:r w:rsidRPr="00127B46">
        <w:rPr>
          <w:rFonts w:ascii="Courier New" w:hAnsi="Courier New" w:cs="Courier New"/>
          <w:sz w:val="18"/>
          <w:szCs w:val="18"/>
        </w:rPr>
        <w:t>toString</w:t>
      </w:r>
      <w:proofErr w:type="spellEnd"/>
      <w:r w:rsidRPr="00127B46">
        <w:rPr>
          <w:rFonts w:ascii="Courier New" w:hAnsi="Courier New" w:cs="Courier New"/>
          <w:sz w:val="18"/>
          <w:szCs w:val="18"/>
        </w:rPr>
        <w:t>();</w:t>
      </w:r>
    </w:p>
    <w:p w14:paraId="3227FF1E"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 </w:t>
      </w:r>
      <w:proofErr w:type="spellStart"/>
      <w:r w:rsidRPr="00127B46">
        <w:rPr>
          <w:rFonts w:ascii="Courier New" w:hAnsi="Courier New" w:cs="Courier New"/>
          <w:sz w:val="18"/>
          <w:szCs w:val="18"/>
        </w:rPr>
        <w:t>spinnerLocation</w:t>
      </w:r>
      <w:proofErr w:type="spellEnd"/>
      <w:r w:rsidRPr="00127B46">
        <w:rPr>
          <w:rFonts w:ascii="Courier New" w:hAnsi="Courier New" w:cs="Courier New"/>
          <w:sz w:val="18"/>
          <w:szCs w:val="18"/>
        </w:rPr>
        <w:t xml:space="preserve"> = (Spinner</w:t>
      </w:r>
      <w:proofErr w:type="gramStart"/>
      <w:r w:rsidRPr="00127B46">
        <w:rPr>
          <w:rFonts w:ascii="Courier New" w:hAnsi="Courier New" w:cs="Courier New"/>
          <w:sz w:val="18"/>
          <w:szCs w:val="18"/>
        </w:rPr>
        <w:t>)</w:t>
      </w:r>
      <w:proofErr w:type="spellStart"/>
      <w:r w:rsidRPr="00127B46">
        <w:rPr>
          <w:rFonts w:ascii="Courier New" w:hAnsi="Courier New" w:cs="Courier New"/>
          <w:sz w:val="18"/>
          <w:szCs w:val="18"/>
        </w:rPr>
        <w:t>findViewById</w:t>
      </w:r>
      <w:proofErr w:type="spellEnd"/>
      <w:proofErr w:type="gramEnd"/>
      <w:r w:rsidRPr="00127B46">
        <w:rPr>
          <w:rFonts w:ascii="Courier New" w:hAnsi="Courier New" w:cs="Courier New"/>
          <w:sz w:val="18"/>
          <w:szCs w:val="18"/>
        </w:rPr>
        <w:t>(</w:t>
      </w:r>
      <w:proofErr w:type="spellStart"/>
      <w:r w:rsidRPr="00127B46">
        <w:rPr>
          <w:rFonts w:ascii="Courier New" w:hAnsi="Courier New" w:cs="Courier New"/>
          <w:sz w:val="18"/>
          <w:szCs w:val="18"/>
        </w:rPr>
        <w:t>R.id.spinnerLocation</w:t>
      </w:r>
      <w:proofErr w:type="spellEnd"/>
      <w:r w:rsidRPr="00127B46">
        <w:rPr>
          <w:rFonts w:ascii="Courier New" w:hAnsi="Courier New" w:cs="Courier New"/>
          <w:sz w:val="18"/>
          <w:szCs w:val="18"/>
        </w:rPr>
        <w:t>); //Matrix operation</w:t>
      </w:r>
    </w:p>
    <w:p w14:paraId="4372E64F"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String </w:t>
      </w:r>
      <w:proofErr w:type="spellStart"/>
      <w:r w:rsidRPr="00127B46">
        <w:rPr>
          <w:rFonts w:ascii="Courier New" w:hAnsi="Courier New" w:cs="Courier New"/>
          <w:sz w:val="18"/>
          <w:szCs w:val="18"/>
        </w:rPr>
        <w:t>LocationType</w:t>
      </w:r>
      <w:proofErr w:type="spellEnd"/>
      <w:r w:rsidRPr="00127B46">
        <w:rPr>
          <w:rFonts w:ascii="Courier New" w:hAnsi="Courier New" w:cs="Courier New"/>
          <w:sz w:val="18"/>
          <w:szCs w:val="18"/>
        </w:rPr>
        <w:t xml:space="preserve"> = </w:t>
      </w:r>
      <w:proofErr w:type="spellStart"/>
      <w:proofErr w:type="gramStart"/>
      <w:r w:rsidRPr="00127B46">
        <w:rPr>
          <w:rFonts w:ascii="Courier New" w:hAnsi="Courier New" w:cs="Courier New"/>
          <w:sz w:val="18"/>
          <w:szCs w:val="18"/>
        </w:rPr>
        <w:t>spinnerLocation.getSelectedItem</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w:t>
      </w:r>
      <w:proofErr w:type="spellStart"/>
      <w:r w:rsidRPr="00127B46">
        <w:rPr>
          <w:rFonts w:ascii="Courier New" w:hAnsi="Courier New" w:cs="Courier New"/>
          <w:sz w:val="18"/>
          <w:szCs w:val="18"/>
        </w:rPr>
        <w:t>toString</w:t>
      </w:r>
      <w:proofErr w:type="spellEnd"/>
      <w:r w:rsidRPr="00127B46">
        <w:rPr>
          <w:rFonts w:ascii="Courier New" w:hAnsi="Courier New" w:cs="Courier New"/>
          <w:sz w:val="18"/>
          <w:szCs w:val="18"/>
        </w:rPr>
        <w:t>();</w:t>
      </w:r>
    </w:p>
    <w:p w14:paraId="29FA3852" w14:textId="77777777" w:rsidR="00127B46" w:rsidRPr="00127B46" w:rsidRDefault="00127B46" w:rsidP="00127B46">
      <w:pPr>
        <w:spacing w:after="0" w:line="240" w:lineRule="auto"/>
        <w:rPr>
          <w:rFonts w:ascii="Courier New" w:hAnsi="Courier New" w:cs="Courier New"/>
          <w:sz w:val="18"/>
          <w:szCs w:val="18"/>
        </w:rPr>
      </w:pPr>
    </w:p>
    <w:p w14:paraId="7F4F7089"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 </w:t>
      </w:r>
      <w:proofErr w:type="spellStart"/>
      <w:r w:rsidRPr="00127B46">
        <w:rPr>
          <w:rFonts w:ascii="Courier New" w:hAnsi="Courier New" w:cs="Courier New"/>
          <w:sz w:val="18"/>
          <w:szCs w:val="18"/>
        </w:rPr>
        <w:t>spinnerCPU</w:t>
      </w:r>
      <w:proofErr w:type="spellEnd"/>
      <w:r w:rsidRPr="00127B46">
        <w:rPr>
          <w:rFonts w:ascii="Courier New" w:hAnsi="Courier New" w:cs="Courier New"/>
          <w:sz w:val="18"/>
          <w:szCs w:val="18"/>
        </w:rPr>
        <w:t xml:space="preserve"> = (Spinner</w:t>
      </w:r>
      <w:proofErr w:type="gramStart"/>
      <w:r w:rsidRPr="00127B46">
        <w:rPr>
          <w:rFonts w:ascii="Courier New" w:hAnsi="Courier New" w:cs="Courier New"/>
          <w:sz w:val="18"/>
          <w:szCs w:val="18"/>
        </w:rPr>
        <w:t>)</w:t>
      </w:r>
      <w:proofErr w:type="spellStart"/>
      <w:r w:rsidRPr="00127B46">
        <w:rPr>
          <w:rFonts w:ascii="Courier New" w:hAnsi="Courier New" w:cs="Courier New"/>
          <w:sz w:val="18"/>
          <w:szCs w:val="18"/>
        </w:rPr>
        <w:t>findViewById</w:t>
      </w:r>
      <w:proofErr w:type="spellEnd"/>
      <w:proofErr w:type="gramEnd"/>
      <w:r w:rsidRPr="00127B46">
        <w:rPr>
          <w:rFonts w:ascii="Courier New" w:hAnsi="Courier New" w:cs="Courier New"/>
          <w:sz w:val="18"/>
          <w:szCs w:val="18"/>
        </w:rPr>
        <w:t>(</w:t>
      </w:r>
      <w:proofErr w:type="spellStart"/>
      <w:r w:rsidRPr="00127B46">
        <w:rPr>
          <w:rFonts w:ascii="Courier New" w:hAnsi="Courier New" w:cs="Courier New"/>
          <w:sz w:val="18"/>
          <w:szCs w:val="18"/>
        </w:rPr>
        <w:t>R.id.spinnerCPU</w:t>
      </w:r>
      <w:proofErr w:type="spellEnd"/>
      <w:r w:rsidRPr="00127B46">
        <w:rPr>
          <w:rFonts w:ascii="Courier New" w:hAnsi="Courier New" w:cs="Courier New"/>
          <w:sz w:val="18"/>
          <w:szCs w:val="18"/>
        </w:rPr>
        <w:t>); //Matrix operation</w:t>
      </w:r>
    </w:p>
    <w:p w14:paraId="259D344D"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String </w:t>
      </w:r>
      <w:proofErr w:type="spellStart"/>
      <w:r w:rsidRPr="00127B46">
        <w:rPr>
          <w:rFonts w:ascii="Courier New" w:hAnsi="Courier New" w:cs="Courier New"/>
          <w:sz w:val="18"/>
          <w:szCs w:val="18"/>
        </w:rPr>
        <w:t>CPUinstanceType</w:t>
      </w:r>
      <w:proofErr w:type="spellEnd"/>
      <w:r w:rsidRPr="00127B46">
        <w:rPr>
          <w:rFonts w:ascii="Courier New" w:hAnsi="Courier New" w:cs="Courier New"/>
          <w:sz w:val="18"/>
          <w:szCs w:val="18"/>
        </w:rPr>
        <w:t xml:space="preserve"> = </w:t>
      </w:r>
      <w:proofErr w:type="spellStart"/>
      <w:proofErr w:type="gramStart"/>
      <w:r w:rsidRPr="00127B46">
        <w:rPr>
          <w:rFonts w:ascii="Courier New" w:hAnsi="Courier New" w:cs="Courier New"/>
          <w:sz w:val="18"/>
          <w:szCs w:val="18"/>
        </w:rPr>
        <w:t>spinnerCPU.getSelectedItem</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w:t>
      </w:r>
      <w:proofErr w:type="spellStart"/>
      <w:r w:rsidRPr="00127B46">
        <w:rPr>
          <w:rFonts w:ascii="Courier New" w:hAnsi="Courier New" w:cs="Courier New"/>
          <w:sz w:val="18"/>
          <w:szCs w:val="18"/>
        </w:rPr>
        <w:t>toString</w:t>
      </w:r>
      <w:proofErr w:type="spellEnd"/>
      <w:r w:rsidRPr="00127B46">
        <w:rPr>
          <w:rFonts w:ascii="Courier New" w:hAnsi="Courier New" w:cs="Courier New"/>
          <w:sz w:val="18"/>
          <w:szCs w:val="18"/>
        </w:rPr>
        <w:t>();</w:t>
      </w:r>
    </w:p>
    <w:p w14:paraId="1AEC439E" w14:textId="77777777" w:rsidR="00127B46" w:rsidRPr="00127B46" w:rsidRDefault="00127B46" w:rsidP="00127B46">
      <w:pPr>
        <w:spacing w:after="0" w:line="240" w:lineRule="auto"/>
        <w:rPr>
          <w:rFonts w:ascii="Courier New" w:hAnsi="Courier New" w:cs="Courier New"/>
          <w:sz w:val="18"/>
          <w:szCs w:val="18"/>
        </w:rPr>
      </w:pPr>
    </w:p>
    <w:p w14:paraId="74EACF79"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ArrayAdapter</w:t>
      </w:r>
      <w:proofErr w:type="spellEnd"/>
      <w:r w:rsidRPr="00127B46">
        <w:rPr>
          <w:rFonts w:ascii="Courier New" w:hAnsi="Courier New" w:cs="Courier New"/>
          <w:sz w:val="18"/>
          <w:szCs w:val="18"/>
        </w:rPr>
        <w:t xml:space="preserve">&lt;String&gt;adapter = new </w:t>
      </w:r>
      <w:proofErr w:type="spellStart"/>
      <w:r w:rsidRPr="00127B46">
        <w:rPr>
          <w:rFonts w:ascii="Courier New" w:hAnsi="Courier New" w:cs="Courier New"/>
          <w:sz w:val="18"/>
          <w:szCs w:val="18"/>
        </w:rPr>
        <w:t>ArrayAdapter</w:t>
      </w:r>
      <w:proofErr w:type="spellEnd"/>
      <w:r w:rsidRPr="00127B46">
        <w:rPr>
          <w:rFonts w:ascii="Courier New" w:hAnsi="Courier New" w:cs="Courier New"/>
          <w:sz w:val="18"/>
          <w:szCs w:val="18"/>
        </w:rPr>
        <w:t>&lt;String</w:t>
      </w:r>
      <w:proofErr w:type="gramStart"/>
      <w:r w:rsidRPr="00127B46">
        <w:rPr>
          <w:rFonts w:ascii="Courier New" w:hAnsi="Courier New" w:cs="Courier New"/>
          <w:sz w:val="18"/>
          <w:szCs w:val="18"/>
        </w:rPr>
        <w:t>&gt;(</w:t>
      </w:r>
      <w:proofErr w:type="spellStart"/>
      <w:proofErr w:type="gramEnd"/>
      <w:r w:rsidRPr="00127B46">
        <w:rPr>
          <w:rFonts w:ascii="Courier New" w:hAnsi="Courier New" w:cs="Courier New"/>
          <w:sz w:val="18"/>
          <w:szCs w:val="18"/>
        </w:rPr>
        <w:t>MainOffloadingAppActivity.this</w:t>
      </w:r>
      <w:proofErr w:type="spellEnd"/>
      <w:r w:rsidRPr="00127B46">
        <w:rPr>
          <w:rFonts w:ascii="Courier New" w:hAnsi="Courier New" w:cs="Courier New"/>
          <w:sz w:val="18"/>
          <w:szCs w:val="18"/>
        </w:rPr>
        <w:t>,</w:t>
      </w:r>
    </w:p>
    <w:p w14:paraId="6F26554F"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android.R.layout.simple_spinner_item</w:t>
      </w:r>
      <w:proofErr w:type="gramStart"/>
      <w:r w:rsidRPr="00127B46">
        <w:rPr>
          <w:rFonts w:ascii="Courier New" w:hAnsi="Courier New" w:cs="Courier New"/>
          <w:sz w:val="18"/>
          <w:szCs w:val="18"/>
        </w:rPr>
        <w:t>,paths</w:t>
      </w:r>
      <w:proofErr w:type="spellEnd"/>
      <w:proofErr w:type="gramEnd"/>
      <w:r w:rsidRPr="00127B46">
        <w:rPr>
          <w:rFonts w:ascii="Courier New" w:hAnsi="Courier New" w:cs="Courier New"/>
          <w:sz w:val="18"/>
          <w:szCs w:val="18"/>
        </w:rPr>
        <w:t>);</w:t>
      </w:r>
    </w:p>
    <w:p w14:paraId="2CA39762"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ArrayAdapter</w:t>
      </w:r>
      <w:proofErr w:type="spellEnd"/>
      <w:r w:rsidRPr="00127B46">
        <w:rPr>
          <w:rFonts w:ascii="Courier New" w:hAnsi="Courier New" w:cs="Courier New"/>
          <w:sz w:val="18"/>
          <w:szCs w:val="18"/>
        </w:rPr>
        <w:t>&lt;String&gt;</w:t>
      </w:r>
      <w:proofErr w:type="spellStart"/>
      <w:r w:rsidRPr="00127B46">
        <w:rPr>
          <w:rFonts w:ascii="Courier New" w:hAnsi="Courier New" w:cs="Courier New"/>
          <w:sz w:val="18"/>
          <w:szCs w:val="18"/>
        </w:rPr>
        <w:t>adapterApp</w:t>
      </w:r>
      <w:proofErr w:type="spellEnd"/>
      <w:r w:rsidRPr="00127B46">
        <w:rPr>
          <w:rFonts w:ascii="Courier New" w:hAnsi="Courier New" w:cs="Courier New"/>
          <w:sz w:val="18"/>
          <w:szCs w:val="18"/>
        </w:rPr>
        <w:t xml:space="preserve"> = new </w:t>
      </w:r>
      <w:proofErr w:type="spellStart"/>
      <w:r w:rsidRPr="00127B46">
        <w:rPr>
          <w:rFonts w:ascii="Courier New" w:hAnsi="Courier New" w:cs="Courier New"/>
          <w:sz w:val="18"/>
          <w:szCs w:val="18"/>
        </w:rPr>
        <w:t>ArrayAdapter</w:t>
      </w:r>
      <w:proofErr w:type="spellEnd"/>
      <w:r w:rsidRPr="00127B46">
        <w:rPr>
          <w:rFonts w:ascii="Courier New" w:hAnsi="Courier New" w:cs="Courier New"/>
          <w:sz w:val="18"/>
          <w:szCs w:val="18"/>
        </w:rPr>
        <w:t>&lt;String</w:t>
      </w:r>
      <w:proofErr w:type="gramStart"/>
      <w:r w:rsidRPr="00127B46">
        <w:rPr>
          <w:rFonts w:ascii="Courier New" w:hAnsi="Courier New" w:cs="Courier New"/>
          <w:sz w:val="18"/>
          <w:szCs w:val="18"/>
        </w:rPr>
        <w:t>&gt;(</w:t>
      </w:r>
      <w:proofErr w:type="spellStart"/>
      <w:proofErr w:type="gramEnd"/>
      <w:r w:rsidRPr="00127B46">
        <w:rPr>
          <w:rFonts w:ascii="Courier New" w:hAnsi="Courier New" w:cs="Courier New"/>
          <w:sz w:val="18"/>
          <w:szCs w:val="18"/>
        </w:rPr>
        <w:t>MainOffloadingAppActivity.this</w:t>
      </w:r>
      <w:proofErr w:type="spellEnd"/>
      <w:r w:rsidRPr="00127B46">
        <w:rPr>
          <w:rFonts w:ascii="Courier New" w:hAnsi="Courier New" w:cs="Courier New"/>
          <w:sz w:val="18"/>
          <w:szCs w:val="18"/>
        </w:rPr>
        <w:t>,</w:t>
      </w:r>
    </w:p>
    <w:p w14:paraId="1AF362CB"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android.R.layout.simple_spinner_item</w:t>
      </w:r>
      <w:proofErr w:type="gramStart"/>
      <w:r w:rsidRPr="00127B46">
        <w:rPr>
          <w:rFonts w:ascii="Courier New" w:hAnsi="Courier New" w:cs="Courier New"/>
          <w:sz w:val="18"/>
          <w:szCs w:val="18"/>
        </w:rPr>
        <w:t>,pathsApp</w:t>
      </w:r>
      <w:proofErr w:type="spellEnd"/>
      <w:proofErr w:type="gramEnd"/>
      <w:r w:rsidRPr="00127B46">
        <w:rPr>
          <w:rFonts w:ascii="Courier New" w:hAnsi="Courier New" w:cs="Courier New"/>
          <w:sz w:val="18"/>
          <w:szCs w:val="18"/>
        </w:rPr>
        <w:t>);</w:t>
      </w:r>
    </w:p>
    <w:p w14:paraId="0621D792"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ArrayAdapter</w:t>
      </w:r>
      <w:proofErr w:type="spellEnd"/>
      <w:r w:rsidRPr="00127B46">
        <w:rPr>
          <w:rFonts w:ascii="Courier New" w:hAnsi="Courier New" w:cs="Courier New"/>
          <w:sz w:val="18"/>
          <w:szCs w:val="18"/>
        </w:rPr>
        <w:t>&lt;String&gt;</w:t>
      </w:r>
      <w:proofErr w:type="spellStart"/>
      <w:r w:rsidRPr="00127B46">
        <w:rPr>
          <w:rFonts w:ascii="Courier New" w:hAnsi="Courier New" w:cs="Courier New"/>
          <w:sz w:val="18"/>
          <w:szCs w:val="18"/>
        </w:rPr>
        <w:t>adapterCPU</w:t>
      </w:r>
      <w:proofErr w:type="spellEnd"/>
      <w:r w:rsidRPr="00127B46">
        <w:rPr>
          <w:rFonts w:ascii="Courier New" w:hAnsi="Courier New" w:cs="Courier New"/>
          <w:sz w:val="18"/>
          <w:szCs w:val="18"/>
        </w:rPr>
        <w:t xml:space="preserve"> = new </w:t>
      </w:r>
      <w:proofErr w:type="spellStart"/>
      <w:r w:rsidRPr="00127B46">
        <w:rPr>
          <w:rFonts w:ascii="Courier New" w:hAnsi="Courier New" w:cs="Courier New"/>
          <w:sz w:val="18"/>
          <w:szCs w:val="18"/>
        </w:rPr>
        <w:t>ArrayAdapter</w:t>
      </w:r>
      <w:proofErr w:type="spellEnd"/>
      <w:r w:rsidRPr="00127B46">
        <w:rPr>
          <w:rFonts w:ascii="Courier New" w:hAnsi="Courier New" w:cs="Courier New"/>
          <w:sz w:val="18"/>
          <w:szCs w:val="18"/>
        </w:rPr>
        <w:t>&lt;String</w:t>
      </w:r>
      <w:proofErr w:type="gramStart"/>
      <w:r w:rsidRPr="00127B46">
        <w:rPr>
          <w:rFonts w:ascii="Courier New" w:hAnsi="Courier New" w:cs="Courier New"/>
          <w:sz w:val="18"/>
          <w:szCs w:val="18"/>
        </w:rPr>
        <w:t>&gt;(</w:t>
      </w:r>
      <w:proofErr w:type="spellStart"/>
      <w:proofErr w:type="gramEnd"/>
      <w:r w:rsidRPr="00127B46">
        <w:rPr>
          <w:rFonts w:ascii="Courier New" w:hAnsi="Courier New" w:cs="Courier New"/>
          <w:sz w:val="18"/>
          <w:szCs w:val="18"/>
        </w:rPr>
        <w:t>MainOffloadingAppActivity.this</w:t>
      </w:r>
      <w:proofErr w:type="spellEnd"/>
      <w:r w:rsidRPr="00127B46">
        <w:rPr>
          <w:rFonts w:ascii="Courier New" w:hAnsi="Courier New" w:cs="Courier New"/>
          <w:sz w:val="18"/>
          <w:szCs w:val="18"/>
        </w:rPr>
        <w:t>,</w:t>
      </w:r>
    </w:p>
    <w:p w14:paraId="5B57BD00"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android.R.layout.simple_spinner_item</w:t>
      </w:r>
      <w:proofErr w:type="gramStart"/>
      <w:r w:rsidRPr="00127B46">
        <w:rPr>
          <w:rFonts w:ascii="Courier New" w:hAnsi="Courier New" w:cs="Courier New"/>
          <w:sz w:val="18"/>
          <w:szCs w:val="18"/>
        </w:rPr>
        <w:t>,pathsCPU</w:t>
      </w:r>
      <w:proofErr w:type="spellEnd"/>
      <w:proofErr w:type="gramEnd"/>
      <w:r w:rsidRPr="00127B46">
        <w:rPr>
          <w:rFonts w:ascii="Courier New" w:hAnsi="Courier New" w:cs="Courier New"/>
          <w:sz w:val="18"/>
          <w:szCs w:val="18"/>
        </w:rPr>
        <w:t>);</w:t>
      </w:r>
    </w:p>
    <w:p w14:paraId="4FFA9558" w14:textId="77777777" w:rsidR="00127B46" w:rsidRPr="00127B46" w:rsidRDefault="00127B46" w:rsidP="00127B46">
      <w:pPr>
        <w:spacing w:after="0" w:line="240" w:lineRule="auto"/>
        <w:rPr>
          <w:rFonts w:ascii="Courier New" w:hAnsi="Courier New" w:cs="Courier New"/>
          <w:sz w:val="18"/>
          <w:szCs w:val="18"/>
        </w:rPr>
      </w:pPr>
    </w:p>
    <w:p w14:paraId="5B4043D5"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adapter.setDropDownViewResource(</w:t>
      </w:r>
      <w:proofErr w:type="gramEnd"/>
      <w:r w:rsidRPr="00127B46">
        <w:rPr>
          <w:rFonts w:ascii="Courier New" w:hAnsi="Courier New" w:cs="Courier New"/>
          <w:sz w:val="18"/>
          <w:szCs w:val="18"/>
        </w:rPr>
        <w:t>android.R.layout.simple_spinner_dropdown_item);</w:t>
      </w:r>
    </w:p>
    <w:p w14:paraId="4B772DAD"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adapterApp.setDropDownViewResource(</w:t>
      </w:r>
      <w:proofErr w:type="gramEnd"/>
      <w:r w:rsidRPr="00127B46">
        <w:rPr>
          <w:rFonts w:ascii="Courier New" w:hAnsi="Courier New" w:cs="Courier New"/>
          <w:sz w:val="18"/>
          <w:szCs w:val="18"/>
        </w:rPr>
        <w:t>android.R.layout.simple_spinner_dropdown_item);</w:t>
      </w:r>
    </w:p>
    <w:p w14:paraId="362023E2"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adapterCPU.setDropDownViewResource(</w:t>
      </w:r>
      <w:proofErr w:type="gramEnd"/>
      <w:r w:rsidRPr="00127B46">
        <w:rPr>
          <w:rFonts w:ascii="Courier New" w:hAnsi="Courier New" w:cs="Courier New"/>
          <w:sz w:val="18"/>
          <w:szCs w:val="18"/>
        </w:rPr>
        <w:t>android.R.layout.simple_spinner_dropdown_item);</w:t>
      </w:r>
    </w:p>
    <w:p w14:paraId="0A0D6D5F" w14:textId="77777777" w:rsidR="00127B46" w:rsidRPr="00127B46" w:rsidRDefault="00127B46" w:rsidP="00127B46">
      <w:pPr>
        <w:spacing w:after="0" w:line="240" w:lineRule="auto"/>
        <w:rPr>
          <w:rFonts w:ascii="Courier New" w:hAnsi="Courier New" w:cs="Courier New"/>
          <w:sz w:val="18"/>
          <w:szCs w:val="18"/>
        </w:rPr>
      </w:pPr>
    </w:p>
    <w:p w14:paraId="402987F0"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spinner.setAdapter</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adapter);</w:t>
      </w:r>
    </w:p>
    <w:p w14:paraId="1450E565"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spinnerApp.setAdapter</w:t>
      </w:r>
      <w:proofErr w:type="spellEnd"/>
      <w:r w:rsidRPr="00127B46">
        <w:rPr>
          <w:rFonts w:ascii="Courier New" w:hAnsi="Courier New" w:cs="Courier New"/>
          <w:sz w:val="18"/>
          <w:szCs w:val="18"/>
        </w:rPr>
        <w:t>(</w:t>
      </w:r>
      <w:proofErr w:type="spellStart"/>
      <w:proofErr w:type="gramEnd"/>
      <w:r w:rsidRPr="00127B46">
        <w:rPr>
          <w:rFonts w:ascii="Courier New" w:hAnsi="Courier New" w:cs="Courier New"/>
          <w:sz w:val="18"/>
          <w:szCs w:val="18"/>
        </w:rPr>
        <w:t>adapterApp</w:t>
      </w:r>
      <w:proofErr w:type="spellEnd"/>
      <w:r w:rsidRPr="00127B46">
        <w:rPr>
          <w:rFonts w:ascii="Courier New" w:hAnsi="Courier New" w:cs="Courier New"/>
          <w:sz w:val="18"/>
          <w:szCs w:val="18"/>
        </w:rPr>
        <w:t>);</w:t>
      </w:r>
    </w:p>
    <w:p w14:paraId="7E7D1A0C"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spinnerCPU.setAdapter</w:t>
      </w:r>
      <w:proofErr w:type="spellEnd"/>
      <w:r w:rsidRPr="00127B46">
        <w:rPr>
          <w:rFonts w:ascii="Courier New" w:hAnsi="Courier New" w:cs="Courier New"/>
          <w:sz w:val="18"/>
          <w:szCs w:val="18"/>
        </w:rPr>
        <w:t>(</w:t>
      </w:r>
      <w:proofErr w:type="spellStart"/>
      <w:proofErr w:type="gramEnd"/>
      <w:r w:rsidRPr="00127B46">
        <w:rPr>
          <w:rFonts w:ascii="Courier New" w:hAnsi="Courier New" w:cs="Courier New"/>
          <w:sz w:val="18"/>
          <w:szCs w:val="18"/>
        </w:rPr>
        <w:t>adapterCPU</w:t>
      </w:r>
      <w:proofErr w:type="spellEnd"/>
      <w:r w:rsidRPr="00127B46">
        <w:rPr>
          <w:rFonts w:ascii="Courier New" w:hAnsi="Courier New" w:cs="Courier New"/>
          <w:sz w:val="18"/>
          <w:szCs w:val="18"/>
        </w:rPr>
        <w:t>);</w:t>
      </w:r>
    </w:p>
    <w:p w14:paraId="205D2DB5" w14:textId="77777777" w:rsidR="00127B46" w:rsidRPr="00127B46" w:rsidRDefault="00127B46" w:rsidP="00127B46">
      <w:pPr>
        <w:spacing w:after="0" w:line="240" w:lineRule="auto"/>
        <w:rPr>
          <w:rFonts w:ascii="Courier New" w:hAnsi="Courier New" w:cs="Courier New"/>
          <w:sz w:val="18"/>
          <w:szCs w:val="18"/>
        </w:rPr>
      </w:pPr>
    </w:p>
    <w:p w14:paraId="31AF293C"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w:t>
      </w:r>
    </w:p>
    <w:p w14:paraId="27CDAA48" w14:textId="77777777" w:rsidR="00127B46" w:rsidRPr="00127B46" w:rsidRDefault="00127B46" w:rsidP="00127B46">
      <w:pPr>
        <w:spacing w:after="0" w:line="240" w:lineRule="auto"/>
        <w:rPr>
          <w:rFonts w:ascii="Courier New" w:hAnsi="Courier New" w:cs="Courier New"/>
          <w:sz w:val="18"/>
          <w:szCs w:val="18"/>
        </w:rPr>
      </w:pPr>
    </w:p>
    <w:p w14:paraId="180A4A93" w14:textId="77777777" w:rsidR="00127B46" w:rsidRPr="00127B46" w:rsidRDefault="00127B46" w:rsidP="00127B46">
      <w:pPr>
        <w:spacing w:after="0" w:line="240" w:lineRule="auto"/>
        <w:rPr>
          <w:rFonts w:ascii="Courier New" w:hAnsi="Courier New" w:cs="Courier New"/>
          <w:sz w:val="18"/>
          <w:szCs w:val="18"/>
        </w:rPr>
      </w:pPr>
    </w:p>
    <w:p w14:paraId="5DDBA8A4" w14:textId="77777777"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if(</w:t>
      </w:r>
      <w:proofErr w:type="spellStart"/>
      <w:proofErr w:type="gramEnd"/>
      <w:r w:rsidRPr="00127B46">
        <w:rPr>
          <w:rFonts w:ascii="Courier New" w:hAnsi="Courier New" w:cs="Courier New"/>
          <w:sz w:val="18"/>
          <w:szCs w:val="18"/>
        </w:rPr>
        <w:t>offloadingMechanismType.equals</w:t>
      </w:r>
      <w:proofErr w:type="spellEnd"/>
      <w:r w:rsidRPr="00127B46">
        <w:rPr>
          <w:rFonts w:ascii="Courier New" w:hAnsi="Courier New" w:cs="Courier New"/>
          <w:sz w:val="18"/>
          <w:szCs w:val="18"/>
        </w:rPr>
        <w:t>("Fuzzy Logic")) {</w:t>
      </w:r>
    </w:p>
    <w:p w14:paraId="4EE1811B" w14:textId="77777777" w:rsidR="00127B46" w:rsidRPr="00127B46" w:rsidRDefault="00127B46" w:rsidP="00127B46">
      <w:pPr>
        <w:spacing w:after="0" w:line="240" w:lineRule="auto"/>
        <w:rPr>
          <w:rFonts w:ascii="Courier New" w:hAnsi="Courier New" w:cs="Courier New"/>
          <w:sz w:val="18"/>
          <w:szCs w:val="18"/>
        </w:rPr>
      </w:pPr>
    </w:p>
    <w:p w14:paraId="3C22C75E"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Intent </w:t>
      </w:r>
      <w:proofErr w:type="spellStart"/>
      <w:r w:rsidRPr="00127B46">
        <w:rPr>
          <w:rFonts w:ascii="Courier New" w:hAnsi="Courier New" w:cs="Courier New"/>
          <w:sz w:val="18"/>
          <w:szCs w:val="18"/>
        </w:rPr>
        <w:t>fuzzyscreen</w:t>
      </w:r>
      <w:proofErr w:type="spellEnd"/>
      <w:r w:rsidRPr="00127B46">
        <w:rPr>
          <w:rFonts w:ascii="Courier New" w:hAnsi="Courier New" w:cs="Courier New"/>
          <w:sz w:val="18"/>
          <w:szCs w:val="18"/>
        </w:rPr>
        <w:t xml:space="preserve"> = new </w:t>
      </w:r>
      <w:proofErr w:type="gramStart"/>
      <w:r w:rsidRPr="00127B46">
        <w:rPr>
          <w:rFonts w:ascii="Courier New" w:hAnsi="Courier New" w:cs="Courier New"/>
          <w:sz w:val="18"/>
          <w:szCs w:val="18"/>
        </w:rPr>
        <w:t>Intent(</w:t>
      </w:r>
      <w:proofErr w:type="gramEnd"/>
      <w:r w:rsidRPr="00127B46">
        <w:rPr>
          <w:rFonts w:ascii="Courier New" w:hAnsi="Courier New" w:cs="Courier New"/>
          <w:sz w:val="18"/>
          <w:szCs w:val="18"/>
        </w:rPr>
        <w:t xml:space="preserve">this, </w:t>
      </w:r>
      <w:proofErr w:type="spellStart"/>
      <w:r w:rsidRPr="00127B46">
        <w:rPr>
          <w:rFonts w:ascii="Courier New" w:hAnsi="Courier New" w:cs="Courier New"/>
          <w:sz w:val="18"/>
          <w:szCs w:val="18"/>
        </w:rPr>
        <w:t>FuzzyLogicDisplay.class</w:t>
      </w:r>
      <w:proofErr w:type="spellEnd"/>
      <w:r w:rsidRPr="00127B46">
        <w:rPr>
          <w:rFonts w:ascii="Courier New" w:hAnsi="Courier New" w:cs="Courier New"/>
          <w:sz w:val="18"/>
          <w:szCs w:val="18"/>
        </w:rPr>
        <w:t>);</w:t>
      </w:r>
    </w:p>
    <w:p w14:paraId="1D4743D5" w14:textId="77777777" w:rsidR="00127B46" w:rsidRPr="00127B46" w:rsidRDefault="00127B46" w:rsidP="00127B46">
      <w:pPr>
        <w:spacing w:after="0" w:line="240" w:lineRule="auto"/>
        <w:rPr>
          <w:rFonts w:ascii="Courier New" w:hAnsi="Courier New" w:cs="Courier New"/>
          <w:sz w:val="18"/>
          <w:szCs w:val="18"/>
        </w:rPr>
      </w:pPr>
    </w:p>
    <w:p w14:paraId="5201FE52"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EditText</w:t>
      </w:r>
      <w:proofErr w:type="spell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editText</w:t>
      </w:r>
      <w:proofErr w:type="spellEnd"/>
      <w:r w:rsidRPr="00127B46">
        <w:rPr>
          <w:rFonts w:ascii="Courier New" w:hAnsi="Courier New" w:cs="Courier New"/>
          <w:sz w:val="18"/>
          <w:szCs w:val="18"/>
        </w:rPr>
        <w:t xml:space="preserve"> = (</w:t>
      </w:r>
      <w:proofErr w:type="spellStart"/>
      <w:r w:rsidRPr="00127B46">
        <w:rPr>
          <w:rFonts w:ascii="Courier New" w:hAnsi="Courier New" w:cs="Courier New"/>
          <w:sz w:val="18"/>
          <w:szCs w:val="18"/>
        </w:rPr>
        <w:t>EditText</w:t>
      </w:r>
      <w:proofErr w:type="spellEnd"/>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findViewById</w:t>
      </w:r>
      <w:proofErr w:type="spellEnd"/>
      <w:r w:rsidRPr="00127B46">
        <w:rPr>
          <w:rFonts w:ascii="Courier New" w:hAnsi="Courier New" w:cs="Courier New"/>
          <w:sz w:val="18"/>
          <w:szCs w:val="18"/>
        </w:rPr>
        <w:t>(</w:t>
      </w:r>
      <w:proofErr w:type="spellStart"/>
      <w:proofErr w:type="gramEnd"/>
      <w:r w:rsidRPr="00127B46">
        <w:rPr>
          <w:rFonts w:ascii="Courier New" w:hAnsi="Courier New" w:cs="Courier New"/>
          <w:sz w:val="18"/>
          <w:szCs w:val="18"/>
        </w:rPr>
        <w:t>R.id.dataEdit</w:t>
      </w:r>
      <w:proofErr w:type="spellEnd"/>
      <w:r w:rsidRPr="00127B46">
        <w:rPr>
          <w:rFonts w:ascii="Courier New" w:hAnsi="Courier New" w:cs="Courier New"/>
          <w:sz w:val="18"/>
          <w:szCs w:val="18"/>
        </w:rPr>
        <w:t>); **/</w:t>
      </w:r>
    </w:p>
    <w:p w14:paraId="3186759E" w14:textId="77777777" w:rsidR="00127B46" w:rsidRPr="00127B46" w:rsidRDefault="00127B46" w:rsidP="00127B46">
      <w:pPr>
        <w:spacing w:after="0" w:line="240" w:lineRule="auto"/>
        <w:rPr>
          <w:rFonts w:ascii="Courier New" w:hAnsi="Courier New" w:cs="Courier New"/>
          <w:sz w:val="18"/>
          <w:szCs w:val="18"/>
        </w:rPr>
      </w:pPr>
    </w:p>
    <w:p w14:paraId="0E5B0279"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 </w:t>
      </w:r>
      <w:proofErr w:type="spellStart"/>
      <w:r w:rsidRPr="00127B46">
        <w:rPr>
          <w:rFonts w:ascii="Courier New" w:hAnsi="Courier New" w:cs="Courier New"/>
          <w:sz w:val="18"/>
          <w:szCs w:val="18"/>
        </w:rPr>
        <w:t>spinnerMechanismText</w:t>
      </w:r>
      <w:proofErr w:type="spellEnd"/>
      <w:r w:rsidRPr="00127B46">
        <w:rPr>
          <w:rFonts w:ascii="Courier New" w:hAnsi="Courier New" w:cs="Courier New"/>
          <w:sz w:val="18"/>
          <w:szCs w:val="18"/>
        </w:rPr>
        <w:t xml:space="preserve"> = (Spinner</w:t>
      </w:r>
      <w:proofErr w:type="gramStart"/>
      <w:r w:rsidRPr="00127B46">
        <w:rPr>
          <w:rFonts w:ascii="Courier New" w:hAnsi="Courier New" w:cs="Courier New"/>
          <w:sz w:val="18"/>
          <w:szCs w:val="18"/>
        </w:rPr>
        <w:t>)</w:t>
      </w:r>
      <w:proofErr w:type="spellStart"/>
      <w:r w:rsidRPr="00127B46">
        <w:rPr>
          <w:rFonts w:ascii="Courier New" w:hAnsi="Courier New" w:cs="Courier New"/>
          <w:sz w:val="18"/>
          <w:szCs w:val="18"/>
        </w:rPr>
        <w:t>findViewById</w:t>
      </w:r>
      <w:proofErr w:type="spellEnd"/>
      <w:proofErr w:type="gramEnd"/>
      <w:r w:rsidRPr="00127B46">
        <w:rPr>
          <w:rFonts w:ascii="Courier New" w:hAnsi="Courier New" w:cs="Courier New"/>
          <w:sz w:val="18"/>
          <w:szCs w:val="18"/>
        </w:rPr>
        <w:t>(</w:t>
      </w:r>
      <w:proofErr w:type="spellStart"/>
      <w:r w:rsidRPr="00127B46">
        <w:rPr>
          <w:rFonts w:ascii="Courier New" w:hAnsi="Courier New" w:cs="Courier New"/>
          <w:sz w:val="18"/>
          <w:szCs w:val="18"/>
        </w:rPr>
        <w:t>R.id.spinner</w:t>
      </w:r>
      <w:proofErr w:type="spellEnd"/>
      <w:r w:rsidRPr="00127B46">
        <w:rPr>
          <w:rFonts w:ascii="Courier New" w:hAnsi="Courier New" w:cs="Courier New"/>
          <w:sz w:val="18"/>
          <w:szCs w:val="18"/>
        </w:rPr>
        <w:t>);</w:t>
      </w:r>
    </w:p>
    <w:p w14:paraId="547A87CA"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 </w:t>
      </w:r>
      <w:proofErr w:type="spellStart"/>
      <w:r w:rsidRPr="00127B46">
        <w:rPr>
          <w:rFonts w:ascii="Courier New" w:hAnsi="Courier New" w:cs="Courier New"/>
          <w:sz w:val="18"/>
          <w:szCs w:val="18"/>
        </w:rPr>
        <w:t>spinnerAppText</w:t>
      </w:r>
      <w:proofErr w:type="spellEnd"/>
      <w:r w:rsidRPr="00127B46">
        <w:rPr>
          <w:rFonts w:ascii="Courier New" w:hAnsi="Courier New" w:cs="Courier New"/>
          <w:sz w:val="18"/>
          <w:szCs w:val="18"/>
        </w:rPr>
        <w:t xml:space="preserve"> = (Spinner</w:t>
      </w:r>
      <w:proofErr w:type="gramStart"/>
      <w:r w:rsidRPr="00127B46">
        <w:rPr>
          <w:rFonts w:ascii="Courier New" w:hAnsi="Courier New" w:cs="Courier New"/>
          <w:sz w:val="18"/>
          <w:szCs w:val="18"/>
        </w:rPr>
        <w:t>)</w:t>
      </w:r>
      <w:proofErr w:type="spellStart"/>
      <w:r w:rsidRPr="00127B46">
        <w:rPr>
          <w:rFonts w:ascii="Courier New" w:hAnsi="Courier New" w:cs="Courier New"/>
          <w:sz w:val="18"/>
          <w:szCs w:val="18"/>
        </w:rPr>
        <w:t>findViewById</w:t>
      </w:r>
      <w:proofErr w:type="spellEnd"/>
      <w:proofErr w:type="gramEnd"/>
      <w:r w:rsidRPr="00127B46">
        <w:rPr>
          <w:rFonts w:ascii="Courier New" w:hAnsi="Courier New" w:cs="Courier New"/>
          <w:sz w:val="18"/>
          <w:szCs w:val="18"/>
        </w:rPr>
        <w:t>(</w:t>
      </w:r>
      <w:proofErr w:type="spellStart"/>
      <w:r w:rsidRPr="00127B46">
        <w:rPr>
          <w:rFonts w:ascii="Courier New" w:hAnsi="Courier New" w:cs="Courier New"/>
          <w:sz w:val="18"/>
          <w:szCs w:val="18"/>
        </w:rPr>
        <w:t>R.id.spinnerApp</w:t>
      </w:r>
      <w:proofErr w:type="spellEnd"/>
      <w:r w:rsidRPr="00127B46">
        <w:rPr>
          <w:rFonts w:ascii="Courier New" w:hAnsi="Courier New" w:cs="Courier New"/>
          <w:sz w:val="18"/>
          <w:szCs w:val="18"/>
        </w:rPr>
        <w:t>);</w:t>
      </w:r>
    </w:p>
    <w:p w14:paraId="7BB8342F" w14:textId="77777777" w:rsidR="00127B46" w:rsidRPr="00127B46" w:rsidRDefault="00127B46" w:rsidP="00127B46">
      <w:pPr>
        <w:spacing w:after="0" w:line="240" w:lineRule="auto"/>
        <w:rPr>
          <w:rFonts w:ascii="Courier New" w:hAnsi="Courier New" w:cs="Courier New"/>
          <w:sz w:val="18"/>
          <w:szCs w:val="18"/>
        </w:rPr>
      </w:pPr>
    </w:p>
    <w:p w14:paraId="64B6ED2D" w14:textId="77777777" w:rsidR="00127B46" w:rsidRPr="00127B46" w:rsidRDefault="00127B46" w:rsidP="00127B46">
      <w:pPr>
        <w:spacing w:after="0" w:line="240" w:lineRule="auto"/>
        <w:rPr>
          <w:rFonts w:ascii="Courier New" w:hAnsi="Courier New" w:cs="Courier New"/>
          <w:sz w:val="18"/>
          <w:szCs w:val="18"/>
        </w:rPr>
      </w:pPr>
    </w:p>
    <w:p w14:paraId="58B5CC29"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String </w:t>
      </w:r>
      <w:proofErr w:type="spellStart"/>
      <w:r w:rsidRPr="00127B46">
        <w:rPr>
          <w:rFonts w:ascii="Courier New" w:hAnsi="Courier New" w:cs="Courier New"/>
          <w:sz w:val="18"/>
          <w:szCs w:val="18"/>
        </w:rPr>
        <w:t>messageMechanism</w:t>
      </w:r>
      <w:proofErr w:type="spellEnd"/>
      <w:r w:rsidRPr="00127B46">
        <w:rPr>
          <w:rFonts w:ascii="Courier New" w:hAnsi="Courier New" w:cs="Courier New"/>
          <w:sz w:val="18"/>
          <w:szCs w:val="18"/>
        </w:rPr>
        <w:t xml:space="preserve"> = </w:t>
      </w:r>
      <w:proofErr w:type="spellStart"/>
      <w:proofErr w:type="gramStart"/>
      <w:r w:rsidRPr="00127B46">
        <w:rPr>
          <w:rFonts w:ascii="Courier New" w:hAnsi="Courier New" w:cs="Courier New"/>
          <w:sz w:val="18"/>
          <w:szCs w:val="18"/>
        </w:rPr>
        <w:t>spinnerMechanismText.getSelectedItem</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w:t>
      </w:r>
      <w:proofErr w:type="spellStart"/>
      <w:r w:rsidRPr="00127B46">
        <w:rPr>
          <w:rFonts w:ascii="Courier New" w:hAnsi="Courier New" w:cs="Courier New"/>
          <w:sz w:val="18"/>
          <w:szCs w:val="18"/>
        </w:rPr>
        <w:t>toString</w:t>
      </w:r>
      <w:proofErr w:type="spellEnd"/>
      <w:r w:rsidRPr="00127B46">
        <w:rPr>
          <w:rFonts w:ascii="Courier New" w:hAnsi="Courier New" w:cs="Courier New"/>
          <w:sz w:val="18"/>
          <w:szCs w:val="18"/>
        </w:rPr>
        <w:t>();</w:t>
      </w:r>
    </w:p>
    <w:p w14:paraId="5166218D"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fuzzyscreen.putExtra</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 xml:space="preserve">EXTRA_MESSAGE, </w:t>
      </w:r>
      <w:proofErr w:type="spellStart"/>
      <w:r w:rsidRPr="00127B46">
        <w:rPr>
          <w:rFonts w:ascii="Courier New" w:hAnsi="Courier New" w:cs="Courier New"/>
          <w:sz w:val="18"/>
          <w:szCs w:val="18"/>
        </w:rPr>
        <w:t>messageMechanism</w:t>
      </w:r>
      <w:proofErr w:type="spellEnd"/>
      <w:r w:rsidRPr="00127B46">
        <w:rPr>
          <w:rFonts w:ascii="Courier New" w:hAnsi="Courier New" w:cs="Courier New"/>
          <w:sz w:val="18"/>
          <w:szCs w:val="18"/>
        </w:rPr>
        <w:t>);</w:t>
      </w:r>
    </w:p>
    <w:p w14:paraId="56220433" w14:textId="77777777" w:rsidR="00127B46" w:rsidRPr="00127B46" w:rsidRDefault="00127B46" w:rsidP="00127B46">
      <w:pPr>
        <w:spacing w:after="0" w:line="240" w:lineRule="auto"/>
        <w:rPr>
          <w:rFonts w:ascii="Courier New" w:hAnsi="Courier New" w:cs="Courier New"/>
          <w:sz w:val="18"/>
          <w:szCs w:val="18"/>
        </w:rPr>
      </w:pPr>
    </w:p>
    <w:p w14:paraId="7207FA88"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String </w:t>
      </w:r>
      <w:proofErr w:type="spellStart"/>
      <w:r w:rsidRPr="00127B46">
        <w:rPr>
          <w:rFonts w:ascii="Courier New" w:hAnsi="Courier New" w:cs="Courier New"/>
          <w:sz w:val="18"/>
          <w:szCs w:val="18"/>
        </w:rPr>
        <w:t>messageApp</w:t>
      </w:r>
      <w:proofErr w:type="spellEnd"/>
      <w:r w:rsidRPr="00127B46">
        <w:rPr>
          <w:rFonts w:ascii="Courier New" w:hAnsi="Courier New" w:cs="Courier New"/>
          <w:sz w:val="18"/>
          <w:szCs w:val="18"/>
        </w:rPr>
        <w:t xml:space="preserve"> = </w:t>
      </w:r>
      <w:proofErr w:type="spellStart"/>
      <w:proofErr w:type="gramStart"/>
      <w:r w:rsidRPr="00127B46">
        <w:rPr>
          <w:rFonts w:ascii="Courier New" w:hAnsi="Courier New" w:cs="Courier New"/>
          <w:sz w:val="18"/>
          <w:szCs w:val="18"/>
        </w:rPr>
        <w:t>spinnerAppText.getSelectedItem</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w:t>
      </w:r>
      <w:proofErr w:type="spellStart"/>
      <w:r w:rsidRPr="00127B46">
        <w:rPr>
          <w:rFonts w:ascii="Courier New" w:hAnsi="Courier New" w:cs="Courier New"/>
          <w:sz w:val="18"/>
          <w:szCs w:val="18"/>
        </w:rPr>
        <w:t>toString</w:t>
      </w:r>
      <w:proofErr w:type="spellEnd"/>
      <w:r w:rsidRPr="00127B46">
        <w:rPr>
          <w:rFonts w:ascii="Courier New" w:hAnsi="Courier New" w:cs="Courier New"/>
          <w:sz w:val="18"/>
          <w:szCs w:val="18"/>
        </w:rPr>
        <w:t>();</w:t>
      </w:r>
    </w:p>
    <w:p w14:paraId="372323BA"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fuzzyscreen.putExtra</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EXTRA_MESSAGE1,messageApp);</w:t>
      </w:r>
    </w:p>
    <w:p w14:paraId="5A1E54D6" w14:textId="77777777" w:rsidR="00127B46" w:rsidRPr="00127B46" w:rsidRDefault="00127B46" w:rsidP="00127B46">
      <w:pPr>
        <w:spacing w:after="0" w:line="240" w:lineRule="auto"/>
        <w:rPr>
          <w:rFonts w:ascii="Courier New" w:hAnsi="Courier New" w:cs="Courier New"/>
          <w:sz w:val="18"/>
          <w:szCs w:val="18"/>
        </w:rPr>
      </w:pPr>
    </w:p>
    <w:p w14:paraId="58A96D68"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startActivity</w:t>
      </w:r>
      <w:proofErr w:type="spellEnd"/>
      <w:r w:rsidRPr="00127B46">
        <w:rPr>
          <w:rFonts w:ascii="Courier New" w:hAnsi="Courier New" w:cs="Courier New"/>
          <w:sz w:val="18"/>
          <w:szCs w:val="18"/>
        </w:rPr>
        <w:t>(</w:t>
      </w:r>
      <w:proofErr w:type="spellStart"/>
      <w:proofErr w:type="gramEnd"/>
      <w:r w:rsidRPr="00127B46">
        <w:rPr>
          <w:rFonts w:ascii="Courier New" w:hAnsi="Courier New" w:cs="Courier New"/>
          <w:sz w:val="18"/>
          <w:szCs w:val="18"/>
        </w:rPr>
        <w:t>fuzzyscreen</w:t>
      </w:r>
      <w:proofErr w:type="spellEnd"/>
      <w:r w:rsidRPr="00127B46">
        <w:rPr>
          <w:rFonts w:ascii="Courier New" w:hAnsi="Courier New" w:cs="Courier New"/>
          <w:sz w:val="18"/>
          <w:szCs w:val="18"/>
        </w:rPr>
        <w:t>);</w:t>
      </w:r>
    </w:p>
    <w:p w14:paraId="76D71C8C" w14:textId="77777777" w:rsidR="00127B46" w:rsidRPr="00127B46" w:rsidRDefault="00127B46" w:rsidP="00127B46">
      <w:pPr>
        <w:spacing w:after="0" w:line="240" w:lineRule="auto"/>
        <w:rPr>
          <w:rFonts w:ascii="Courier New" w:hAnsi="Courier New" w:cs="Courier New"/>
          <w:sz w:val="18"/>
          <w:szCs w:val="18"/>
        </w:rPr>
      </w:pPr>
    </w:p>
    <w:p w14:paraId="356F2B09"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w:t>
      </w:r>
    </w:p>
    <w:p w14:paraId="04D2BBA2" w14:textId="77777777" w:rsidR="00127B46" w:rsidRPr="00127B46" w:rsidRDefault="00127B46" w:rsidP="00127B46">
      <w:pPr>
        <w:spacing w:after="0" w:line="240" w:lineRule="auto"/>
        <w:rPr>
          <w:rFonts w:ascii="Courier New" w:hAnsi="Courier New" w:cs="Courier New"/>
          <w:sz w:val="18"/>
          <w:szCs w:val="18"/>
        </w:rPr>
      </w:pPr>
    </w:p>
    <w:p w14:paraId="2374F4A5" w14:textId="77777777" w:rsidR="00127B46" w:rsidRPr="00127B46" w:rsidRDefault="00127B46" w:rsidP="00127B46">
      <w:pPr>
        <w:spacing w:after="0" w:line="240" w:lineRule="auto"/>
        <w:rPr>
          <w:rFonts w:ascii="Courier New" w:hAnsi="Courier New" w:cs="Courier New"/>
          <w:sz w:val="18"/>
          <w:szCs w:val="18"/>
        </w:rPr>
      </w:pPr>
    </w:p>
    <w:p w14:paraId="58DA19A8"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14:paraId="42173951" w14:textId="77777777" w:rsidR="00127B46" w:rsidRPr="00127B46" w:rsidRDefault="00127B46" w:rsidP="00127B46">
      <w:pPr>
        <w:spacing w:after="0" w:line="240" w:lineRule="auto"/>
        <w:rPr>
          <w:rFonts w:ascii="Courier New" w:hAnsi="Courier New" w:cs="Courier New"/>
          <w:sz w:val="18"/>
          <w:szCs w:val="18"/>
        </w:rPr>
      </w:pPr>
    </w:p>
    <w:p w14:paraId="0FFEB8DD"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@Override</w:t>
      </w:r>
    </w:p>
    <w:p w14:paraId="3A06A0FF"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lastRenderedPageBreak/>
        <w:t xml:space="preserve">    </w:t>
      </w:r>
      <w:proofErr w:type="gramStart"/>
      <w:r w:rsidRPr="00127B46">
        <w:rPr>
          <w:rFonts w:ascii="Courier New" w:hAnsi="Courier New" w:cs="Courier New"/>
          <w:sz w:val="18"/>
          <w:szCs w:val="18"/>
        </w:rPr>
        <w:t>public</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boolean</w:t>
      </w:r>
      <w:proofErr w:type="spell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onCreateOptionsMenu</w:t>
      </w:r>
      <w:proofErr w:type="spellEnd"/>
      <w:r w:rsidRPr="00127B46">
        <w:rPr>
          <w:rFonts w:ascii="Courier New" w:hAnsi="Courier New" w:cs="Courier New"/>
          <w:sz w:val="18"/>
          <w:szCs w:val="18"/>
        </w:rPr>
        <w:t>(Menu menu) {</w:t>
      </w:r>
    </w:p>
    <w:p w14:paraId="2B5B1EA5"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 </w:t>
      </w:r>
      <w:proofErr w:type="gramStart"/>
      <w:r w:rsidRPr="00127B46">
        <w:rPr>
          <w:rFonts w:ascii="Courier New" w:hAnsi="Courier New" w:cs="Courier New"/>
          <w:sz w:val="18"/>
          <w:szCs w:val="18"/>
        </w:rPr>
        <w:t>Inflate</w:t>
      </w:r>
      <w:proofErr w:type="gramEnd"/>
      <w:r w:rsidRPr="00127B46">
        <w:rPr>
          <w:rFonts w:ascii="Courier New" w:hAnsi="Courier New" w:cs="Courier New"/>
          <w:sz w:val="18"/>
          <w:szCs w:val="18"/>
        </w:rPr>
        <w:t xml:space="preserve"> the menu; this adds items to the action bar if it is present.</w:t>
      </w:r>
    </w:p>
    <w:p w14:paraId="61B368C5"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getMenuInflater</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).inflate(</w:t>
      </w:r>
      <w:proofErr w:type="spellStart"/>
      <w:r w:rsidRPr="00127B46">
        <w:rPr>
          <w:rFonts w:ascii="Courier New" w:hAnsi="Courier New" w:cs="Courier New"/>
          <w:sz w:val="18"/>
          <w:szCs w:val="18"/>
        </w:rPr>
        <w:t>R.menu.menu_main_offloading_app</w:t>
      </w:r>
      <w:proofErr w:type="spellEnd"/>
      <w:r w:rsidRPr="00127B46">
        <w:rPr>
          <w:rFonts w:ascii="Courier New" w:hAnsi="Courier New" w:cs="Courier New"/>
          <w:sz w:val="18"/>
          <w:szCs w:val="18"/>
        </w:rPr>
        <w:t>, menu);</w:t>
      </w:r>
    </w:p>
    <w:p w14:paraId="3AC73CB0"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return</w:t>
      </w:r>
      <w:proofErr w:type="gramEnd"/>
      <w:r w:rsidRPr="00127B46">
        <w:rPr>
          <w:rFonts w:ascii="Courier New" w:hAnsi="Courier New" w:cs="Courier New"/>
          <w:sz w:val="18"/>
          <w:szCs w:val="18"/>
        </w:rPr>
        <w:t xml:space="preserve"> true;</w:t>
      </w:r>
    </w:p>
    <w:p w14:paraId="086FEDBA"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14:paraId="48FFBE7A" w14:textId="77777777" w:rsidR="00127B46" w:rsidRPr="00127B46" w:rsidRDefault="00127B46" w:rsidP="00127B46">
      <w:pPr>
        <w:spacing w:after="0" w:line="240" w:lineRule="auto"/>
        <w:rPr>
          <w:rFonts w:ascii="Courier New" w:hAnsi="Courier New" w:cs="Courier New"/>
          <w:sz w:val="18"/>
          <w:szCs w:val="18"/>
        </w:rPr>
      </w:pPr>
    </w:p>
    <w:p w14:paraId="163B3A38"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@Override</w:t>
      </w:r>
    </w:p>
    <w:p w14:paraId="79353F65"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public</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boolean</w:t>
      </w:r>
      <w:proofErr w:type="spell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onOptionsItemSelected</w:t>
      </w:r>
      <w:proofErr w:type="spellEnd"/>
      <w:r w:rsidRPr="00127B46">
        <w:rPr>
          <w:rFonts w:ascii="Courier New" w:hAnsi="Courier New" w:cs="Courier New"/>
          <w:sz w:val="18"/>
          <w:szCs w:val="18"/>
        </w:rPr>
        <w:t>(</w:t>
      </w:r>
      <w:proofErr w:type="spellStart"/>
      <w:r w:rsidRPr="00127B46">
        <w:rPr>
          <w:rFonts w:ascii="Courier New" w:hAnsi="Courier New" w:cs="Courier New"/>
          <w:sz w:val="18"/>
          <w:szCs w:val="18"/>
        </w:rPr>
        <w:t>MenuItem</w:t>
      </w:r>
      <w:proofErr w:type="spellEnd"/>
      <w:r w:rsidRPr="00127B46">
        <w:rPr>
          <w:rFonts w:ascii="Courier New" w:hAnsi="Courier New" w:cs="Courier New"/>
          <w:sz w:val="18"/>
          <w:szCs w:val="18"/>
        </w:rPr>
        <w:t xml:space="preserve"> item) {</w:t>
      </w:r>
    </w:p>
    <w:p w14:paraId="0ACE09B8"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 Handle action bar item clicks here. The action bar will</w:t>
      </w:r>
    </w:p>
    <w:p w14:paraId="1D578D6C"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 automatically handle clicks on the Home/Up button, so long</w:t>
      </w:r>
    </w:p>
    <w:p w14:paraId="42D916D7"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 as you specify a parent activity in AndroidManifest.xml.</w:t>
      </w:r>
    </w:p>
    <w:p w14:paraId="1D4E0F33"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int</w:t>
      </w:r>
      <w:proofErr w:type="spellEnd"/>
      <w:proofErr w:type="gramEnd"/>
      <w:r w:rsidRPr="00127B46">
        <w:rPr>
          <w:rFonts w:ascii="Courier New" w:hAnsi="Courier New" w:cs="Courier New"/>
          <w:sz w:val="18"/>
          <w:szCs w:val="18"/>
        </w:rPr>
        <w:t xml:space="preserve"> id = </w:t>
      </w:r>
      <w:proofErr w:type="spellStart"/>
      <w:r w:rsidRPr="00127B46">
        <w:rPr>
          <w:rFonts w:ascii="Courier New" w:hAnsi="Courier New" w:cs="Courier New"/>
          <w:sz w:val="18"/>
          <w:szCs w:val="18"/>
        </w:rPr>
        <w:t>item.getItemId</w:t>
      </w:r>
      <w:proofErr w:type="spellEnd"/>
      <w:r w:rsidRPr="00127B46">
        <w:rPr>
          <w:rFonts w:ascii="Courier New" w:hAnsi="Courier New" w:cs="Courier New"/>
          <w:sz w:val="18"/>
          <w:szCs w:val="18"/>
        </w:rPr>
        <w:t>();</w:t>
      </w:r>
    </w:p>
    <w:p w14:paraId="56A9C9E1" w14:textId="77777777" w:rsidR="00127B46" w:rsidRPr="00127B46" w:rsidRDefault="00127B46" w:rsidP="00127B46">
      <w:pPr>
        <w:spacing w:after="0" w:line="240" w:lineRule="auto"/>
        <w:rPr>
          <w:rFonts w:ascii="Courier New" w:hAnsi="Courier New" w:cs="Courier New"/>
          <w:sz w:val="18"/>
          <w:szCs w:val="18"/>
        </w:rPr>
      </w:pPr>
    </w:p>
    <w:p w14:paraId="4AB298FA"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noinspection</w:t>
      </w:r>
      <w:proofErr w:type="spell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SimplifiableIfStatement</w:t>
      </w:r>
      <w:proofErr w:type="spellEnd"/>
    </w:p>
    <w:p w14:paraId="40A3794D"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if</w:t>
      </w:r>
      <w:proofErr w:type="gramEnd"/>
      <w:r w:rsidRPr="00127B46">
        <w:rPr>
          <w:rFonts w:ascii="Courier New" w:hAnsi="Courier New" w:cs="Courier New"/>
          <w:sz w:val="18"/>
          <w:szCs w:val="18"/>
        </w:rPr>
        <w:t xml:space="preserve"> (id == </w:t>
      </w:r>
      <w:proofErr w:type="spellStart"/>
      <w:r w:rsidRPr="00127B46">
        <w:rPr>
          <w:rFonts w:ascii="Courier New" w:hAnsi="Courier New" w:cs="Courier New"/>
          <w:sz w:val="18"/>
          <w:szCs w:val="18"/>
        </w:rPr>
        <w:t>R.id.action_settings</w:t>
      </w:r>
      <w:proofErr w:type="spellEnd"/>
      <w:r w:rsidRPr="00127B46">
        <w:rPr>
          <w:rFonts w:ascii="Courier New" w:hAnsi="Courier New" w:cs="Courier New"/>
          <w:sz w:val="18"/>
          <w:szCs w:val="18"/>
        </w:rPr>
        <w:t>) {</w:t>
      </w:r>
    </w:p>
    <w:p w14:paraId="5A714794"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return</w:t>
      </w:r>
      <w:proofErr w:type="gramEnd"/>
      <w:r w:rsidRPr="00127B46">
        <w:rPr>
          <w:rFonts w:ascii="Courier New" w:hAnsi="Courier New" w:cs="Courier New"/>
          <w:sz w:val="18"/>
          <w:szCs w:val="18"/>
        </w:rPr>
        <w:t xml:space="preserve"> true;</w:t>
      </w:r>
    </w:p>
    <w:p w14:paraId="46D3D2FB"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14:paraId="4751B555" w14:textId="77777777" w:rsidR="00127B46" w:rsidRPr="00127B46" w:rsidRDefault="00127B46" w:rsidP="00127B46">
      <w:pPr>
        <w:spacing w:after="0" w:line="240" w:lineRule="auto"/>
        <w:rPr>
          <w:rFonts w:ascii="Courier New" w:hAnsi="Courier New" w:cs="Courier New"/>
          <w:sz w:val="18"/>
          <w:szCs w:val="18"/>
        </w:rPr>
      </w:pPr>
    </w:p>
    <w:p w14:paraId="24A66907"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return</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super.onOptionsItemSelected</w:t>
      </w:r>
      <w:proofErr w:type="spellEnd"/>
      <w:r w:rsidRPr="00127B46">
        <w:rPr>
          <w:rFonts w:ascii="Courier New" w:hAnsi="Courier New" w:cs="Courier New"/>
          <w:sz w:val="18"/>
          <w:szCs w:val="18"/>
        </w:rPr>
        <w:t>(item);</w:t>
      </w:r>
    </w:p>
    <w:p w14:paraId="1F1801A5"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14:paraId="7703D115"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w:t>
      </w:r>
    </w:p>
    <w:p w14:paraId="68791108" w14:textId="77777777" w:rsidR="00BF4656" w:rsidRDefault="00BF4656" w:rsidP="00F3120B"/>
    <w:p w14:paraId="078F4A3C" w14:textId="77777777" w:rsidR="00127B46" w:rsidRDefault="00127B46" w:rsidP="00727CA5">
      <w:pPr>
        <w:pStyle w:val="Heading3"/>
      </w:pPr>
      <w:bookmarkStart w:id="1823" w:name="_Toc441811481"/>
      <w:r>
        <w:t>A2. FuzzyLogicDisplay.java</w:t>
      </w:r>
      <w:bookmarkEnd w:id="1823"/>
    </w:p>
    <w:p w14:paraId="1F1F899C" w14:textId="77777777"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package</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com.example.aditya.smartoffloadingapp</w:t>
      </w:r>
      <w:proofErr w:type="spellEnd"/>
      <w:r w:rsidRPr="00127B46">
        <w:rPr>
          <w:rFonts w:ascii="Courier New" w:hAnsi="Courier New" w:cs="Courier New"/>
          <w:sz w:val="18"/>
          <w:szCs w:val="18"/>
        </w:rPr>
        <w:t>;</w:t>
      </w:r>
    </w:p>
    <w:p w14:paraId="17EEE6CA" w14:textId="77777777" w:rsidR="00127B46" w:rsidRPr="00127B46" w:rsidRDefault="00127B46" w:rsidP="00127B46">
      <w:pPr>
        <w:spacing w:after="0" w:line="240" w:lineRule="auto"/>
        <w:rPr>
          <w:rFonts w:ascii="Courier New" w:hAnsi="Courier New" w:cs="Courier New"/>
          <w:sz w:val="18"/>
          <w:szCs w:val="18"/>
        </w:rPr>
      </w:pPr>
    </w:p>
    <w:p w14:paraId="431880F0" w14:textId="77777777"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android.content.Intent</w:t>
      </w:r>
      <w:proofErr w:type="spellEnd"/>
      <w:r w:rsidRPr="00127B46">
        <w:rPr>
          <w:rFonts w:ascii="Courier New" w:hAnsi="Courier New" w:cs="Courier New"/>
          <w:sz w:val="18"/>
          <w:szCs w:val="18"/>
        </w:rPr>
        <w:t>;</w:t>
      </w:r>
    </w:p>
    <w:p w14:paraId="1E1761D0" w14:textId="77777777"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android.support.v7.app.ActionBarActivity;</w:t>
      </w:r>
    </w:p>
    <w:p w14:paraId="02102E40" w14:textId="77777777"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android.os.Bundle</w:t>
      </w:r>
      <w:proofErr w:type="spellEnd"/>
      <w:r w:rsidRPr="00127B46">
        <w:rPr>
          <w:rFonts w:ascii="Courier New" w:hAnsi="Courier New" w:cs="Courier New"/>
          <w:sz w:val="18"/>
          <w:szCs w:val="18"/>
        </w:rPr>
        <w:t>;</w:t>
      </w:r>
    </w:p>
    <w:p w14:paraId="41CAFDE1" w14:textId="77777777"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android.view.Menu</w:t>
      </w:r>
      <w:proofErr w:type="spellEnd"/>
      <w:r w:rsidRPr="00127B46">
        <w:rPr>
          <w:rFonts w:ascii="Courier New" w:hAnsi="Courier New" w:cs="Courier New"/>
          <w:sz w:val="18"/>
          <w:szCs w:val="18"/>
        </w:rPr>
        <w:t>;</w:t>
      </w:r>
    </w:p>
    <w:p w14:paraId="237A7629" w14:textId="77777777"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android.view.MenuItem</w:t>
      </w:r>
      <w:proofErr w:type="spellEnd"/>
      <w:r w:rsidRPr="00127B46">
        <w:rPr>
          <w:rFonts w:ascii="Courier New" w:hAnsi="Courier New" w:cs="Courier New"/>
          <w:sz w:val="18"/>
          <w:szCs w:val="18"/>
        </w:rPr>
        <w:t>;</w:t>
      </w:r>
    </w:p>
    <w:p w14:paraId="2C13D012" w14:textId="77777777"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android.widget.TextView</w:t>
      </w:r>
      <w:proofErr w:type="spellEnd"/>
      <w:r w:rsidRPr="00127B46">
        <w:rPr>
          <w:rFonts w:ascii="Courier New" w:hAnsi="Courier New" w:cs="Courier New"/>
          <w:sz w:val="18"/>
          <w:szCs w:val="18"/>
        </w:rPr>
        <w:t>;</w:t>
      </w:r>
    </w:p>
    <w:p w14:paraId="0F221FD4" w14:textId="77777777" w:rsidR="00127B46" w:rsidRPr="00127B46" w:rsidRDefault="00127B46" w:rsidP="00127B46">
      <w:pPr>
        <w:spacing w:after="0" w:line="240" w:lineRule="auto"/>
        <w:rPr>
          <w:rFonts w:ascii="Courier New" w:hAnsi="Courier New" w:cs="Courier New"/>
          <w:sz w:val="18"/>
          <w:szCs w:val="18"/>
        </w:rPr>
      </w:pPr>
    </w:p>
    <w:p w14:paraId="2B2BC0F6" w14:textId="77777777" w:rsidR="00127B46" w:rsidRPr="00127B46" w:rsidRDefault="00127B46" w:rsidP="00127B46">
      <w:pPr>
        <w:spacing w:after="0" w:line="240" w:lineRule="auto"/>
        <w:rPr>
          <w:rFonts w:ascii="Courier New" w:hAnsi="Courier New" w:cs="Courier New"/>
          <w:sz w:val="18"/>
          <w:szCs w:val="18"/>
        </w:rPr>
      </w:pPr>
    </w:p>
    <w:p w14:paraId="48967901" w14:textId="77777777"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public</w:t>
      </w:r>
      <w:proofErr w:type="gramEnd"/>
      <w:r w:rsidRPr="00127B46">
        <w:rPr>
          <w:rFonts w:ascii="Courier New" w:hAnsi="Courier New" w:cs="Courier New"/>
          <w:sz w:val="18"/>
          <w:szCs w:val="18"/>
        </w:rPr>
        <w:t xml:space="preserve"> class </w:t>
      </w:r>
      <w:proofErr w:type="spellStart"/>
      <w:r w:rsidRPr="00127B46">
        <w:rPr>
          <w:rFonts w:ascii="Courier New" w:hAnsi="Courier New" w:cs="Courier New"/>
          <w:sz w:val="18"/>
          <w:szCs w:val="18"/>
        </w:rPr>
        <w:t>FuzzyLogicDisplay</w:t>
      </w:r>
      <w:proofErr w:type="spellEnd"/>
      <w:r w:rsidRPr="00127B46">
        <w:rPr>
          <w:rFonts w:ascii="Courier New" w:hAnsi="Courier New" w:cs="Courier New"/>
          <w:sz w:val="18"/>
          <w:szCs w:val="18"/>
        </w:rPr>
        <w:t xml:space="preserve"> extends </w:t>
      </w:r>
      <w:proofErr w:type="spellStart"/>
      <w:r w:rsidRPr="00127B46">
        <w:rPr>
          <w:rFonts w:ascii="Courier New" w:hAnsi="Courier New" w:cs="Courier New"/>
          <w:sz w:val="18"/>
          <w:szCs w:val="18"/>
        </w:rPr>
        <w:t>ActionBarActivity</w:t>
      </w:r>
      <w:proofErr w:type="spellEnd"/>
      <w:r w:rsidRPr="00127B46">
        <w:rPr>
          <w:rFonts w:ascii="Courier New" w:hAnsi="Courier New" w:cs="Courier New"/>
          <w:sz w:val="18"/>
          <w:szCs w:val="18"/>
        </w:rPr>
        <w:t xml:space="preserve"> {</w:t>
      </w:r>
    </w:p>
    <w:p w14:paraId="4FACFAD2" w14:textId="77777777" w:rsidR="00127B46" w:rsidRPr="00127B46" w:rsidRDefault="00127B46" w:rsidP="00127B46">
      <w:pPr>
        <w:spacing w:after="0" w:line="240" w:lineRule="auto"/>
        <w:rPr>
          <w:rFonts w:ascii="Courier New" w:hAnsi="Courier New" w:cs="Courier New"/>
          <w:sz w:val="18"/>
          <w:szCs w:val="18"/>
        </w:rPr>
      </w:pPr>
    </w:p>
    <w:p w14:paraId="3A1F33DD"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@Override</w:t>
      </w:r>
    </w:p>
    <w:p w14:paraId="5A157C80"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protected</w:t>
      </w:r>
      <w:proofErr w:type="gramEnd"/>
      <w:r w:rsidRPr="00127B46">
        <w:rPr>
          <w:rFonts w:ascii="Courier New" w:hAnsi="Courier New" w:cs="Courier New"/>
          <w:sz w:val="18"/>
          <w:szCs w:val="18"/>
        </w:rPr>
        <w:t xml:space="preserve"> void </w:t>
      </w:r>
      <w:proofErr w:type="spellStart"/>
      <w:r w:rsidRPr="00127B46">
        <w:rPr>
          <w:rFonts w:ascii="Courier New" w:hAnsi="Courier New" w:cs="Courier New"/>
          <w:sz w:val="18"/>
          <w:szCs w:val="18"/>
        </w:rPr>
        <w:t>onCreate</w:t>
      </w:r>
      <w:proofErr w:type="spellEnd"/>
      <w:r w:rsidRPr="00127B46">
        <w:rPr>
          <w:rFonts w:ascii="Courier New" w:hAnsi="Courier New" w:cs="Courier New"/>
          <w:sz w:val="18"/>
          <w:szCs w:val="18"/>
        </w:rPr>
        <w:t xml:space="preserve">(Bundle </w:t>
      </w:r>
      <w:proofErr w:type="spellStart"/>
      <w:r w:rsidRPr="00127B46">
        <w:rPr>
          <w:rFonts w:ascii="Courier New" w:hAnsi="Courier New" w:cs="Courier New"/>
          <w:sz w:val="18"/>
          <w:szCs w:val="18"/>
        </w:rPr>
        <w:t>savedInstanceState</w:t>
      </w:r>
      <w:proofErr w:type="spellEnd"/>
      <w:r w:rsidRPr="00127B46">
        <w:rPr>
          <w:rFonts w:ascii="Courier New" w:hAnsi="Courier New" w:cs="Courier New"/>
          <w:sz w:val="18"/>
          <w:szCs w:val="18"/>
        </w:rPr>
        <w:t>) {</w:t>
      </w:r>
    </w:p>
    <w:p w14:paraId="055624D4"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super.onCreate</w:t>
      </w:r>
      <w:proofErr w:type="spellEnd"/>
      <w:r w:rsidRPr="00127B46">
        <w:rPr>
          <w:rFonts w:ascii="Courier New" w:hAnsi="Courier New" w:cs="Courier New"/>
          <w:sz w:val="18"/>
          <w:szCs w:val="18"/>
        </w:rPr>
        <w:t>(</w:t>
      </w:r>
      <w:proofErr w:type="spellStart"/>
      <w:proofErr w:type="gramEnd"/>
      <w:r w:rsidRPr="00127B46">
        <w:rPr>
          <w:rFonts w:ascii="Courier New" w:hAnsi="Courier New" w:cs="Courier New"/>
          <w:sz w:val="18"/>
          <w:szCs w:val="18"/>
        </w:rPr>
        <w:t>savedInstanceState</w:t>
      </w:r>
      <w:proofErr w:type="spellEnd"/>
      <w:r w:rsidRPr="00127B46">
        <w:rPr>
          <w:rFonts w:ascii="Courier New" w:hAnsi="Courier New" w:cs="Courier New"/>
          <w:sz w:val="18"/>
          <w:szCs w:val="18"/>
        </w:rPr>
        <w:t>);</w:t>
      </w:r>
    </w:p>
    <w:p w14:paraId="54CF82D3" w14:textId="77777777" w:rsidR="00127B46" w:rsidRPr="00127B46" w:rsidRDefault="00127B46" w:rsidP="00127B46">
      <w:pPr>
        <w:spacing w:after="0" w:line="240" w:lineRule="auto"/>
        <w:rPr>
          <w:rFonts w:ascii="Courier New" w:hAnsi="Courier New" w:cs="Courier New"/>
          <w:sz w:val="18"/>
          <w:szCs w:val="18"/>
        </w:rPr>
      </w:pPr>
    </w:p>
    <w:p w14:paraId="37DAC021"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setContentView</w:t>
      </w:r>
      <w:proofErr w:type="spellEnd"/>
      <w:r w:rsidRPr="00127B46">
        <w:rPr>
          <w:rFonts w:ascii="Courier New" w:hAnsi="Courier New" w:cs="Courier New"/>
          <w:sz w:val="18"/>
          <w:szCs w:val="18"/>
        </w:rPr>
        <w:t>(</w:t>
      </w:r>
      <w:proofErr w:type="spellStart"/>
      <w:proofErr w:type="gramEnd"/>
      <w:r w:rsidRPr="00127B46">
        <w:rPr>
          <w:rFonts w:ascii="Courier New" w:hAnsi="Courier New" w:cs="Courier New"/>
          <w:sz w:val="18"/>
          <w:szCs w:val="18"/>
        </w:rPr>
        <w:t>R.layout.activity_fuzzy_logic_display</w:t>
      </w:r>
      <w:proofErr w:type="spellEnd"/>
      <w:r w:rsidRPr="00127B46">
        <w:rPr>
          <w:rFonts w:ascii="Courier New" w:hAnsi="Courier New" w:cs="Courier New"/>
          <w:sz w:val="18"/>
          <w:szCs w:val="18"/>
        </w:rPr>
        <w:t>);</w:t>
      </w:r>
    </w:p>
    <w:p w14:paraId="5E0985E8" w14:textId="77777777" w:rsidR="00127B46" w:rsidRPr="00127B46" w:rsidRDefault="00127B46" w:rsidP="00127B46">
      <w:pPr>
        <w:spacing w:after="0" w:line="240" w:lineRule="auto"/>
        <w:rPr>
          <w:rFonts w:ascii="Courier New" w:hAnsi="Courier New" w:cs="Courier New"/>
          <w:sz w:val="18"/>
          <w:szCs w:val="18"/>
        </w:rPr>
      </w:pPr>
    </w:p>
    <w:p w14:paraId="2E62FFE8"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Intent </w:t>
      </w:r>
      <w:proofErr w:type="spellStart"/>
      <w:r w:rsidRPr="00127B46">
        <w:rPr>
          <w:rFonts w:ascii="Courier New" w:hAnsi="Courier New" w:cs="Courier New"/>
          <w:sz w:val="18"/>
          <w:szCs w:val="18"/>
        </w:rPr>
        <w:t>fuzzyintent</w:t>
      </w:r>
      <w:proofErr w:type="spellEnd"/>
      <w:r w:rsidRPr="00127B46">
        <w:rPr>
          <w:rFonts w:ascii="Courier New" w:hAnsi="Courier New" w:cs="Courier New"/>
          <w:sz w:val="18"/>
          <w:szCs w:val="18"/>
        </w:rPr>
        <w:t xml:space="preserve"> = </w:t>
      </w:r>
      <w:proofErr w:type="spellStart"/>
      <w:proofErr w:type="gramStart"/>
      <w:r w:rsidRPr="00127B46">
        <w:rPr>
          <w:rFonts w:ascii="Courier New" w:hAnsi="Courier New" w:cs="Courier New"/>
          <w:sz w:val="18"/>
          <w:szCs w:val="18"/>
        </w:rPr>
        <w:t>getIntent</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w:t>
      </w:r>
    </w:p>
    <w:p w14:paraId="27002CF7"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String message = </w:t>
      </w:r>
      <w:proofErr w:type="gramStart"/>
      <w:r w:rsidRPr="00127B46">
        <w:rPr>
          <w:rFonts w:ascii="Courier New" w:hAnsi="Courier New" w:cs="Courier New"/>
          <w:sz w:val="18"/>
          <w:szCs w:val="18"/>
        </w:rPr>
        <w:t>fuzzyintent.getStringExtra(</w:t>
      </w:r>
      <w:proofErr w:type="gramEnd"/>
      <w:r w:rsidRPr="00127B46">
        <w:rPr>
          <w:rFonts w:ascii="Courier New" w:hAnsi="Courier New" w:cs="Courier New"/>
          <w:sz w:val="18"/>
          <w:szCs w:val="18"/>
        </w:rPr>
        <w:t>MainOffloadingAppActivity.EXTRA_MESSAGE);</w:t>
      </w:r>
    </w:p>
    <w:p w14:paraId="4CC9D6B9"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String message1 = </w:t>
      </w:r>
      <w:proofErr w:type="gramStart"/>
      <w:r w:rsidRPr="00127B46">
        <w:rPr>
          <w:rFonts w:ascii="Courier New" w:hAnsi="Courier New" w:cs="Courier New"/>
          <w:sz w:val="18"/>
          <w:szCs w:val="18"/>
        </w:rPr>
        <w:t>fuzzyintent.getStringExtra(</w:t>
      </w:r>
      <w:proofErr w:type="gramEnd"/>
      <w:r w:rsidRPr="00127B46">
        <w:rPr>
          <w:rFonts w:ascii="Courier New" w:hAnsi="Courier New" w:cs="Courier New"/>
          <w:sz w:val="18"/>
          <w:szCs w:val="18"/>
        </w:rPr>
        <w:t>MainOffloadingAppActivity.EXTRA_MESSAGE1);</w:t>
      </w:r>
    </w:p>
    <w:p w14:paraId="763F4C9F" w14:textId="77777777" w:rsidR="00127B46" w:rsidRPr="00127B46" w:rsidRDefault="00127B46" w:rsidP="00127B46">
      <w:pPr>
        <w:spacing w:after="0" w:line="240" w:lineRule="auto"/>
        <w:rPr>
          <w:rFonts w:ascii="Courier New" w:hAnsi="Courier New" w:cs="Courier New"/>
          <w:sz w:val="18"/>
          <w:szCs w:val="18"/>
        </w:rPr>
      </w:pPr>
    </w:p>
    <w:p w14:paraId="756B72A9"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TextView</w:t>
      </w:r>
      <w:proofErr w:type="spellEnd"/>
      <w:r w:rsidRPr="00127B46">
        <w:rPr>
          <w:rFonts w:ascii="Courier New" w:hAnsi="Courier New" w:cs="Courier New"/>
          <w:sz w:val="18"/>
          <w:szCs w:val="18"/>
        </w:rPr>
        <w:t xml:space="preserve"> t1 = (</w:t>
      </w:r>
      <w:proofErr w:type="spellStart"/>
      <w:r w:rsidRPr="00127B46">
        <w:rPr>
          <w:rFonts w:ascii="Courier New" w:hAnsi="Courier New" w:cs="Courier New"/>
          <w:sz w:val="18"/>
          <w:szCs w:val="18"/>
        </w:rPr>
        <w:t>TextView</w:t>
      </w:r>
      <w:proofErr w:type="spellEnd"/>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findViewById</w:t>
      </w:r>
      <w:proofErr w:type="spellEnd"/>
      <w:r w:rsidRPr="00127B46">
        <w:rPr>
          <w:rFonts w:ascii="Courier New" w:hAnsi="Courier New" w:cs="Courier New"/>
          <w:sz w:val="18"/>
          <w:szCs w:val="18"/>
        </w:rPr>
        <w:t>(</w:t>
      </w:r>
      <w:proofErr w:type="spellStart"/>
      <w:proofErr w:type="gramEnd"/>
      <w:r w:rsidRPr="00127B46">
        <w:rPr>
          <w:rFonts w:ascii="Courier New" w:hAnsi="Courier New" w:cs="Courier New"/>
          <w:sz w:val="18"/>
          <w:szCs w:val="18"/>
        </w:rPr>
        <w:t>R.id.FuzzyAlgorithmDisplay</w:t>
      </w:r>
      <w:proofErr w:type="spellEnd"/>
      <w:r w:rsidRPr="00127B46">
        <w:rPr>
          <w:rFonts w:ascii="Courier New" w:hAnsi="Courier New" w:cs="Courier New"/>
          <w:sz w:val="18"/>
          <w:szCs w:val="18"/>
        </w:rPr>
        <w:t>);</w:t>
      </w:r>
    </w:p>
    <w:p w14:paraId="361AA3D3"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t1.setText(</w:t>
      </w:r>
      <w:proofErr w:type="gramEnd"/>
      <w:r w:rsidRPr="00127B46">
        <w:rPr>
          <w:rFonts w:ascii="Courier New" w:hAnsi="Courier New" w:cs="Courier New"/>
          <w:sz w:val="18"/>
          <w:szCs w:val="18"/>
        </w:rPr>
        <w:t>message);</w:t>
      </w:r>
    </w:p>
    <w:p w14:paraId="370B94D1" w14:textId="77777777" w:rsidR="00127B46" w:rsidRPr="00127B46" w:rsidRDefault="00127B46" w:rsidP="00127B46">
      <w:pPr>
        <w:spacing w:after="0" w:line="240" w:lineRule="auto"/>
        <w:rPr>
          <w:rFonts w:ascii="Courier New" w:hAnsi="Courier New" w:cs="Courier New"/>
          <w:sz w:val="18"/>
          <w:szCs w:val="18"/>
        </w:rPr>
      </w:pPr>
    </w:p>
    <w:p w14:paraId="5258F47C"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lastRenderedPageBreak/>
        <w:t xml:space="preserve">        </w:t>
      </w:r>
      <w:proofErr w:type="spellStart"/>
      <w:r w:rsidRPr="00127B46">
        <w:rPr>
          <w:rFonts w:ascii="Courier New" w:hAnsi="Courier New" w:cs="Courier New"/>
          <w:sz w:val="18"/>
          <w:szCs w:val="18"/>
        </w:rPr>
        <w:t>TextView</w:t>
      </w:r>
      <w:proofErr w:type="spellEnd"/>
      <w:r w:rsidRPr="00127B46">
        <w:rPr>
          <w:rFonts w:ascii="Courier New" w:hAnsi="Courier New" w:cs="Courier New"/>
          <w:sz w:val="18"/>
          <w:szCs w:val="18"/>
        </w:rPr>
        <w:t xml:space="preserve"> t2 = (</w:t>
      </w:r>
      <w:proofErr w:type="spellStart"/>
      <w:r w:rsidRPr="00127B46">
        <w:rPr>
          <w:rFonts w:ascii="Courier New" w:hAnsi="Courier New" w:cs="Courier New"/>
          <w:sz w:val="18"/>
          <w:szCs w:val="18"/>
        </w:rPr>
        <w:t>TextView</w:t>
      </w:r>
      <w:proofErr w:type="spellEnd"/>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findViewById</w:t>
      </w:r>
      <w:proofErr w:type="spellEnd"/>
      <w:r w:rsidRPr="00127B46">
        <w:rPr>
          <w:rFonts w:ascii="Courier New" w:hAnsi="Courier New" w:cs="Courier New"/>
          <w:sz w:val="18"/>
          <w:szCs w:val="18"/>
        </w:rPr>
        <w:t>(</w:t>
      </w:r>
      <w:proofErr w:type="spellStart"/>
      <w:proofErr w:type="gramEnd"/>
      <w:r w:rsidRPr="00127B46">
        <w:rPr>
          <w:rFonts w:ascii="Courier New" w:hAnsi="Courier New" w:cs="Courier New"/>
          <w:sz w:val="18"/>
          <w:szCs w:val="18"/>
        </w:rPr>
        <w:t>R.id.FuzzyAppDisplay</w:t>
      </w:r>
      <w:proofErr w:type="spellEnd"/>
      <w:r w:rsidRPr="00127B46">
        <w:rPr>
          <w:rFonts w:ascii="Courier New" w:hAnsi="Courier New" w:cs="Courier New"/>
          <w:sz w:val="18"/>
          <w:szCs w:val="18"/>
        </w:rPr>
        <w:t>);</w:t>
      </w:r>
    </w:p>
    <w:p w14:paraId="39A81BBA"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t2.setText(</w:t>
      </w:r>
      <w:proofErr w:type="gramEnd"/>
      <w:r w:rsidRPr="00127B46">
        <w:rPr>
          <w:rFonts w:ascii="Courier New" w:hAnsi="Courier New" w:cs="Courier New"/>
          <w:sz w:val="18"/>
          <w:szCs w:val="18"/>
        </w:rPr>
        <w:t>message1);</w:t>
      </w:r>
    </w:p>
    <w:p w14:paraId="013C90E1" w14:textId="77777777" w:rsidR="00127B46" w:rsidRPr="00127B46" w:rsidRDefault="00127B46" w:rsidP="00127B46">
      <w:pPr>
        <w:spacing w:after="0" w:line="240" w:lineRule="auto"/>
        <w:rPr>
          <w:rFonts w:ascii="Courier New" w:hAnsi="Courier New" w:cs="Courier New"/>
          <w:sz w:val="18"/>
          <w:szCs w:val="18"/>
        </w:rPr>
      </w:pPr>
    </w:p>
    <w:p w14:paraId="0B8EC735" w14:textId="77777777" w:rsidR="00127B46" w:rsidRPr="00127B46" w:rsidRDefault="00127B46" w:rsidP="00127B46">
      <w:pPr>
        <w:spacing w:after="0" w:line="240" w:lineRule="auto"/>
        <w:rPr>
          <w:rFonts w:ascii="Courier New" w:hAnsi="Courier New" w:cs="Courier New"/>
          <w:sz w:val="18"/>
          <w:szCs w:val="18"/>
        </w:rPr>
      </w:pPr>
    </w:p>
    <w:p w14:paraId="7F7CE9F5" w14:textId="77777777" w:rsidR="00127B46" w:rsidRPr="00127B46" w:rsidRDefault="00127B46" w:rsidP="00127B46">
      <w:pPr>
        <w:spacing w:after="0" w:line="240" w:lineRule="auto"/>
        <w:rPr>
          <w:rFonts w:ascii="Courier New" w:hAnsi="Courier New" w:cs="Courier New"/>
          <w:sz w:val="18"/>
          <w:szCs w:val="18"/>
        </w:rPr>
      </w:pPr>
    </w:p>
    <w:p w14:paraId="76286010" w14:textId="77777777" w:rsidR="00127B46" w:rsidRPr="00127B46" w:rsidRDefault="00127B46" w:rsidP="00127B46">
      <w:pPr>
        <w:spacing w:after="0" w:line="240" w:lineRule="auto"/>
        <w:rPr>
          <w:rFonts w:ascii="Courier New" w:hAnsi="Courier New" w:cs="Courier New"/>
          <w:sz w:val="18"/>
          <w:szCs w:val="18"/>
        </w:rPr>
      </w:pPr>
    </w:p>
    <w:p w14:paraId="05FA3862" w14:textId="77777777" w:rsidR="00127B46" w:rsidRPr="00127B46" w:rsidRDefault="00127B46" w:rsidP="00127B46">
      <w:pPr>
        <w:spacing w:after="0" w:line="240" w:lineRule="auto"/>
        <w:rPr>
          <w:rFonts w:ascii="Courier New" w:hAnsi="Courier New" w:cs="Courier New"/>
          <w:sz w:val="18"/>
          <w:szCs w:val="18"/>
        </w:rPr>
      </w:pPr>
    </w:p>
    <w:p w14:paraId="6B51B0BC" w14:textId="77777777" w:rsidR="00127B46" w:rsidRPr="00127B46" w:rsidRDefault="00127B46" w:rsidP="00127B46">
      <w:pPr>
        <w:spacing w:after="0" w:line="240" w:lineRule="auto"/>
        <w:rPr>
          <w:rFonts w:ascii="Courier New" w:hAnsi="Courier New" w:cs="Courier New"/>
          <w:sz w:val="18"/>
          <w:szCs w:val="18"/>
        </w:rPr>
      </w:pPr>
    </w:p>
    <w:p w14:paraId="37F611C9"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create </w:t>
      </w:r>
      <w:proofErr w:type="spellStart"/>
      <w:r w:rsidRPr="00127B46">
        <w:rPr>
          <w:rFonts w:ascii="Courier New" w:hAnsi="Courier New" w:cs="Courier New"/>
          <w:sz w:val="18"/>
          <w:szCs w:val="18"/>
        </w:rPr>
        <w:t>TextView</w:t>
      </w:r>
      <w:proofErr w:type="spellEnd"/>
      <w:r w:rsidRPr="00127B46">
        <w:rPr>
          <w:rFonts w:ascii="Courier New" w:hAnsi="Courier New" w:cs="Courier New"/>
          <w:sz w:val="18"/>
          <w:szCs w:val="18"/>
        </w:rPr>
        <w:t xml:space="preserve"> Object **/</w:t>
      </w:r>
    </w:p>
    <w:p w14:paraId="76151EAA"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TextView</w:t>
      </w:r>
      <w:proofErr w:type="spell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textView</w:t>
      </w:r>
      <w:proofErr w:type="spellEnd"/>
      <w:r w:rsidRPr="00127B46">
        <w:rPr>
          <w:rFonts w:ascii="Courier New" w:hAnsi="Courier New" w:cs="Courier New"/>
          <w:sz w:val="18"/>
          <w:szCs w:val="18"/>
        </w:rPr>
        <w:t xml:space="preserve"> = new </w:t>
      </w:r>
      <w:proofErr w:type="spellStart"/>
      <w:proofErr w:type="gramStart"/>
      <w:r w:rsidRPr="00127B46">
        <w:rPr>
          <w:rFonts w:ascii="Courier New" w:hAnsi="Courier New" w:cs="Courier New"/>
          <w:sz w:val="18"/>
          <w:szCs w:val="18"/>
        </w:rPr>
        <w:t>TextView</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this); */</w:t>
      </w:r>
    </w:p>
    <w:p w14:paraId="23464703"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Set the text size and message */</w:t>
      </w:r>
    </w:p>
    <w:p w14:paraId="5A1EFD41"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textView.setTextSize</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40); */</w:t>
      </w:r>
    </w:p>
    <w:p w14:paraId="71E6852C"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textView.setText</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message); */</w:t>
      </w:r>
    </w:p>
    <w:p w14:paraId="338FCBAB"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/*add the </w:t>
      </w:r>
      <w:proofErr w:type="spellStart"/>
      <w:r w:rsidRPr="00127B46">
        <w:rPr>
          <w:rFonts w:ascii="Courier New" w:hAnsi="Courier New" w:cs="Courier New"/>
          <w:sz w:val="18"/>
          <w:szCs w:val="18"/>
        </w:rPr>
        <w:t>TextView</w:t>
      </w:r>
      <w:proofErr w:type="spellEnd"/>
      <w:r w:rsidRPr="00127B46">
        <w:rPr>
          <w:rFonts w:ascii="Courier New" w:hAnsi="Courier New" w:cs="Courier New"/>
          <w:sz w:val="18"/>
          <w:szCs w:val="18"/>
        </w:rPr>
        <w:t xml:space="preserve"> as the root view of the activity’s layout by passing it to </w:t>
      </w:r>
      <w:proofErr w:type="spellStart"/>
      <w:proofErr w:type="gramStart"/>
      <w:r w:rsidRPr="00127B46">
        <w:rPr>
          <w:rFonts w:ascii="Courier New" w:hAnsi="Courier New" w:cs="Courier New"/>
          <w:sz w:val="18"/>
          <w:szCs w:val="18"/>
        </w:rPr>
        <w:t>setContentView</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w:t>
      </w:r>
    </w:p>
    <w:p w14:paraId="2E851B24"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setContentView</w:t>
      </w:r>
      <w:proofErr w:type="spellEnd"/>
      <w:r w:rsidRPr="00127B46">
        <w:rPr>
          <w:rFonts w:ascii="Courier New" w:hAnsi="Courier New" w:cs="Courier New"/>
          <w:sz w:val="18"/>
          <w:szCs w:val="18"/>
        </w:rPr>
        <w:t>(</w:t>
      </w:r>
      <w:proofErr w:type="spellStart"/>
      <w:proofErr w:type="gramEnd"/>
      <w:r w:rsidRPr="00127B46">
        <w:rPr>
          <w:rFonts w:ascii="Courier New" w:hAnsi="Courier New" w:cs="Courier New"/>
          <w:sz w:val="18"/>
          <w:szCs w:val="18"/>
        </w:rPr>
        <w:t>textView</w:t>
      </w:r>
      <w:proofErr w:type="spellEnd"/>
      <w:r w:rsidRPr="00127B46">
        <w:rPr>
          <w:rFonts w:ascii="Courier New" w:hAnsi="Courier New" w:cs="Courier New"/>
          <w:sz w:val="18"/>
          <w:szCs w:val="18"/>
        </w:rPr>
        <w:t>); */</w:t>
      </w:r>
    </w:p>
    <w:p w14:paraId="436EFA83"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setContentView</w:t>
      </w:r>
      <w:proofErr w:type="spellEnd"/>
      <w:r w:rsidRPr="00127B46">
        <w:rPr>
          <w:rFonts w:ascii="Courier New" w:hAnsi="Courier New" w:cs="Courier New"/>
          <w:sz w:val="18"/>
          <w:szCs w:val="18"/>
        </w:rPr>
        <w:t>(</w:t>
      </w:r>
      <w:proofErr w:type="spellStart"/>
      <w:proofErr w:type="gramEnd"/>
      <w:r w:rsidRPr="00127B46">
        <w:rPr>
          <w:rFonts w:ascii="Courier New" w:hAnsi="Courier New" w:cs="Courier New"/>
          <w:sz w:val="18"/>
          <w:szCs w:val="18"/>
        </w:rPr>
        <w:t>R.layout.activity_fuzzy_logic_display</w:t>
      </w:r>
      <w:proofErr w:type="spellEnd"/>
      <w:r w:rsidRPr="00127B46">
        <w:rPr>
          <w:rFonts w:ascii="Courier New" w:hAnsi="Courier New" w:cs="Courier New"/>
          <w:sz w:val="18"/>
          <w:szCs w:val="18"/>
        </w:rPr>
        <w:t>); **/</w:t>
      </w:r>
    </w:p>
    <w:p w14:paraId="138D438B"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14:paraId="2D64D7B5" w14:textId="77777777" w:rsidR="00127B46" w:rsidRPr="00127B46" w:rsidRDefault="00127B46" w:rsidP="00127B46">
      <w:pPr>
        <w:spacing w:after="0" w:line="240" w:lineRule="auto"/>
        <w:rPr>
          <w:rFonts w:ascii="Courier New" w:hAnsi="Courier New" w:cs="Courier New"/>
          <w:sz w:val="18"/>
          <w:szCs w:val="18"/>
        </w:rPr>
      </w:pPr>
    </w:p>
    <w:p w14:paraId="10B3F4AD" w14:textId="77777777" w:rsidR="00127B46" w:rsidRPr="00127B46" w:rsidRDefault="00127B46" w:rsidP="00127B46">
      <w:pPr>
        <w:spacing w:after="0" w:line="240" w:lineRule="auto"/>
        <w:rPr>
          <w:rFonts w:ascii="Courier New" w:hAnsi="Courier New" w:cs="Courier New"/>
          <w:sz w:val="18"/>
          <w:szCs w:val="18"/>
        </w:rPr>
      </w:pPr>
    </w:p>
    <w:p w14:paraId="62BE53FB" w14:textId="77777777" w:rsidR="00127B46" w:rsidRPr="00127B46" w:rsidRDefault="00127B46" w:rsidP="00127B46">
      <w:pPr>
        <w:spacing w:after="0" w:line="240" w:lineRule="auto"/>
        <w:rPr>
          <w:rFonts w:ascii="Courier New" w:hAnsi="Courier New" w:cs="Courier New"/>
          <w:sz w:val="18"/>
          <w:szCs w:val="18"/>
        </w:rPr>
      </w:pPr>
    </w:p>
    <w:p w14:paraId="3AA8BACC"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w:t>
      </w:r>
    </w:p>
    <w:p w14:paraId="7612EC30"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@Override</w:t>
      </w:r>
    </w:p>
    <w:p w14:paraId="4EFBE399"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public</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boolean</w:t>
      </w:r>
      <w:proofErr w:type="spell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onCreateOptionsMenu</w:t>
      </w:r>
      <w:proofErr w:type="spellEnd"/>
      <w:r w:rsidRPr="00127B46">
        <w:rPr>
          <w:rFonts w:ascii="Courier New" w:hAnsi="Courier New" w:cs="Courier New"/>
          <w:sz w:val="18"/>
          <w:szCs w:val="18"/>
        </w:rPr>
        <w:t>(Menu menu) {</w:t>
      </w:r>
    </w:p>
    <w:p w14:paraId="30574FA8"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 </w:t>
      </w:r>
      <w:proofErr w:type="gramStart"/>
      <w:r w:rsidRPr="00127B46">
        <w:rPr>
          <w:rFonts w:ascii="Courier New" w:hAnsi="Courier New" w:cs="Courier New"/>
          <w:sz w:val="18"/>
          <w:szCs w:val="18"/>
        </w:rPr>
        <w:t>Inflate</w:t>
      </w:r>
      <w:proofErr w:type="gramEnd"/>
      <w:r w:rsidRPr="00127B46">
        <w:rPr>
          <w:rFonts w:ascii="Courier New" w:hAnsi="Courier New" w:cs="Courier New"/>
          <w:sz w:val="18"/>
          <w:szCs w:val="18"/>
        </w:rPr>
        <w:t xml:space="preserve"> the menu; this adds items to the action bar if it is present.</w:t>
      </w:r>
    </w:p>
    <w:p w14:paraId="2097A92A"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getMenuInflater</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).inflate(</w:t>
      </w:r>
      <w:proofErr w:type="spellStart"/>
      <w:r w:rsidRPr="00127B46">
        <w:rPr>
          <w:rFonts w:ascii="Courier New" w:hAnsi="Courier New" w:cs="Courier New"/>
          <w:sz w:val="18"/>
          <w:szCs w:val="18"/>
        </w:rPr>
        <w:t>R.menu.menu_fuzzy_logic_display</w:t>
      </w:r>
      <w:proofErr w:type="spellEnd"/>
      <w:r w:rsidRPr="00127B46">
        <w:rPr>
          <w:rFonts w:ascii="Courier New" w:hAnsi="Courier New" w:cs="Courier New"/>
          <w:sz w:val="18"/>
          <w:szCs w:val="18"/>
        </w:rPr>
        <w:t>, menu);</w:t>
      </w:r>
    </w:p>
    <w:p w14:paraId="75416E85"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return</w:t>
      </w:r>
      <w:proofErr w:type="gramEnd"/>
      <w:r w:rsidRPr="00127B46">
        <w:rPr>
          <w:rFonts w:ascii="Courier New" w:hAnsi="Courier New" w:cs="Courier New"/>
          <w:sz w:val="18"/>
          <w:szCs w:val="18"/>
        </w:rPr>
        <w:t xml:space="preserve"> true;</w:t>
      </w:r>
    </w:p>
    <w:p w14:paraId="6A39E258"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14:paraId="49AD37E3"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w:t>
      </w:r>
    </w:p>
    <w:p w14:paraId="1545EB37"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@Override</w:t>
      </w:r>
    </w:p>
    <w:p w14:paraId="365D581A"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public</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boolean</w:t>
      </w:r>
      <w:proofErr w:type="spell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onOptionsItemSelected</w:t>
      </w:r>
      <w:proofErr w:type="spellEnd"/>
      <w:r w:rsidRPr="00127B46">
        <w:rPr>
          <w:rFonts w:ascii="Courier New" w:hAnsi="Courier New" w:cs="Courier New"/>
          <w:sz w:val="18"/>
          <w:szCs w:val="18"/>
        </w:rPr>
        <w:t>(</w:t>
      </w:r>
      <w:proofErr w:type="spellStart"/>
      <w:r w:rsidRPr="00127B46">
        <w:rPr>
          <w:rFonts w:ascii="Courier New" w:hAnsi="Courier New" w:cs="Courier New"/>
          <w:sz w:val="18"/>
          <w:szCs w:val="18"/>
        </w:rPr>
        <w:t>MenuItem</w:t>
      </w:r>
      <w:proofErr w:type="spellEnd"/>
      <w:r w:rsidRPr="00127B46">
        <w:rPr>
          <w:rFonts w:ascii="Courier New" w:hAnsi="Courier New" w:cs="Courier New"/>
          <w:sz w:val="18"/>
          <w:szCs w:val="18"/>
        </w:rPr>
        <w:t xml:space="preserve"> item) {</w:t>
      </w:r>
    </w:p>
    <w:p w14:paraId="36099CFC"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 Handle action bar item clicks here. The action bar will</w:t>
      </w:r>
    </w:p>
    <w:p w14:paraId="29D84A96"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 automatically handle clicks on the Home/Up button, so long</w:t>
      </w:r>
    </w:p>
    <w:p w14:paraId="69B22A91"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 as you specify a parent activity in AndroidManifest.xml.</w:t>
      </w:r>
    </w:p>
    <w:p w14:paraId="7317E0DA"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int</w:t>
      </w:r>
      <w:proofErr w:type="spellEnd"/>
      <w:proofErr w:type="gramEnd"/>
      <w:r w:rsidRPr="00127B46">
        <w:rPr>
          <w:rFonts w:ascii="Courier New" w:hAnsi="Courier New" w:cs="Courier New"/>
          <w:sz w:val="18"/>
          <w:szCs w:val="18"/>
        </w:rPr>
        <w:t xml:space="preserve"> id = </w:t>
      </w:r>
      <w:proofErr w:type="spellStart"/>
      <w:r w:rsidRPr="00127B46">
        <w:rPr>
          <w:rFonts w:ascii="Courier New" w:hAnsi="Courier New" w:cs="Courier New"/>
          <w:sz w:val="18"/>
          <w:szCs w:val="18"/>
        </w:rPr>
        <w:t>item.getItemId</w:t>
      </w:r>
      <w:proofErr w:type="spellEnd"/>
      <w:r w:rsidRPr="00127B46">
        <w:rPr>
          <w:rFonts w:ascii="Courier New" w:hAnsi="Courier New" w:cs="Courier New"/>
          <w:sz w:val="18"/>
          <w:szCs w:val="18"/>
        </w:rPr>
        <w:t>();</w:t>
      </w:r>
    </w:p>
    <w:p w14:paraId="761A05C6" w14:textId="77777777" w:rsidR="00127B46" w:rsidRPr="00127B46" w:rsidRDefault="00127B46" w:rsidP="00127B46">
      <w:pPr>
        <w:spacing w:after="0" w:line="240" w:lineRule="auto"/>
        <w:rPr>
          <w:rFonts w:ascii="Courier New" w:hAnsi="Courier New" w:cs="Courier New"/>
          <w:sz w:val="18"/>
          <w:szCs w:val="18"/>
        </w:rPr>
      </w:pPr>
    </w:p>
    <w:p w14:paraId="5F5C836D"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noinspection</w:t>
      </w:r>
      <w:proofErr w:type="spell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SimplifiableIfStatement</w:t>
      </w:r>
      <w:proofErr w:type="spellEnd"/>
    </w:p>
    <w:p w14:paraId="7B2AC83B"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if</w:t>
      </w:r>
      <w:proofErr w:type="gramEnd"/>
      <w:r w:rsidRPr="00127B46">
        <w:rPr>
          <w:rFonts w:ascii="Courier New" w:hAnsi="Courier New" w:cs="Courier New"/>
          <w:sz w:val="18"/>
          <w:szCs w:val="18"/>
        </w:rPr>
        <w:t xml:space="preserve"> (id == </w:t>
      </w:r>
      <w:proofErr w:type="spellStart"/>
      <w:r w:rsidRPr="00127B46">
        <w:rPr>
          <w:rFonts w:ascii="Courier New" w:hAnsi="Courier New" w:cs="Courier New"/>
          <w:sz w:val="18"/>
          <w:szCs w:val="18"/>
        </w:rPr>
        <w:t>R.id.action_settings</w:t>
      </w:r>
      <w:proofErr w:type="spellEnd"/>
      <w:r w:rsidRPr="00127B46">
        <w:rPr>
          <w:rFonts w:ascii="Courier New" w:hAnsi="Courier New" w:cs="Courier New"/>
          <w:sz w:val="18"/>
          <w:szCs w:val="18"/>
        </w:rPr>
        <w:t>) {</w:t>
      </w:r>
    </w:p>
    <w:p w14:paraId="33508542"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return</w:t>
      </w:r>
      <w:proofErr w:type="gramEnd"/>
      <w:r w:rsidRPr="00127B46">
        <w:rPr>
          <w:rFonts w:ascii="Courier New" w:hAnsi="Courier New" w:cs="Courier New"/>
          <w:sz w:val="18"/>
          <w:szCs w:val="18"/>
        </w:rPr>
        <w:t xml:space="preserve"> true;</w:t>
      </w:r>
    </w:p>
    <w:p w14:paraId="3314F857"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14:paraId="4687E065" w14:textId="77777777" w:rsidR="00127B46" w:rsidRPr="00127B46" w:rsidRDefault="00127B46" w:rsidP="00127B46">
      <w:pPr>
        <w:spacing w:after="0" w:line="240" w:lineRule="auto"/>
        <w:rPr>
          <w:rFonts w:ascii="Courier New" w:hAnsi="Courier New" w:cs="Courier New"/>
          <w:sz w:val="18"/>
          <w:szCs w:val="18"/>
        </w:rPr>
      </w:pPr>
    </w:p>
    <w:p w14:paraId="65B864C5"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return</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super.onOptionsItemSelected</w:t>
      </w:r>
      <w:proofErr w:type="spellEnd"/>
      <w:r w:rsidRPr="00127B46">
        <w:rPr>
          <w:rFonts w:ascii="Courier New" w:hAnsi="Courier New" w:cs="Courier New"/>
          <w:sz w:val="18"/>
          <w:szCs w:val="18"/>
        </w:rPr>
        <w:t>(item);</w:t>
      </w:r>
    </w:p>
    <w:p w14:paraId="6DFED0DA"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14:paraId="639F1BA0" w14:textId="77777777" w:rsid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w:t>
      </w:r>
    </w:p>
    <w:p w14:paraId="69F3C0A2" w14:textId="77777777" w:rsidR="00127B46" w:rsidRDefault="00127B46" w:rsidP="00F3120B"/>
    <w:p w14:paraId="4731FC30" w14:textId="77777777" w:rsidR="00727CA5" w:rsidRDefault="00727CA5" w:rsidP="00727CA5">
      <w:pPr>
        <w:pStyle w:val="Heading3"/>
      </w:pPr>
      <w:bookmarkStart w:id="1824" w:name="_Toc441811482"/>
      <w:r>
        <w:t>A3. Reinforcement_Strategy.py</w:t>
      </w:r>
      <w:bookmarkEnd w:id="1824"/>
    </w:p>
    <w:p w14:paraId="63A4A882"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import</w:t>
      </w:r>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numpy</w:t>
      </w:r>
      <w:proofErr w:type="spellEnd"/>
      <w:r w:rsidRPr="00727CA5">
        <w:rPr>
          <w:rFonts w:ascii="Courier New" w:hAnsi="Courier New" w:cs="Courier New"/>
          <w:sz w:val="18"/>
          <w:szCs w:val="18"/>
        </w:rPr>
        <w:t xml:space="preserve"> as np</w:t>
      </w:r>
    </w:p>
    <w:p w14:paraId="3EE172B8"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import</w:t>
      </w:r>
      <w:proofErr w:type="gramEnd"/>
      <w:r w:rsidRPr="00727CA5">
        <w:rPr>
          <w:rFonts w:ascii="Courier New" w:hAnsi="Courier New" w:cs="Courier New"/>
          <w:sz w:val="18"/>
          <w:szCs w:val="18"/>
        </w:rPr>
        <w:t xml:space="preserve"> random as </w:t>
      </w:r>
      <w:proofErr w:type="spellStart"/>
      <w:r w:rsidRPr="00727CA5">
        <w:rPr>
          <w:rFonts w:ascii="Courier New" w:hAnsi="Courier New" w:cs="Courier New"/>
          <w:sz w:val="18"/>
          <w:szCs w:val="18"/>
        </w:rPr>
        <w:t>rm</w:t>
      </w:r>
      <w:proofErr w:type="spellEnd"/>
    </w:p>
    <w:p w14:paraId="69FAE178"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import</w:t>
      </w:r>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matplotlib.pyplot</w:t>
      </w:r>
      <w:proofErr w:type="spellEnd"/>
      <w:r w:rsidRPr="00727CA5">
        <w:rPr>
          <w:rFonts w:ascii="Courier New" w:hAnsi="Courier New" w:cs="Courier New"/>
          <w:sz w:val="18"/>
          <w:szCs w:val="18"/>
        </w:rPr>
        <w:t xml:space="preserve"> as </w:t>
      </w:r>
      <w:proofErr w:type="spellStart"/>
      <w:r w:rsidRPr="00727CA5">
        <w:rPr>
          <w:rFonts w:ascii="Courier New" w:hAnsi="Courier New" w:cs="Courier New"/>
          <w:sz w:val="18"/>
          <w:szCs w:val="18"/>
        </w:rPr>
        <w:t>plt</w:t>
      </w:r>
      <w:proofErr w:type="spellEnd"/>
    </w:p>
    <w:p w14:paraId="58A8B69F"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from</w:t>
      </w:r>
      <w:proofErr w:type="gramEnd"/>
      <w:r w:rsidRPr="00727CA5">
        <w:rPr>
          <w:rFonts w:ascii="Courier New" w:hAnsi="Courier New" w:cs="Courier New"/>
          <w:sz w:val="18"/>
          <w:szCs w:val="18"/>
        </w:rPr>
        <w:t xml:space="preserve"> copy import copy</w:t>
      </w:r>
    </w:p>
    <w:p w14:paraId="5B72DF88"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lastRenderedPageBreak/>
        <w:t>from</w:t>
      </w:r>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IPython.display</w:t>
      </w:r>
      <w:proofErr w:type="spellEnd"/>
      <w:r w:rsidRPr="00727CA5">
        <w:rPr>
          <w:rFonts w:ascii="Courier New" w:hAnsi="Courier New" w:cs="Courier New"/>
          <w:sz w:val="18"/>
          <w:szCs w:val="18"/>
        </w:rPr>
        <w:t xml:space="preserve"> import display, </w:t>
      </w:r>
      <w:proofErr w:type="spellStart"/>
      <w:r w:rsidRPr="00727CA5">
        <w:rPr>
          <w:rFonts w:ascii="Courier New" w:hAnsi="Courier New" w:cs="Courier New"/>
          <w:sz w:val="18"/>
          <w:szCs w:val="18"/>
        </w:rPr>
        <w:t>clear_output</w:t>
      </w:r>
      <w:proofErr w:type="spellEnd"/>
    </w:p>
    <w:p w14:paraId="60F64237" w14:textId="77777777" w:rsidR="00727CA5" w:rsidRPr="00727CA5" w:rsidRDefault="00727CA5" w:rsidP="00727CA5">
      <w:pPr>
        <w:spacing w:after="0" w:line="240" w:lineRule="auto"/>
        <w:rPr>
          <w:rFonts w:ascii="Courier New" w:hAnsi="Courier New" w:cs="Courier New"/>
          <w:sz w:val="18"/>
          <w:szCs w:val="18"/>
        </w:rPr>
      </w:pPr>
    </w:p>
    <w:p w14:paraId="625721B4"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def</w:t>
      </w:r>
      <w:proofErr w:type="spellEnd"/>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printBoard</w:t>
      </w:r>
      <w:proofErr w:type="spellEnd"/>
      <w:r w:rsidRPr="00727CA5">
        <w:rPr>
          <w:rFonts w:ascii="Courier New" w:hAnsi="Courier New" w:cs="Courier New"/>
          <w:sz w:val="18"/>
          <w:szCs w:val="18"/>
        </w:rPr>
        <w:t>(board):</w:t>
      </w:r>
    </w:p>
    <w:p w14:paraId="43B4DB8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w:t>
      </w:r>
    </w:p>
    <w:p w14:paraId="0C574595"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bandwidth</w:t>
      </w:r>
      <w:proofErr w:type="gramEnd"/>
      <w:r w:rsidRPr="00727CA5">
        <w:rPr>
          <w:rFonts w:ascii="Courier New" w:hAnsi="Courier New" w:cs="Courier New"/>
          <w:sz w:val="18"/>
          <w:szCs w:val="18"/>
        </w:rPr>
        <w:t>={} |Data={} |</w:t>
      </w:r>
      <w:proofErr w:type="spellStart"/>
      <w:r w:rsidRPr="00727CA5">
        <w:rPr>
          <w:rFonts w:ascii="Courier New" w:hAnsi="Courier New" w:cs="Courier New"/>
          <w:sz w:val="18"/>
          <w:szCs w:val="18"/>
        </w:rPr>
        <w:t>CPU_Instance</w:t>
      </w:r>
      <w:proofErr w:type="spellEnd"/>
      <w:r w:rsidRPr="00727CA5">
        <w:rPr>
          <w:rFonts w:ascii="Courier New" w:hAnsi="Courier New" w:cs="Courier New"/>
          <w:sz w:val="18"/>
          <w:szCs w:val="18"/>
        </w:rPr>
        <w:t>={}</w:t>
      </w:r>
    </w:p>
    <w:p w14:paraId="0B150FB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
    <w:p w14:paraId="4207B35F"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app</w:t>
      </w:r>
      <w:proofErr w:type="gramEnd"/>
      <w:r w:rsidRPr="00727CA5">
        <w:rPr>
          <w:rFonts w:ascii="Courier New" w:hAnsi="Courier New" w:cs="Courier New"/>
          <w:sz w:val="18"/>
          <w:szCs w:val="18"/>
        </w:rPr>
        <w:t>={} |</w:t>
      </w:r>
      <w:proofErr w:type="spellStart"/>
      <w:r w:rsidRPr="00727CA5">
        <w:rPr>
          <w:rFonts w:ascii="Courier New" w:hAnsi="Courier New" w:cs="Courier New"/>
          <w:sz w:val="18"/>
          <w:szCs w:val="18"/>
        </w:rPr>
        <w:t>Cloud_Vendor_Available</w:t>
      </w:r>
      <w:proofErr w:type="spellEnd"/>
      <w:r w:rsidRPr="00727CA5">
        <w:rPr>
          <w:rFonts w:ascii="Courier New" w:hAnsi="Courier New" w:cs="Courier New"/>
          <w:sz w:val="18"/>
          <w:szCs w:val="18"/>
        </w:rPr>
        <w:t>={} |Location={}</w:t>
      </w:r>
    </w:p>
    <w:p w14:paraId="3C79149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
    <w:p w14:paraId="0C17868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format(</w:t>
      </w:r>
      <w:proofErr w:type="gramEnd"/>
      <w:r w:rsidRPr="00727CA5">
        <w:rPr>
          <w:rFonts w:ascii="Courier New" w:hAnsi="Courier New" w:cs="Courier New"/>
          <w:sz w:val="18"/>
          <w:szCs w:val="18"/>
        </w:rPr>
        <w:t>*tuple(board)))</w:t>
      </w:r>
    </w:p>
    <w:p w14:paraId="7D8FA554" w14:textId="77777777" w:rsidR="00727CA5" w:rsidRPr="00727CA5" w:rsidRDefault="00727CA5" w:rsidP="00727CA5">
      <w:pPr>
        <w:spacing w:after="0" w:line="240" w:lineRule="auto"/>
        <w:rPr>
          <w:rFonts w:ascii="Courier New" w:hAnsi="Courier New" w:cs="Courier New"/>
          <w:sz w:val="18"/>
          <w:szCs w:val="18"/>
        </w:rPr>
      </w:pPr>
    </w:p>
    <w:p w14:paraId="0AC676A3"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def</w:t>
      </w:r>
      <w:proofErr w:type="spellEnd"/>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printBoardQs</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board,Q</w:t>
      </w:r>
      <w:proofErr w:type="spellEnd"/>
      <w:r w:rsidRPr="00727CA5">
        <w:rPr>
          <w:rFonts w:ascii="Courier New" w:hAnsi="Courier New" w:cs="Courier New"/>
          <w:sz w:val="18"/>
          <w:szCs w:val="18"/>
        </w:rPr>
        <w:t>):</w:t>
      </w:r>
    </w:p>
    <w:p w14:paraId="7AC20D1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printBoard</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board)</w:t>
      </w:r>
    </w:p>
    <w:p w14:paraId="017C852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printParameters</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board)</w:t>
      </w:r>
    </w:p>
    <w:p w14:paraId="210C9E02"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Qs = [</w:t>
      </w:r>
      <w:proofErr w:type="spellStart"/>
      <w:proofErr w:type="gramStart"/>
      <w:r w:rsidRPr="00727CA5">
        <w:rPr>
          <w:rFonts w:ascii="Courier New" w:hAnsi="Courier New" w:cs="Courier New"/>
          <w:sz w:val="18"/>
          <w:szCs w:val="18"/>
        </w:rPr>
        <w:t>Q.get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 xml:space="preserve">(tuple(board),m), 0) </w:t>
      </w:r>
      <w:proofErr w:type="spellStart"/>
      <w:r w:rsidRPr="00727CA5">
        <w:rPr>
          <w:rFonts w:ascii="Courier New" w:hAnsi="Courier New" w:cs="Courier New"/>
          <w:sz w:val="18"/>
          <w:szCs w:val="18"/>
        </w:rPr>
        <w:t>for m</w:t>
      </w:r>
      <w:proofErr w:type="spellEnd"/>
      <w:r w:rsidRPr="00727CA5">
        <w:rPr>
          <w:rFonts w:ascii="Courier New" w:hAnsi="Courier New" w:cs="Courier New"/>
          <w:sz w:val="18"/>
          <w:szCs w:val="18"/>
        </w:rPr>
        <w:t xml:space="preserve"> in range(3)]</w:t>
      </w:r>
    </w:p>
    <w:p w14:paraId="7C1663BA"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'Reinforcements Received:')</w:t>
      </w:r>
    </w:p>
    <w:p w14:paraId="01FCDA5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'''Local Processing:{:.2f} | Offload on Local Servers:{:.2f} | Offload on Remote Servers:{:.2f}</w:t>
      </w:r>
    </w:p>
    <w:p w14:paraId="5C50C592"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format(</w:t>
      </w:r>
      <w:proofErr w:type="gramEnd"/>
      <w:r w:rsidRPr="00727CA5">
        <w:rPr>
          <w:rFonts w:ascii="Courier New" w:hAnsi="Courier New" w:cs="Courier New"/>
          <w:sz w:val="18"/>
          <w:szCs w:val="18"/>
        </w:rPr>
        <w:t>*Qs))</w:t>
      </w:r>
    </w:p>
    <w:p w14:paraId="21B851F4" w14:textId="77777777" w:rsidR="00727CA5" w:rsidRPr="00727CA5" w:rsidRDefault="00727CA5" w:rsidP="00727CA5">
      <w:pPr>
        <w:spacing w:after="0" w:line="240" w:lineRule="auto"/>
        <w:rPr>
          <w:rFonts w:ascii="Courier New" w:hAnsi="Courier New" w:cs="Courier New"/>
          <w:sz w:val="18"/>
          <w:szCs w:val="18"/>
        </w:rPr>
      </w:pPr>
    </w:p>
    <w:p w14:paraId="372CB4F0" w14:textId="77777777" w:rsidR="00727CA5" w:rsidRPr="00727CA5" w:rsidRDefault="00727CA5" w:rsidP="00727CA5">
      <w:pPr>
        <w:spacing w:after="0" w:line="240" w:lineRule="auto"/>
        <w:rPr>
          <w:rFonts w:ascii="Courier New" w:hAnsi="Courier New" w:cs="Courier New"/>
          <w:sz w:val="18"/>
          <w:szCs w:val="18"/>
        </w:rPr>
      </w:pPr>
    </w:p>
    <w:p w14:paraId="492636F9"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def</w:t>
      </w:r>
      <w:proofErr w:type="spellEnd"/>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printParameters</w:t>
      </w:r>
      <w:proofErr w:type="spellEnd"/>
      <w:r w:rsidRPr="00727CA5">
        <w:rPr>
          <w:rFonts w:ascii="Courier New" w:hAnsi="Courier New" w:cs="Courier New"/>
          <w:sz w:val="18"/>
          <w:szCs w:val="18"/>
        </w:rPr>
        <w:t>(board):</w:t>
      </w:r>
    </w:p>
    <w:p w14:paraId="5A17DBDA"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w:t>
      </w:r>
    </w:p>
    <w:p w14:paraId="605A1B87"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bandwidth</w:t>
      </w:r>
      <w:proofErr w:type="gramEnd"/>
      <w:r w:rsidRPr="00727CA5">
        <w:rPr>
          <w:rFonts w:ascii="Courier New" w:hAnsi="Courier New" w:cs="Courier New"/>
          <w:sz w:val="18"/>
          <w:szCs w:val="18"/>
        </w:rPr>
        <w:t>= {} |Data= {} |</w:t>
      </w:r>
      <w:proofErr w:type="spellStart"/>
      <w:r w:rsidRPr="00727CA5">
        <w:rPr>
          <w:rFonts w:ascii="Courier New" w:hAnsi="Courier New" w:cs="Courier New"/>
          <w:sz w:val="18"/>
          <w:szCs w:val="18"/>
        </w:rPr>
        <w:t>CPU_Instance</w:t>
      </w:r>
      <w:proofErr w:type="spellEnd"/>
      <w:r w:rsidRPr="00727CA5">
        <w:rPr>
          <w:rFonts w:ascii="Courier New" w:hAnsi="Courier New" w:cs="Courier New"/>
          <w:sz w:val="18"/>
          <w:szCs w:val="18"/>
        </w:rPr>
        <w:t>= {} |</w:t>
      </w:r>
      <w:proofErr w:type="spellStart"/>
      <w:r w:rsidRPr="00727CA5">
        <w:rPr>
          <w:rFonts w:ascii="Courier New" w:hAnsi="Courier New" w:cs="Courier New"/>
          <w:sz w:val="18"/>
          <w:szCs w:val="18"/>
        </w:rPr>
        <w:t>Wifi</w:t>
      </w:r>
      <w:proofErr w:type="spellEnd"/>
      <w:r w:rsidRPr="00727CA5">
        <w:rPr>
          <w:rFonts w:ascii="Courier New" w:hAnsi="Courier New" w:cs="Courier New"/>
          <w:sz w:val="18"/>
          <w:szCs w:val="18"/>
        </w:rPr>
        <w:t>= {}</w:t>
      </w:r>
    </w:p>
    <w:p w14:paraId="7BDEE20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format(</w:t>
      </w:r>
      <w:proofErr w:type="gramEnd"/>
      <w:r w:rsidRPr="00727CA5">
        <w:rPr>
          <w:rFonts w:ascii="Courier New" w:hAnsi="Courier New" w:cs="Courier New"/>
          <w:sz w:val="18"/>
          <w:szCs w:val="18"/>
        </w:rPr>
        <w:t>*tuple(board)))</w:t>
      </w:r>
    </w:p>
    <w:p w14:paraId="30914A02" w14:textId="77777777" w:rsidR="00727CA5" w:rsidRPr="00727CA5" w:rsidRDefault="00727CA5" w:rsidP="00727CA5">
      <w:pPr>
        <w:spacing w:after="0" w:line="240" w:lineRule="auto"/>
        <w:rPr>
          <w:rFonts w:ascii="Courier New" w:hAnsi="Courier New" w:cs="Courier New"/>
          <w:sz w:val="18"/>
          <w:szCs w:val="18"/>
        </w:rPr>
      </w:pPr>
    </w:p>
    <w:p w14:paraId="50D0FC20"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'let\'s see what are my state parameters')</w:t>
      </w:r>
    </w:p>
    <w:p w14:paraId="7C6549D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spellStart"/>
      <w:r w:rsidRPr="00727CA5">
        <w:rPr>
          <w:rFonts w:ascii="Courier New" w:hAnsi="Courier New" w:cs="Courier New"/>
          <w:sz w:val="18"/>
          <w:szCs w:val="18"/>
        </w:rPr>
        <w:t>printBoard</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np.array</w:t>
      </w:r>
      <w:proofErr w:type="spellEnd"/>
      <w:r w:rsidRPr="00727CA5">
        <w:rPr>
          <w:rFonts w:ascii="Courier New" w:hAnsi="Courier New" w:cs="Courier New"/>
          <w:sz w:val="18"/>
          <w:szCs w:val="18"/>
        </w:rPr>
        <w:t>(['1','0','1','1','5','9']))</w:t>
      </w:r>
    </w:p>
    <w:p w14:paraId="54CDA9DF"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printParameters(</w:t>
      </w:r>
      <w:proofErr w:type="gramEnd"/>
      <w:r w:rsidRPr="00727CA5">
        <w:rPr>
          <w:rFonts w:ascii="Courier New" w:hAnsi="Courier New" w:cs="Courier New"/>
          <w:sz w:val="18"/>
          <w:szCs w:val="18"/>
        </w:rPr>
        <w:t>np.array(['Speed_Low','Data_Small','CPU_Low','On']))</w:t>
      </w:r>
    </w:p>
    <w:p w14:paraId="70FAACD8" w14:textId="77777777" w:rsidR="00727CA5" w:rsidRPr="00727CA5" w:rsidRDefault="00727CA5" w:rsidP="00727CA5">
      <w:pPr>
        <w:spacing w:after="0" w:line="240" w:lineRule="auto"/>
        <w:rPr>
          <w:rFonts w:ascii="Courier New" w:hAnsi="Courier New" w:cs="Courier New"/>
          <w:sz w:val="18"/>
          <w:szCs w:val="18"/>
        </w:rPr>
      </w:pPr>
    </w:p>
    <w:p w14:paraId="5BC5DCB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 xml:space="preserve">'okay now let\'s </w:t>
      </w:r>
      <w:proofErr w:type="spellStart"/>
      <w:r w:rsidRPr="00727CA5">
        <w:rPr>
          <w:rFonts w:ascii="Courier New" w:hAnsi="Courier New" w:cs="Courier New"/>
          <w:sz w:val="18"/>
          <w:szCs w:val="18"/>
        </w:rPr>
        <w:t>genearete</w:t>
      </w:r>
      <w:proofErr w:type="spellEnd"/>
      <w:r w:rsidRPr="00727CA5">
        <w:rPr>
          <w:rFonts w:ascii="Courier New" w:hAnsi="Courier New" w:cs="Courier New"/>
          <w:sz w:val="18"/>
          <w:szCs w:val="18"/>
        </w:rPr>
        <w:t xml:space="preserve"> a random number </w:t>
      </w:r>
      <w:proofErr w:type="spellStart"/>
      <w:r w:rsidRPr="00727CA5">
        <w:rPr>
          <w:rFonts w:ascii="Courier New" w:hAnsi="Courier New" w:cs="Courier New"/>
          <w:sz w:val="18"/>
          <w:szCs w:val="18"/>
        </w:rPr>
        <w:t>geneartor</w:t>
      </w:r>
      <w:proofErr w:type="spellEnd"/>
      <w:r w:rsidRPr="00727CA5">
        <w:rPr>
          <w:rFonts w:ascii="Courier New" w:hAnsi="Courier New" w:cs="Courier New"/>
          <w:sz w:val="18"/>
          <w:szCs w:val="18"/>
        </w:rPr>
        <w:t xml:space="preserve"> for each of these parameters')</w:t>
      </w:r>
    </w:p>
    <w:p w14:paraId="50B066D0" w14:textId="77777777" w:rsidR="00727CA5" w:rsidRPr="00727CA5" w:rsidRDefault="00727CA5" w:rsidP="00727CA5">
      <w:pPr>
        <w:spacing w:after="0" w:line="240" w:lineRule="auto"/>
        <w:rPr>
          <w:rFonts w:ascii="Courier New" w:hAnsi="Courier New" w:cs="Courier New"/>
          <w:sz w:val="18"/>
          <w:szCs w:val="18"/>
        </w:rPr>
      </w:pPr>
    </w:p>
    <w:p w14:paraId="1A6524B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#bandwidth = </w:t>
      </w:r>
      <w:proofErr w:type="spellStart"/>
      <w:proofErr w:type="gramStart"/>
      <w:r w:rsidRPr="00727CA5">
        <w:rPr>
          <w:rFonts w:ascii="Courier New" w:hAnsi="Courier New" w:cs="Courier New"/>
          <w:sz w:val="18"/>
          <w:szCs w:val="18"/>
        </w:rPr>
        <w:t>rm.randint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1,10)</w:t>
      </w:r>
    </w:p>
    <w:p w14:paraId="353E2A3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#bandwidth = </w:t>
      </w:r>
      <w:proofErr w:type="spellStart"/>
      <w:proofErr w:type="gramStart"/>
      <w:r w:rsidRPr="00727CA5">
        <w:rPr>
          <w:rFonts w:ascii="Courier New" w:hAnsi="Courier New" w:cs="Courier New"/>
          <w:sz w:val="18"/>
          <w:szCs w:val="18"/>
        </w:rPr>
        <w:t>np.random.randint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1,10,size=60)</w:t>
      </w:r>
    </w:p>
    <w:p w14:paraId="2CE6607D"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#data = </w:t>
      </w:r>
      <w:proofErr w:type="spellStart"/>
      <w:proofErr w:type="gramStart"/>
      <w:r w:rsidRPr="00727CA5">
        <w:rPr>
          <w:rFonts w:ascii="Courier New" w:hAnsi="Courier New" w:cs="Courier New"/>
          <w:sz w:val="18"/>
          <w:szCs w:val="18"/>
        </w:rPr>
        <w:t>np.random.randint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1,10, size = 60)</w:t>
      </w:r>
    </w:p>
    <w:p w14:paraId="1D10737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spellStart"/>
      <w:r w:rsidRPr="00727CA5">
        <w:rPr>
          <w:rFonts w:ascii="Courier New" w:hAnsi="Courier New" w:cs="Courier New"/>
          <w:sz w:val="18"/>
          <w:szCs w:val="18"/>
        </w:rPr>
        <w:t>cpu</w:t>
      </w:r>
      <w:proofErr w:type="spellEnd"/>
      <w:r w:rsidRPr="00727CA5">
        <w:rPr>
          <w:rFonts w:ascii="Courier New" w:hAnsi="Courier New" w:cs="Courier New"/>
          <w:sz w:val="18"/>
          <w:szCs w:val="18"/>
        </w:rPr>
        <w:t xml:space="preserve"> = </w:t>
      </w:r>
      <w:proofErr w:type="spellStart"/>
      <w:proofErr w:type="gramStart"/>
      <w:r w:rsidRPr="00727CA5">
        <w:rPr>
          <w:rFonts w:ascii="Courier New" w:hAnsi="Courier New" w:cs="Courier New"/>
          <w:sz w:val="18"/>
          <w:szCs w:val="18"/>
        </w:rPr>
        <w:t>np.random.randint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1,10, size = 60)</w:t>
      </w:r>
    </w:p>
    <w:p w14:paraId="1B29ED0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#app = </w:t>
      </w:r>
      <w:proofErr w:type="spellStart"/>
      <w:proofErr w:type="gramStart"/>
      <w:r w:rsidRPr="00727CA5">
        <w:rPr>
          <w:rFonts w:ascii="Courier New" w:hAnsi="Courier New" w:cs="Courier New"/>
          <w:sz w:val="18"/>
          <w:szCs w:val="18"/>
        </w:rPr>
        <w:t>np.random.randint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1,10, size = 60)</w:t>
      </w:r>
    </w:p>
    <w:p w14:paraId="3276EEC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spellStart"/>
      <w:r w:rsidRPr="00727CA5">
        <w:rPr>
          <w:rFonts w:ascii="Courier New" w:hAnsi="Courier New" w:cs="Courier New"/>
          <w:sz w:val="18"/>
          <w:szCs w:val="18"/>
        </w:rPr>
        <w:t>cloud_vendor</w:t>
      </w:r>
      <w:proofErr w:type="spellEnd"/>
      <w:r w:rsidRPr="00727CA5">
        <w:rPr>
          <w:rFonts w:ascii="Courier New" w:hAnsi="Courier New" w:cs="Courier New"/>
          <w:sz w:val="18"/>
          <w:szCs w:val="18"/>
        </w:rPr>
        <w:t xml:space="preserve"> = </w:t>
      </w:r>
      <w:proofErr w:type="spellStart"/>
      <w:proofErr w:type="gramStart"/>
      <w:r w:rsidRPr="00727CA5">
        <w:rPr>
          <w:rFonts w:ascii="Courier New" w:hAnsi="Courier New" w:cs="Courier New"/>
          <w:sz w:val="18"/>
          <w:szCs w:val="18"/>
        </w:rPr>
        <w:t>np.random.randint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1,10, size = 60)</w:t>
      </w:r>
    </w:p>
    <w:p w14:paraId="17B200FD"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#location = </w:t>
      </w:r>
      <w:proofErr w:type="spellStart"/>
      <w:proofErr w:type="gramStart"/>
      <w:r w:rsidRPr="00727CA5">
        <w:rPr>
          <w:rFonts w:ascii="Courier New" w:hAnsi="Courier New" w:cs="Courier New"/>
          <w:sz w:val="18"/>
          <w:szCs w:val="18"/>
        </w:rPr>
        <w:t>rm.randint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1,10)</w:t>
      </w:r>
    </w:p>
    <w:p w14:paraId="22DC971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#location = </w:t>
      </w:r>
      <w:proofErr w:type="spellStart"/>
      <w:proofErr w:type="gramStart"/>
      <w:r w:rsidRPr="00727CA5">
        <w:rPr>
          <w:rFonts w:ascii="Courier New" w:hAnsi="Courier New" w:cs="Courier New"/>
          <w:sz w:val="18"/>
          <w:szCs w:val="18"/>
        </w:rPr>
        <w:t>np.random.randint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1,10, size =60)</w:t>
      </w:r>
    </w:p>
    <w:p w14:paraId="039D3B81" w14:textId="77777777" w:rsidR="00727CA5" w:rsidRPr="00727CA5" w:rsidRDefault="00727CA5" w:rsidP="00727CA5">
      <w:pPr>
        <w:spacing w:after="0" w:line="240" w:lineRule="auto"/>
        <w:rPr>
          <w:rFonts w:ascii="Courier New" w:hAnsi="Courier New" w:cs="Courier New"/>
          <w:sz w:val="18"/>
          <w:szCs w:val="18"/>
        </w:rPr>
      </w:pPr>
    </w:p>
    <w:p w14:paraId="420077CA"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Bandwidth = </w:t>
      </w:r>
      <w:proofErr w:type="spellStart"/>
      <w:proofErr w:type="gramStart"/>
      <w:r w:rsidRPr="00727CA5">
        <w:rPr>
          <w:rFonts w:ascii="Courier New" w:hAnsi="Courier New" w:cs="Courier New"/>
          <w:sz w:val="18"/>
          <w:szCs w:val="18"/>
        </w:rPr>
        <w:t>np.array</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['Speed_Low','Speed_Normal','</w:t>
      </w:r>
      <w:proofErr w:type="spellStart"/>
      <w:r w:rsidRPr="00727CA5">
        <w:rPr>
          <w:rFonts w:ascii="Courier New" w:hAnsi="Courier New" w:cs="Courier New"/>
          <w:sz w:val="18"/>
          <w:szCs w:val="18"/>
        </w:rPr>
        <w:t>Speed_High</w:t>
      </w:r>
      <w:proofErr w:type="spellEnd"/>
      <w:r w:rsidRPr="00727CA5">
        <w:rPr>
          <w:rFonts w:ascii="Courier New" w:hAnsi="Courier New" w:cs="Courier New"/>
          <w:sz w:val="18"/>
          <w:szCs w:val="18"/>
        </w:rPr>
        <w:t>'])</w:t>
      </w:r>
    </w:p>
    <w:p w14:paraId="2700558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Data = </w:t>
      </w:r>
      <w:proofErr w:type="spellStart"/>
      <w:proofErr w:type="gramStart"/>
      <w:r w:rsidRPr="00727CA5">
        <w:rPr>
          <w:rFonts w:ascii="Courier New" w:hAnsi="Courier New" w:cs="Courier New"/>
          <w:sz w:val="18"/>
          <w:szCs w:val="18"/>
        </w:rPr>
        <w:t>np.array</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['Data_Small','Data_Medium','</w:t>
      </w:r>
      <w:proofErr w:type="spellStart"/>
      <w:r w:rsidRPr="00727CA5">
        <w:rPr>
          <w:rFonts w:ascii="Courier New" w:hAnsi="Courier New" w:cs="Courier New"/>
          <w:sz w:val="18"/>
          <w:szCs w:val="18"/>
        </w:rPr>
        <w:t>Data_Big</w:t>
      </w:r>
      <w:proofErr w:type="spellEnd"/>
      <w:r w:rsidRPr="00727CA5">
        <w:rPr>
          <w:rFonts w:ascii="Courier New" w:hAnsi="Courier New" w:cs="Courier New"/>
          <w:sz w:val="18"/>
          <w:szCs w:val="18"/>
        </w:rPr>
        <w:t>'])</w:t>
      </w:r>
    </w:p>
    <w:p w14:paraId="52DCF68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CPU = </w:t>
      </w:r>
      <w:proofErr w:type="spellStart"/>
      <w:proofErr w:type="gramStart"/>
      <w:r w:rsidRPr="00727CA5">
        <w:rPr>
          <w:rFonts w:ascii="Courier New" w:hAnsi="Courier New" w:cs="Courier New"/>
          <w:sz w:val="18"/>
          <w:szCs w:val="18"/>
        </w:rPr>
        <w:t>np.array</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['CPU_Low','CPU_Normal','</w:t>
      </w:r>
      <w:proofErr w:type="spellStart"/>
      <w:r w:rsidRPr="00727CA5">
        <w:rPr>
          <w:rFonts w:ascii="Courier New" w:hAnsi="Courier New" w:cs="Courier New"/>
          <w:sz w:val="18"/>
          <w:szCs w:val="18"/>
        </w:rPr>
        <w:t>CPU_High</w:t>
      </w:r>
      <w:proofErr w:type="spellEnd"/>
      <w:r w:rsidRPr="00727CA5">
        <w:rPr>
          <w:rFonts w:ascii="Courier New" w:hAnsi="Courier New" w:cs="Courier New"/>
          <w:sz w:val="18"/>
          <w:szCs w:val="18"/>
        </w:rPr>
        <w:t>'])</w:t>
      </w:r>
    </w:p>
    <w:p w14:paraId="01EA6985" w14:textId="77777777" w:rsidR="00727CA5" w:rsidRPr="00727CA5" w:rsidRDefault="00727CA5" w:rsidP="00727CA5">
      <w:pPr>
        <w:spacing w:after="0" w:line="240" w:lineRule="auto"/>
        <w:rPr>
          <w:rFonts w:ascii="Courier New" w:hAnsi="Courier New" w:cs="Courier New"/>
          <w:sz w:val="18"/>
          <w:szCs w:val="18"/>
        </w:rPr>
      </w:pPr>
      <w:proofErr w:type="spellStart"/>
      <w:r w:rsidRPr="00727CA5">
        <w:rPr>
          <w:rFonts w:ascii="Courier New" w:hAnsi="Courier New" w:cs="Courier New"/>
          <w:sz w:val="18"/>
          <w:szCs w:val="18"/>
        </w:rPr>
        <w:t>Wifi</w:t>
      </w:r>
      <w:proofErr w:type="spellEnd"/>
      <w:r w:rsidRPr="00727CA5">
        <w:rPr>
          <w:rFonts w:ascii="Courier New" w:hAnsi="Courier New" w:cs="Courier New"/>
          <w:sz w:val="18"/>
          <w:szCs w:val="18"/>
        </w:rPr>
        <w:t xml:space="preserve"> = </w:t>
      </w:r>
      <w:proofErr w:type="spellStart"/>
      <w:proofErr w:type="gramStart"/>
      <w:r w:rsidRPr="00727CA5">
        <w:rPr>
          <w:rFonts w:ascii="Courier New" w:hAnsi="Courier New" w:cs="Courier New"/>
          <w:sz w:val="18"/>
          <w:szCs w:val="18"/>
        </w:rPr>
        <w:t>np.array</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On','Off</w:t>
      </w:r>
      <w:proofErr w:type="spellEnd"/>
      <w:r w:rsidRPr="00727CA5">
        <w:rPr>
          <w:rFonts w:ascii="Courier New" w:hAnsi="Courier New" w:cs="Courier New"/>
          <w:sz w:val="18"/>
          <w:szCs w:val="18"/>
        </w:rPr>
        <w:t>'])</w:t>
      </w:r>
    </w:p>
    <w:p w14:paraId="18DEC9F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Out = </w:t>
      </w:r>
      <w:proofErr w:type="spellStart"/>
      <w:proofErr w:type="gramStart"/>
      <w:r w:rsidRPr="00727CA5">
        <w:rPr>
          <w:rFonts w:ascii="Courier New" w:hAnsi="Courier New" w:cs="Courier New"/>
          <w:sz w:val="18"/>
          <w:szCs w:val="18"/>
        </w:rPr>
        <w:t>np.array</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['Local_</w:t>
      </w:r>
      <w:proofErr w:type="spellStart"/>
      <w:r w:rsidRPr="00727CA5">
        <w:rPr>
          <w:rFonts w:ascii="Courier New" w:hAnsi="Courier New" w:cs="Courier New"/>
          <w:sz w:val="18"/>
          <w:szCs w:val="18"/>
        </w:rPr>
        <w:t>Procssing</w:t>
      </w:r>
      <w:proofErr w:type="spellEnd"/>
      <w:r w:rsidRPr="00727CA5">
        <w:rPr>
          <w:rFonts w:ascii="Courier New" w:hAnsi="Courier New" w:cs="Courier New"/>
          <w:sz w:val="18"/>
          <w:szCs w:val="18"/>
        </w:rPr>
        <w:t>','Offload_Local','</w:t>
      </w:r>
      <w:proofErr w:type="spellStart"/>
      <w:r w:rsidRPr="00727CA5">
        <w:rPr>
          <w:rFonts w:ascii="Courier New" w:hAnsi="Courier New" w:cs="Courier New"/>
          <w:sz w:val="18"/>
          <w:szCs w:val="18"/>
        </w:rPr>
        <w:t>Offload_Remote</w:t>
      </w:r>
      <w:proofErr w:type="spellEnd"/>
      <w:r w:rsidRPr="00727CA5">
        <w:rPr>
          <w:rFonts w:ascii="Courier New" w:hAnsi="Courier New" w:cs="Courier New"/>
          <w:sz w:val="18"/>
          <w:szCs w:val="18"/>
        </w:rPr>
        <w:t>'])</w:t>
      </w:r>
    </w:p>
    <w:p w14:paraId="35F5E5FD" w14:textId="77777777" w:rsidR="00727CA5" w:rsidRPr="00727CA5" w:rsidRDefault="00727CA5" w:rsidP="00727CA5">
      <w:pPr>
        <w:spacing w:after="0" w:line="240" w:lineRule="auto"/>
        <w:rPr>
          <w:rFonts w:ascii="Courier New" w:hAnsi="Courier New" w:cs="Courier New"/>
          <w:sz w:val="18"/>
          <w:szCs w:val="18"/>
        </w:rPr>
      </w:pPr>
    </w:p>
    <w:p w14:paraId="3584F7A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"location=",location)</w:t>
      </w:r>
    </w:p>
    <w:p w14:paraId="491E566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#board = </w:t>
      </w:r>
      <w:proofErr w:type="spellStart"/>
      <w:proofErr w:type="gramStart"/>
      <w:r w:rsidRPr="00727CA5">
        <w:rPr>
          <w:rFonts w:ascii="Courier New" w:hAnsi="Courier New" w:cs="Courier New"/>
          <w:sz w:val="18"/>
          <w:szCs w:val="18"/>
        </w:rPr>
        <w:t>np.array</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['X',' ','O', ' ','X','O', 'X',' ',' '])</w:t>
      </w:r>
    </w:p>
    <w:p w14:paraId="2BE4995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#board1 = </w:t>
      </w:r>
      <w:proofErr w:type="spellStart"/>
      <w:proofErr w:type="gramStart"/>
      <w:r w:rsidRPr="00727CA5">
        <w:rPr>
          <w:rFonts w:ascii="Courier New" w:hAnsi="Courier New" w:cs="Courier New"/>
          <w:sz w:val="18"/>
          <w:szCs w:val="18"/>
        </w:rPr>
        <w:t>np.array</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bandwidth,data,cpu,app,cloud_vendor,location</w:t>
      </w:r>
      <w:proofErr w:type="spellEnd"/>
      <w:r w:rsidRPr="00727CA5">
        <w:rPr>
          <w:rFonts w:ascii="Courier New" w:hAnsi="Courier New" w:cs="Courier New"/>
          <w:sz w:val="18"/>
          <w:szCs w:val="18"/>
        </w:rPr>
        <w:t>])</w:t>
      </w:r>
    </w:p>
    <w:p w14:paraId="7BDC3B4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board2 = </w:t>
      </w:r>
      <w:proofErr w:type="gramStart"/>
      <w:r w:rsidRPr="00727CA5">
        <w:rPr>
          <w:rFonts w:ascii="Courier New" w:hAnsi="Courier New" w:cs="Courier New"/>
          <w:sz w:val="18"/>
          <w:szCs w:val="18"/>
        </w:rPr>
        <w:t>np.array(</w:t>
      </w:r>
      <w:proofErr w:type="gramEnd"/>
      <w:r w:rsidRPr="00727CA5">
        <w:rPr>
          <w:rFonts w:ascii="Courier New" w:hAnsi="Courier New" w:cs="Courier New"/>
          <w:sz w:val="18"/>
          <w:szCs w:val="18"/>
        </w:rPr>
        <w:t>[rm.choice(Bandwidth),rm.choice(Data),rm.choice(CPU),rm.choice(Wifi)])</w:t>
      </w:r>
    </w:p>
    <w:p w14:paraId="4ADA2ED7"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'print parameters')</w:t>
      </w:r>
    </w:p>
    <w:p w14:paraId="2F43BC42"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printParameters</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board2)</w:t>
      </w:r>
    </w:p>
    <w:p w14:paraId="5499F4C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'print board1')</w:t>
      </w:r>
    </w:p>
    <w:p w14:paraId="314FACF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spellStart"/>
      <w:proofErr w:type="gramStart"/>
      <w:r w:rsidRPr="00727CA5">
        <w:rPr>
          <w:rFonts w:ascii="Courier New" w:hAnsi="Courier New" w:cs="Courier New"/>
          <w:sz w:val="18"/>
          <w:szCs w:val="18"/>
        </w:rPr>
        <w:t>printBoard</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board1)</w:t>
      </w:r>
    </w:p>
    <w:p w14:paraId="58AA53B2" w14:textId="77777777" w:rsidR="00727CA5" w:rsidRPr="00727CA5" w:rsidRDefault="00727CA5" w:rsidP="00727CA5">
      <w:pPr>
        <w:spacing w:after="0" w:line="240" w:lineRule="auto"/>
        <w:rPr>
          <w:rFonts w:ascii="Courier New" w:hAnsi="Courier New" w:cs="Courier New"/>
          <w:sz w:val="18"/>
          <w:szCs w:val="18"/>
        </w:rPr>
      </w:pPr>
    </w:p>
    <w:p w14:paraId="1959ABB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#Q = {} #empty table</w:t>
      </w:r>
    </w:p>
    <w:p w14:paraId="201D02A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(tuple(board2),1)] = 4</w:t>
      </w:r>
    </w:p>
    <w:p w14:paraId="13FB16C9" w14:textId="77777777" w:rsidR="00727CA5" w:rsidRPr="00727CA5" w:rsidRDefault="00727CA5" w:rsidP="00727CA5">
      <w:pPr>
        <w:spacing w:after="0" w:line="240" w:lineRule="auto"/>
        <w:rPr>
          <w:rFonts w:ascii="Courier New" w:hAnsi="Courier New" w:cs="Courier New"/>
          <w:sz w:val="18"/>
          <w:szCs w:val="18"/>
        </w:rPr>
      </w:pPr>
    </w:p>
    <w:p w14:paraId="22A5E24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"Q:",Q)</w:t>
      </w:r>
    </w:p>
    <w:p w14:paraId="50E5AB2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"Q[(tuple(board2),1)]:",Q[(tuple(board2),1)])</w:t>
      </w:r>
    </w:p>
    <w:p w14:paraId="15E40BA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#print("Q.get((tuple(board2),1),42):",Q.get((tuple(board2),1),42))</w:t>
      </w:r>
    </w:p>
    <w:p w14:paraId="68A0C622" w14:textId="77777777" w:rsidR="00727CA5" w:rsidRPr="00727CA5" w:rsidRDefault="00727CA5" w:rsidP="00727CA5">
      <w:pPr>
        <w:spacing w:after="0" w:line="240" w:lineRule="auto"/>
        <w:rPr>
          <w:rFonts w:ascii="Courier New" w:hAnsi="Courier New" w:cs="Courier New"/>
          <w:sz w:val="18"/>
          <w:szCs w:val="18"/>
        </w:rPr>
      </w:pPr>
    </w:p>
    <w:p w14:paraId="7ADE01D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#rho = 0.1 # learning rate</w:t>
      </w:r>
    </w:p>
    <w:p w14:paraId="31F92F6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(tuple(board),1)] += rho * (-1 - Q[(tuple(board),1)])</w:t>
      </w:r>
    </w:p>
    <w:p w14:paraId="3F9C795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#print("after Q[(tuple(board),1)] += rho * (-1 - Q[(tuple(board),1)]):", Q[(tuple(board),1)])</w:t>
      </w:r>
    </w:p>
    <w:p w14:paraId="70E76F7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'rm.choice(list(enumerate(Out))):',rm.choice(list(enumerate(Out))))</w:t>
      </w:r>
    </w:p>
    <w:p w14:paraId="79AC344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#print('rm.choice(list(enumerate(Out)))[0]:',rm.choice(list(enumerate(Out)))[0])</w:t>
      </w:r>
    </w:p>
    <w:p w14:paraId="5E5E27A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'list(enumerate(Out)):',list(enumerate(Out)))</w:t>
      </w:r>
    </w:p>
    <w:p w14:paraId="5D2379B2"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'list(Out):',list(Out))</w:t>
      </w:r>
    </w:p>
    <w:p w14:paraId="3500879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Out:',Out</w:t>
      </w:r>
      <w:proofErr w:type="spellEnd"/>
      <w:r w:rsidRPr="00727CA5">
        <w:rPr>
          <w:rFonts w:ascii="Courier New" w:hAnsi="Courier New" w:cs="Courier New"/>
          <w:sz w:val="18"/>
          <w:szCs w:val="18"/>
        </w:rPr>
        <w:t>)</w:t>
      </w:r>
    </w:p>
    <w:p w14:paraId="705DA0B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'list(enumerate(Out)):',list(enumerate(Out)))</w:t>
      </w:r>
    </w:p>
    <w:p w14:paraId="52EB5A8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'list(enumerate(Out))[:0]:',list(enumerate(Out))[:0])</w:t>
      </w:r>
    </w:p>
    <w:p w14:paraId="29FDDDE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np.random.uniform</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np.random.uniform</w:t>
      </w:r>
      <w:proofErr w:type="spellEnd"/>
      <w:r w:rsidRPr="00727CA5">
        <w:rPr>
          <w:rFonts w:ascii="Courier New" w:hAnsi="Courier New" w:cs="Courier New"/>
          <w:sz w:val="18"/>
          <w:szCs w:val="18"/>
        </w:rPr>
        <w:t>())</w:t>
      </w:r>
    </w:p>
    <w:p w14:paraId="0B373C2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spellStart"/>
      <w:r w:rsidRPr="00727CA5">
        <w:rPr>
          <w:rFonts w:ascii="Courier New" w:hAnsi="Courier New" w:cs="Courier New"/>
          <w:sz w:val="18"/>
          <w:szCs w:val="18"/>
        </w:rPr>
        <w:t>random_index</w:t>
      </w:r>
      <w:proofErr w:type="spellEnd"/>
      <w:r w:rsidRPr="00727CA5">
        <w:rPr>
          <w:rFonts w:ascii="Courier New" w:hAnsi="Courier New" w:cs="Courier New"/>
          <w:sz w:val="18"/>
          <w:szCs w:val="18"/>
        </w:rPr>
        <w:t xml:space="preserve"> = </w:t>
      </w:r>
      <w:proofErr w:type="spellStart"/>
      <w:proofErr w:type="gramStart"/>
      <w:r w:rsidRPr="00727CA5">
        <w:rPr>
          <w:rFonts w:ascii="Courier New" w:hAnsi="Courier New" w:cs="Courier New"/>
          <w:sz w:val="18"/>
          <w:szCs w:val="18"/>
        </w:rPr>
        <w:t>rm.randrange</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0,len(Out))</w:t>
      </w:r>
    </w:p>
    <w:p w14:paraId="610BEF2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 (</w:t>
      </w:r>
      <w:proofErr w:type="gramStart"/>
      <w:r w:rsidRPr="00727CA5">
        <w:rPr>
          <w:rFonts w:ascii="Courier New" w:hAnsi="Courier New" w:cs="Courier New"/>
          <w:sz w:val="18"/>
          <w:szCs w:val="18"/>
        </w:rPr>
        <w:t>'Out[</w:t>
      </w:r>
      <w:proofErr w:type="spellStart"/>
      <w:proofErr w:type="gramEnd"/>
      <w:r w:rsidRPr="00727CA5">
        <w:rPr>
          <w:rFonts w:ascii="Courier New" w:hAnsi="Courier New" w:cs="Courier New"/>
          <w:sz w:val="18"/>
          <w:szCs w:val="18"/>
        </w:rPr>
        <w:t>random_index</w:t>
      </w:r>
      <w:proofErr w:type="spellEnd"/>
      <w:r w:rsidRPr="00727CA5">
        <w:rPr>
          <w:rFonts w:ascii="Courier New" w:hAnsi="Courier New" w:cs="Courier New"/>
          <w:sz w:val="18"/>
          <w:szCs w:val="18"/>
        </w:rPr>
        <w:t>]:',Out[</w:t>
      </w:r>
      <w:proofErr w:type="spellStart"/>
      <w:r w:rsidRPr="00727CA5">
        <w:rPr>
          <w:rFonts w:ascii="Courier New" w:hAnsi="Courier New" w:cs="Courier New"/>
          <w:sz w:val="18"/>
          <w:szCs w:val="18"/>
        </w:rPr>
        <w:t>random_index</w:t>
      </w:r>
      <w:proofErr w:type="spellEnd"/>
      <w:r w:rsidRPr="00727CA5">
        <w:rPr>
          <w:rFonts w:ascii="Courier New" w:hAnsi="Courier New" w:cs="Courier New"/>
          <w:sz w:val="18"/>
          <w:szCs w:val="18"/>
        </w:rPr>
        <w:t>])</w:t>
      </w:r>
    </w:p>
    <w:p w14:paraId="21E2611E" w14:textId="77777777" w:rsidR="00727CA5" w:rsidRPr="00727CA5" w:rsidRDefault="00727CA5" w:rsidP="00727CA5">
      <w:pPr>
        <w:spacing w:after="0" w:line="240" w:lineRule="auto"/>
        <w:rPr>
          <w:rFonts w:ascii="Courier New" w:hAnsi="Courier New" w:cs="Courier New"/>
          <w:sz w:val="18"/>
          <w:szCs w:val="18"/>
        </w:rPr>
      </w:pPr>
    </w:p>
    <w:p w14:paraId="04B48D59"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def</w:t>
      </w:r>
      <w:proofErr w:type="spellEnd"/>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epsilonGreedy</w:t>
      </w:r>
      <w:proofErr w:type="spellEnd"/>
      <w:r w:rsidRPr="00727CA5">
        <w:rPr>
          <w:rFonts w:ascii="Courier New" w:hAnsi="Courier New" w:cs="Courier New"/>
          <w:sz w:val="18"/>
          <w:szCs w:val="18"/>
        </w:rPr>
        <w:t>(epsilon, Q, board, Out):</w:t>
      </w:r>
    </w:p>
    <w:p w14:paraId="1D9F53D2"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validMoves</w:t>
      </w:r>
      <w:proofErr w:type="spellEnd"/>
      <w:r w:rsidRPr="00727CA5">
        <w:rPr>
          <w:rFonts w:ascii="Courier New" w:hAnsi="Courier New" w:cs="Courier New"/>
          <w:sz w:val="18"/>
          <w:szCs w:val="18"/>
        </w:rPr>
        <w:t xml:space="preserve"> = </w:t>
      </w:r>
      <w:proofErr w:type="spellStart"/>
      <w:proofErr w:type="gramStart"/>
      <w:r w:rsidRPr="00727CA5">
        <w:rPr>
          <w:rFonts w:ascii="Courier New" w:hAnsi="Courier New" w:cs="Courier New"/>
          <w:sz w:val="18"/>
          <w:szCs w:val="18"/>
        </w:rPr>
        <w:t>np.where</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board == ' ')[0]</w:t>
      </w:r>
    </w:p>
    <w:p w14:paraId="045F538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validMoves</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np.array</w:t>
      </w:r>
      <w:proofErr w:type="spellEnd"/>
      <w:r w:rsidRPr="00727CA5">
        <w:rPr>
          <w:rFonts w:ascii="Courier New" w:hAnsi="Courier New" w:cs="Courier New"/>
          <w:sz w:val="18"/>
          <w:szCs w:val="18"/>
        </w:rPr>
        <w:t>([0,1,2])</w:t>
      </w:r>
    </w:p>
    <w:p w14:paraId="5813B99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validMoves</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validMoves</w:t>
      </w:r>
      <w:proofErr w:type="spellEnd"/>
      <w:r w:rsidRPr="00727CA5">
        <w:rPr>
          <w:rFonts w:ascii="Courier New" w:hAnsi="Courier New" w:cs="Courier New"/>
          <w:sz w:val="18"/>
          <w:szCs w:val="18"/>
        </w:rPr>
        <w:t>)</w:t>
      </w:r>
    </w:p>
    <w:p w14:paraId="07C35FAD"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if</w:t>
      </w:r>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np.random.uniform</w:t>
      </w:r>
      <w:proofErr w:type="spellEnd"/>
      <w:r w:rsidRPr="00727CA5">
        <w:rPr>
          <w:rFonts w:ascii="Courier New" w:hAnsi="Courier New" w:cs="Courier New"/>
          <w:sz w:val="18"/>
          <w:szCs w:val="18"/>
        </w:rPr>
        <w:t>() &lt; epsilon:</w:t>
      </w:r>
    </w:p>
    <w:p w14:paraId="6D3A1B7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 Random Move</w:t>
      </w:r>
    </w:p>
    <w:p w14:paraId="693C266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tp</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rm.choice</w:t>
      </w:r>
      <w:proofErr w:type="spellEnd"/>
      <w:r w:rsidRPr="00727CA5">
        <w:rPr>
          <w:rFonts w:ascii="Courier New" w:hAnsi="Courier New" w:cs="Courier New"/>
          <w:sz w:val="18"/>
          <w:szCs w:val="18"/>
        </w:rPr>
        <w:t>(list(enumerate(Out)))[0]</w:t>
      </w:r>
    </w:p>
    <w:p w14:paraId="439A2199"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tp</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tp</w:t>
      </w:r>
      <w:proofErr w:type="spellEnd"/>
      <w:r w:rsidRPr="00727CA5">
        <w:rPr>
          <w:rFonts w:ascii="Courier New" w:hAnsi="Courier New" w:cs="Courier New"/>
          <w:sz w:val="18"/>
          <w:szCs w:val="18"/>
        </w:rPr>
        <w:t>)</w:t>
      </w:r>
    </w:p>
    <w:p w14:paraId="0B07BEC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return</w:t>
      </w:r>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tp</w:t>
      </w:r>
      <w:proofErr w:type="spellEnd"/>
    </w:p>
    <w:p w14:paraId="432F9E9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#return </w:t>
      </w:r>
      <w:proofErr w:type="spellStart"/>
      <w:proofErr w:type="gramStart"/>
      <w:r w:rsidRPr="00727CA5">
        <w:rPr>
          <w:rFonts w:ascii="Courier New" w:hAnsi="Courier New" w:cs="Courier New"/>
          <w:sz w:val="18"/>
          <w:szCs w:val="18"/>
        </w:rPr>
        <w:t>rm.choice</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list(enumerate(Out)))[0]</w:t>
      </w:r>
    </w:p>
    <w:p w14:paraId="14E47BE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#return </w:t>
      </w:r>
      <w:proofErr w:type="spellStart"/>
      <w:proofErr w:type="gramStart"/>
      <w:r w:rsidRPr="00727CA5">
        <w:rPr>
          <w:rFonts w:ascii="Courier New" w:hAnsi="Courier New" w:cs="Courier New"/>
          <w:sz w:val="18"/>
          <w:szCs w:val="18"/>
        </w:rPr>
        <w:t>np.random.choice</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validMoves</w:t>
      </w:r>
      <w:proofErr w:type="spellEnd"/>
      <w:r w:rsidRPr="00727CA5">
        <w:rPr>
          <w:rFonts w:ascii="Courier New" w:hAnsi="Courier New" w:cs="Courier New"/>
          <w:sz w:val="18"/>
          <w:szCs w:val="18"/>
        </w:rPr>
        <w:t>)</w:t>
      </w:r>
    </w:p>
    <w:p w14:paraId="1C70F28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else</w:t>
      </w:r>
      <w:proofErr w:type="gramEnd"/>
      <w:r w:rsidRPr="00727CA5">
        <w:rPr>
          <w:rFonts w:ascii="Courier New" w:hAnsi="Courier New" w:cs="Courier New"/>
          <w:sz w:val="18"/>
          <w:szCs w:val="18"/>
        </w:rPr>
        <w:t>:</w:t>
      </w:r>
    </w:p>
    <w:p w14:paraId="34140632"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 Greedy Move</w:t>
      </w:r>
    </w:p>
    <w:p w14:paraId="7F3E830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Qs = </w:t>
      </w:r>
      <w:proofErr w:type="spellStart"/>
      <w:proofErr w:type="gramStart"/>
      <w:r w:rsidRPr="00727CA5">
        <w:rPr>
          <w:rFonts w:ascii="Courier New" w:hAnsi="Courier New" w:cs="Courier New"/>
          <w:sz w:val="18"/>
          <w:szCs w:val="18"/>
        </w:rPr>
        <w:t>np.array</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Q.get</w:t>
      </w:r>
      <w:proofErr w:type="spellEnd"/>
      <w:r w:rsidRPr="00727CA5">
        <w:rPr>
          <w:rFonts w:ascii="Courier New" w:hAnsi="Courier New" w:cs="Courier New"/>
          <w:sz w:val="18"/>
          <w:szCs w:val="18"/>
        </w:rPr>
        <w:t xml:space="preserve">((tuple(board),m), 0) </w:t>
      </w:r>
      <w:proofErr w:type="spellStart"/>
      <w:r w:rsidRPr="00727CA5">
        <w:rPr>
          <w:rFonts w:ascii="Courier New" w:hAnsi="Courier New" w:cs="Courier New"/>
          <w:sz w:val="18"/>
          <w:szCs w:val="18"/>
        </w:rPr>
        <w:t>for m</w:t>
      </w:r>
      <w:proofErr w:type="spellEnd"/>
      <w:r w:rsidRPr="00727CA5">
        <w:rPr>
          <w:rFonts w:ascii="Courier New" w:hAnsi="Courier New" w:cs="Courier New"/>
          <w:sz w:val="18"/>
          <w:szCs w:val="18"/>
        </w:rPr>
        <w:t xml:space="preserve"> in </w:t>
      </w:r>
      <w:proofErr w:type="spellStart"/>
      <w:r w:rsidRPr="00727CA5">
        <w:rPr>
          <w:rFonts w:ascii="Courier New" w:hAnsi="Courier New" w:cs="Courier New"/>
          <w:sz w:val="18"/>
          <w:szCs w:val="18"/>
        </w:rPr>
        <w:t>validMoves</w:t>
      </w:r>
      <w:proofErr w:type="spellEnd"/>
      <w:r w:rsidRPr="00727CA5">
        <w:rPr>
          <w:rFonts w:ascii="Courier New" w:hAnsi="Courier New" w:cs="Courier New"/>
          <w:sz w:val="18"/>
          <w:szCs w:val="18"/>
        </w:rPr>
        <w:t>])</w:t>
      </w:r>
    </w:p>
    <w:p w14:paraId="1C34AB3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tp</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validMoves</w:t>
      </w:r>
      <w:proofErr w:type="spell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np.argmax</w:t>
      </w:r>
      <w:proofErr w:type="spellEnd"/>
      <w:r w:rsidRPr="00727CA5">
        <w:rPr>
          <w:rFonts w:ascii="Courier New" w:hAnsi="Courier New" w:cs="Courier New"/>
          <w:sz w:val="18"/>
          <w:szCs w:val="18"/>
        </w:rPr>
        <w:t xml:space="preserve">(Qs) ] </w:t>
      </w:r>
    </w:p>
    <w:p w14:paraId="2B98F52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tp</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tp</w:t>
      </w:r>
      <w:proofErr w:type="spellEnd"/>
      <w:r w:rsidRPr="00727CA5">
        <w:rPr>
          <w:rFonts w:ascii="Courier New" w:hAnsi="Courier New" w:cs="Courier New"/>
          <w:sz w:val="18"/>
          <w:szCs w:val="18"/>
        </w:rPr>
        <w:t>)</w:t>
      </w:r>
    </w:p>
    <w:p w14:paraId="2602D94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return</w:t>
      </w:r>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tp</w:t>
      </w:r>
      <w:proofErr w:type="spellEnd"/>
    </w:p>
    <w:p w14:paraId="56554989"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#return </w:t>
      </w:r>
      <w:proofErr w:type="spellStart"/>
      <w:proofErr w:type="gramStart"/>
      <w:r w:rsidRPr="00727CA5">
        <w:rPr>
          <w:rFonts w:ascii="Courier New" w:hAnsi="Courier New" w:cs="Courier New"/>
          <w:sz w:val="18"/>
          <w:szCs w:val="18"/>
        </w:rPr>
        <w:t>validMoves</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np.argmax</w:t>
      </w:r>
      <w:proofErr w:type="spellEnd"/>
      <w:r w:rsidRPr="00727CA5">
        <w:rPr>
          <w:rFonts w:ascii="Courier New" w:hAnsi="Courier New" w:cs="Courier New"/>
          <w:sz w:val="18"/>
          <w:szCs w:val="18"/>
        </w:rPr>
        <w:t>(Qs) ]</w:t>
      </w:r>
    </w:p>
    <w:p w14:paraId="20F2EC1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
    <w:p w14:paraId="225796E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#print('epsilonGreedy(0.8,Q,board2,Out):',epsilonGreedy(0.8,Q,board2,Out))</w:t>
      </w:r>
    </w:p>
    <w:p w14:paraId="1544FB61" w14:textId="77777777" w:rsidR="00727CA5" w:rsidRPr="00727CA5" w:rsidRDefault="00727CA5" w:rsidP="00727CA5">
      <w:pPr>
        <w:spacing w:after="0" w:line="240" w:lineRule="auto"/>
        <w:rPr>
          <w:rFonts w:ascii="Courier New" w:hAnsi="Courier New" w:cs="Courier New"/>
          <w:sz w:val="18"/>
          <w:szCs w:val="18"/>
        </w:rPr>
      </w:pPr>
    </w:p>
    <w:p w14:paraId="126C7B74" w14:textId="77777777" w:rsidR="00727CA5" w:rsidRPr="00727CA5" w:rsidRDefault="00727CA5" w:rsidP="00727CA5">
      <w:pPr>
        <w:spacing w:after="0" w:line="240" w:lineRule="auto"/>
        <w:rPr>
          <w:rFonts w:ascii="Courier New" w:hAnsi="Courier New" w:cs="Courier New"/>
          <w:sz w:val="18"/>
          <w:szCs w:val="18"/>
        </w:rPr>
      </w:pPr>
    </w:p>
    <w:p w14:paraId="66C8C1FE"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'here goes part before for loop')</w:t>
      </w:r>
    </w:p>
    <w:p w14:paraId="3EC71799" w14:textId="77777777" w:rsidR="00727CA5" w:rsidRPr="00727CA5" w:rsidRDefault="00727CA5" w:rsidP="00727CA5">
      <w:pPr>
        <w:spacing w:after="0" w:line="240" w:lineRule="auto"/>
        <w:rPr>
          <w:rFonts w:ascii="Courier New" w:hAnsi="Courier New" w:cs="Courier New"/>
          <w:sz w:val="18"/>
          <w:szCs w:val="18"/>
        </w:rPr>
      </w:pPr>
    </w:p>
    <w:p w14:paraId="76E118C1"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maxGames</w:t>
      </w:r>
      <w:proofErr w:type="spellEnd"/>
      <w:proofErr w:type="gramEnd"/>
      <w:r w:rsidRPr="00727CA5">
        <w:rPr>
          <w:rFonts w:ascii="Courier New" w:hAnsi="Courier New" w:cs="Courier New"/>
          <w:sz w:val="18"/>
          <w:szCs w:val="18"/>
        </w:rPr>
        <w:t xml:space="preserve"> = 200</w:t>
      </w:r>
    </w:p>
    <w:p w14:paraId="347F8B97"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rho</w:t>
      </w:r>
      <w:proofErr w:type="gramEnd"/>
      <w:r w:rsidRPr="00727CA5">
        <w:rPr>
          <w:rFonts w:ascii="Courier New" w:hAnsi="Courier New" w:cs="Courier New"/>
          <w:sz w:val="18"/>
          <w:szCs w:val="18"/>
        </w:rPr>
        <w:t xml:space="preserve"> = 0.2</w:t>
      </w:r>
    </w:p>
    <w:p w14:paraId="1C1AF3DA"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epsilonDecayRate</w:t>
      </w:r>
      <w:proofErr w:type="spellEnd"/>
      <w:proofErr w:type="gramEnd"/>
      <w:r w:rsidRPr="00727CA5">
        <w:rPr>
          <w:rFonts w:ascii="Courier New" w:hAnsi="Courier New" w:cs="Courier New"/>
          <w:sz w:val="18"/>
          <w:szCs w:val="18"/>
        </w:rPr>
        <w:t xml:space="preserve"> = 0.99</w:t>
      </w:r>
    </w:p>
    <w:p w14:paraId="5109BD6C"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epsilon</w:t>
      </w:r>
      <w:proofErr w:type="gramEnd"/>
      <w:r w:rsidRPr="00727CA5">
        <w:rPr>
          <w:rFonts w:ascii="Courier New" w:hAnsi="Courier New" w:cs="Courier New"/>
          <w:sz w:val="18"/>
          <w:szCs w:val="18"/>
        </w:rPr>
        <w:t xml:space="preserve"> = 0.8</w:t>
      </w:r>
    </w:p>
    <w:p w14:paraId="7DB4C028"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graphics</w:t>
      </w:r>
      <w:proofErr w:type="gramEnd"/>
      <w:r w:rsidRPr="00727CA5">
        <w:rPr>
          <w:rFonts w:ascii="Courier New" w:hAnsi="Courier New" w:cs="Courier New"/>
          <w:sz w:val="18"/>
          <w:szCs w:val="18"/>
        </w:rPr>
        <w:t xml:space="preserve"> = True</w:t>
      </w:r>
    </w:p>
    <w:p w14:paraId="1A3CBC43"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showMoves</w:t>
      </w:r>
      <w:proofErr w:type="spellEnd"/>
      <w:proofErr w:type="gramEnd"/>
      <w:r w:rsidRPr="00727CA5">
        <w:rPr>
          <w:rFonts w:ascii="Courier New" w:hAnsi="Courier New" w:cs="Courier New"/>
          <w:sz w:val="18"/>
          <w:szCs w:val="18"/>
        </w:rPr>
        <w:t xml:space="preserve"> = not graphics</w:t>
      </w:r>
    </w:p>
    <w:p w14:paraId="270F2863" w14:textId="77777777" w:rsidR="00727CA5" w:rsidRPr="00727CA5" w:rsidRDefault="00727CA5" w:rsidP="00727CA5">
      <w:pPr>
        <w:spacing w:after="0" w:line="240" w:lineRule="auto"/>
        <w:rPr>
          <w:rFonts w:ascii="Courier New" w:hAnsi="Courier New" w:cs="Courier New"/>
          <w:sz w:val="18"/>
          <w:szCs w:val="18"/>
        </w:rPr>
      </w:pPr>
    </w:p>
    <w:p w14:paraId="0B8D33D6"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outcomes</w:t>
      </w:r>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np.zeros</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maxGames</w:t>
      </w:r>
      <w:proofErr w:type="spellEnd"/>
      <w:r w:rsidRPr="00727CA5">
        <w:rPr>
          <w:rFonts w:ascii="Courier New" w:hAnsi="Courier New" w:cs="Courier New"/>
          <w:sz w:val="18"/>
          <w:szCs w:val="18"/>
        </w:rPr>
        <w:t>)</w:t>
      </w:r>
    </w:p>
    <w:p w14:paraId="430A525D"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epsilons</w:t>
      </w:r>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np.zeros</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maxGames</w:t>
      </w:r>
      <w:proofErr w:type="spellEnd"/>
      <w:r w:rsidRPr="00727CA5">
        <w:rPr>
          <w:rFonts w:ascii="Courier New" w:hAnsi="Courier New" w:cs="Courier New"/>
          <w:sz w:val="18"/>
          <w:szCs w:val="18"/>
        </w:rPr>
        <w:t>)</w:t>
      </w:r>
    </w:p>
    <w:p w14:paraId="7E06876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lastRenderedPageBreak/>
        <w:t>Q = {}</w:t>
      </w:r>
    </w:p>
    <w:p w14:paraId="5B85A7E0" w14:textId="77777777" w:rsidR="00727CA5" w:rsidRPr="00727CA5" w:rsidRDefault="00727CA5" w:rsidP="00727CA5">
      <w:pPr>
        <w:spacing w:after="0" w:line="240" w:lineRule="auto"/>
        <w:rPr>
          <w:rFonts w:ascii="Courier New" w:hAnsi="Courier New" w:cs="Courier New"/>
          <w:sz w:val="18"/>
          <w:szCs w:val="18"/>
        </w:rPr>
      </w:pPr>
    </w:p>
    <w:p w14:paraId="31862966"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if</w:t>
      </w:r>
      <w:proofErr w:type="gramEnd"/>
      <w:r w:rsidRPr="00727CA5">
        <w:rPr>
          <w:rFonts w:ascii="Courier New" w:hAnsi="Courier New" w:cs="Courier New"/>
          <w:sz w:val="18"/>
          <w:szCs w:val="18"/>
        </w:rPr>
        <w:t xml:space="preserve"> graphics:</w:t>
      </w:r>
    </w:p>
    <w:p w14:paraId="02EEEC8D" w14:textId="3B51D91D"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fig</w:t>
      </w:r>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plt.</w:t>
      </w:r>
      <w:del w:id="1825" w:author="Aditya" w:date="2016-01-29T06:41:00Z">
        <w:r w:rsidRPr="00727CA5" w:rsidDel="002D5FC4">
          <w:rPr>
            <w:rFonts w:ascii="Courier New" w:hAnsi="Courier New" w:cs="Courier New"/>
            <w:sz w:val="18"/>
            <w:szCs w:val="18"/>
          </w:rPr>
          <w:delText>figure</w:delText>
        </w:r>
      </w:del>
      <w:proofErr w:type="gramStart"/>
      <w:ins w:id="1826" w:author="Aditya" w:date="2016-01-29T06:41:00Z">
        <w:r w:rsidR="002D5FC4">
          <w:rPr>
            <w:rFonts w:ascii="Courier New" w:hAnsi="Courier New" w:cs="Courier New"/>
            <w:sz w:val="18"/>
            <w:szCs w:val="18"/>
          </w:rPr>
          <w:t>Figure</w:t>
        </w:r>
      </w:ins>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figsize</w:t>
      </w:r>
      <w:proofErr w:type="spellEnd"/>
      <w:r w:rsidRPr="00727CA5">
        <w:rPr>
          <w:rFonts w:ascii="Courier New" w:hAnsi="Courier New" w:cs="Courier New"/>
          <w:sz w:val="18"/>
          <w:szCs w:val="18"/>
        </w:rPr>
        <w:t>=(10,10))</w:t>
      </w:r>
    </w:p>
    <w:p w14:paraId="22F57D12" w14:textId="77777777" w:rsidR="00727CA5" w:rsidRPr="00727CA5" w:rsidRDefault="00727CA5" w:rsidP="00727CA5">
      <w:pPr>
        <w:spacing w:after="0" w:line="240" w:lineRule="auto"/>
        <w:rPr>
          <w:rFonts w:ascii="Courier New" w:hAnsi="Courier New" w:cs="Courier New"/>
          <w:sz w:val="18"/>
          <w:szCs w:val="18"/>
        </w:rPr>
      </w:pPr>
    </w:p>
    <w:p w14:paraId="3ECBD696"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'here goes a for loop')</w:t>
      </w:r>
    </w:p>
    <w:p w14:paraId="2CF4081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#for </w:t>
      </w:r>
      <w:proofErr w:type="spellStart"/>
      <w:r w:rsidRPr="00727CA5">
        <w:rPr>
          <w:rFonts w:ascii="Courier New" w:hAnsi="Courier New" w:cs="Courier New"/>
          <w:sz w:val="18"/>
          <w:szCs w:val="18"/>
        </w:rPr>
        <w:t>i</w:t>
      </w:r>
      <w:proofErr w:type="spellEnd"/>
      <w:r w:rsidRPr="00727CA5">
        <w:rPr>
          <w:rFonts w:ascii="Courier New" w:hAnsi="Courier New" w:cs="Courier New"/>
          <w:sz w:val="18"/>
          <w:szCs w:val="18"/>
        </w:rPr>
        <w:t xml:space="preserve"> in </w:t>
      </w:r>
      <w:proofErr w:type="gramStart"/>
      <w:r w:rsidRPr="00727CA5">
        <w:rPr>
          <w:rFonts w:ascii="Courier New" w:hAnsi="Courier New" w:cs="Courier New"/>
          <w:sz w:val="18"/>
          <w:szCs w:val="18"/>
        </w:rPr>
        <w:t>range(</w:t>
      </w:r>
      <w:proofErr w:type="gramEnd"/>
      <w:r w:rsidRPr="00727CA5">
        <w:rPr>
          <w:rFonts w:ascii="Courier New" w:hAnsi="Courier New" w:cs="Courier New"/>
          <w:sz w:val="18"/>
          <w:szCs w:val="18"/>
        </w:rPr>
        <w:t>60):</w:t>
      </w:r>
    </w:p>
    <w:p w14:paraId="28E64A4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 (</w:t>
      </w:r>
      <w:proofErr w:type="spellStart"/>
      <w:r w:rsidRPr="00727CA5">
        <w:rPr>
          <w:rFonts w:ascii="Courier New" w:hAnsi="Courier New" w:cs="Courier New"/>
          <w:sz w:val="18"/>
          <w:szCs w:val="18"/>
        </w:rPr>
        <w:t>i</w:t>
      </w:r>
      <w:proofErr w:type="spellEnd"/>
      <w:r w:rsidRPr="00727CA5">
        <w:rPr>
          <w:rFonts w:ascii="Courier New" w:hAnsi="Courier New" w:cs="Courier New"/>
          <w:sz w:val="18"/>
          <w:szCs w:val="18"/>
        </w:rPr>
        <w:t>)</w:t>
      </w:r>
    </w:p>
    <w:p w14:paraId="25BC079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#location = </w:t>
      </w:r>
      <w:proofErr w:type="spellStart"/>
      <w:proofErr w:type="gramStart"/>
      <w:r w:rsidRPr="00727CA5">
        <w:rPr>
          <w:rFonts w:ascii="Courier New" w:hAnsi="Courier New" w:cs="Courier New"/>
          <w:sz w:val="18"/>
          <w:szCs w:val="18"/>
        </w:rPr>
        <w:t>np.random.randint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1,10, size =1)</w:t>
      </w:r>
    </w:p>
    <w:p w14:paraId="397C137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"location=",location[</w:t>
      </w:r>
      <w:proofErr w:type="spellStart"/>
      <w:r w:rsidRPr="00727CA5">
        <w:rPr>
          <w:rFonts w:ascii="Courier New" w:hAnsi="Courier New" w:cs="Courier New"/>
          <w:sz w:val="18"/>
          <w:szCs w:val="18"/>
        </w:rPr>
        <w:t>i</w:t>
      </w:r>
      <w:proofErr w:type="spellEnd"/>
      <w:r w:rsidRPr="00727CA5">
        <w:rPr>
          <w:rFonts w:ascii="Courier New" w:hAnsi="Courier New" w:cs="Courier New"/>
          <w:sz w:val="18"/>
          <w:szCs w:val="18"/>
        </w:rPr>
        <w:t>])</w:t>
      </w:r>
    </w:p>
    <w:p w14:paraId="6804378A"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board2 = np.array([bandwidth[i],data[i],cpu[i],app[i],cloud_vendor[i],location[i]])</w:t>
      </w:r>
    </w:p>
    <w:p w14:paraId="04D38B8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printBoard</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board2)</w:t>
      </w:r>
    </w:p>
    <w:p w14:paraId="429C0D6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#board2 = </w:t>
      </w:r>
      <w:proofErr w:type="gramStart"/>
      <w:r w:rsidRPr="00727CA5">
        <w:rPr>
          <w:rFonts w:ascii="Courier New" w:hAnsi="Courier New" w:cs="Courier New"/>
          <w:sz w:val="18"/>
          <w:szCs w:val="18"/>
        </w:rPr>
        <w:t>np.array(</w:t>
      </w:r>
      <w:proofErr w:type="gramEnd"/>
      <w:r w:rsidRPr="00727CA5">
        <w:rPr>
          <w:rFonts w:ascii="Courier New" w:hAnsi="Courier New" w:cs="Courier New"/>
          <w:sz w:val="18"/>
          <w:szCs w:val="18"/>
        </w:rPr>
        <w:t>[rm.choice(Bandwidth),rm.choice(Data),rm.choice(CPU),rm.choice(Wifi)])</w:t>
      </w:r>
    </w:p>
    <w:p w14:paraId="77BA5EE9"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for</w:t>
      </w:r>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nGames</w:t>
      </w:r>
      <w:proofErr w:type="spellEnd"/>
      <w:r w:rsidRPr="00727CA5">
        <w:rPr>
          <w:rFonts w:ascii="Courier New" w:hAnsi="Courier New" w:cs="Courier New"/>
          <w:sz w:val="18"/>
          <w:szCs w:val="18"/>
        </w:rPr>
        <w:t xml:space="preserve"> in range(</w:t>
      </w:r>
      <w:proofErr w:type="spellStart"/>
      <w:r w:rsidRPr="00727CA5">
        <w:rPr>
          <w:rFonts w:ascii="Courier New" w:hAnsi="Courier New" w:cs="Courier New"/>
          <w:sz w:val="18"/>
          <w:szCs w:val="18"/>
        </w:rPr>
        <w:t>maxGames</w:t>
      </w:r>
      <w:proofErr w:type="spellEnd"/>
      <w:r w:rsidRPr="00727CA5">
        <w:rPr>
          <w:rFonts w:ascii="Courier New" w:hAnsi="Courier New" w:cs="Courier New"/>
          <w:sz w:val="18"/>
          <w:szCs w:val="18"/>
        </w:rPr>
        <w:t>):</w:t>
      </w:r>
    </w:p>
    <w:p w14:paraId="43D8099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epsilon</w:t>
      </w:r>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epsilonDecayRate</w:t>
      </w:r>
      <w:proofErr w:type="spellEnd"/>
    </w:p>
    <w:p w14:paraId="51F4533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epsilons[</w:t>
      </w:r>
      <w:proofErr w:type="spellStart"/>
      <w:proofErr w:type="gramEnd"/>
      <w:r w:rsidRPr="00727CA5">
        <w:rPr>
          <w:rFonts w:ascii="Courier New" w:hAnsi="Courier New" w:cs="Courier New"/>
          <w:sz w:val="18"/>
          <w:szCs w:val="18"/>
        </w:rPr>
        <w:t>nGames</w:t>
      </w:r>
      <w:proofErr w:type="spellEnd"/>
      <w:r w:rsidRPr="00727CA5">
        <w:rPr>
          <w:rFonts w:ascii="Courier New" w:hAnsi="Courier New" w:cs="Courier New"/>
          <w:sz w:val="18"/>
          <w:szCs w:val="18"/>
        </w:rPr>
        <w:t>] = epsilon</w:t>
      </w:r>
    </w:p>
    <w:p w14:paraId="25289C9A"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step</w:t>
      </w:r>
      <w:proofErr w:type="gramEnd"/>
      <w:r w:rsidRPr="00727CA5">
        <w:rPr>
          <w:rFonts w:ascii="Courier New" w:hAnsi="Courier New" w:cs="Courier New"/>
          <w:sz w:val="18"/>
          <w:szCs w:val="18"/>
        </w:rPr>
        <w:t xml:space="preserve"> = 0</w:t>
      </w:r>
    </w:p>
    <w:p w14:paraId="220C87F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move</w:t>
      </w:r>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epsilonGreedy</w:t>
      </w:r>
      <w:proofErr w:type="spellEnd"/>
      <w:r w:rsidRPr="00727CA5">
        <w:rPr>
          <w:rFonts w:ascii="Courier New" w:hAnsi="Courier New" w:cs="Courier New"/>
          <w:sz w:val="18"/>
          <w:szCs w:val="18"/>
        </w:rPr>
        <w:t>(epsilon, Q, board2, Out)</w:t>
      </w:r>
    </w:p>
    <w:p w14:paraId="55C8647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board2_all = {}</w:t>
      </w:r>
    </w:p>
    <w:p w14:paraId="03C33EB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board2 = </w:t>
      </w:r>
      <w:proofErr w:type="gramStart"/>
      <w:r w:rsidRPr="00727CA5">
        <w:rPr>
          <w:rFonts w:ascii="Courier New" w:hAnsi="Courier New" w:cs="Courier New"/>
          <w:sz w:val="18"/>
          <w:szCs w:val="18"/>
        </w:rPr>
        <w:t>np.array(</w:t>
      </w:r>
      <w:proofErr w:type="gramEnd"/>
      <w:r w:rsidRPr="00727CA5">
        <w:rPr>
          <w:rFonts w:ascii="Courier New" w:hAnsi="Courier New" w:cs="Courier New"/>
          <w:sz w:val="18"/>
          <w:szCs w:val="18"/>
        </w:rPr>
        <w:t>[rm.choice(Bandwidth),rm.choice(Data),rm.choice(CPU),rm.choice(Wifi)])</w:t>
      </w:r>
    </w:p>
    <w:p w14:paraId="7449B44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board2_</w:t>
      </w:r>
      <w:proofErr w:type="gramStart"/>
      <w:r w:rsidRPr="00727CA5">
        <w:rPr>
          <w:rFonts w:ascii="Courier New" w:hAnsi="Courier New" w:cs="Courier New"/>
          <w:sz w:val="18"/>
          <w:szCs w:val="18"/>
        </w:rPr>
        <w:t>all[</w:t>
      </w:r>
      <w:proofErr w:type="spellStart"/>
      <w:proofErr w:type="gramEnd"/>
      <w:r w:rsidRPr="00727CA5">
        <w:rPr>
          <w:rFonts w:ascii="Courier New" w:hAnsi="Courier New" w:cs="Courier New"/>
          <w:sz w:val="18"/>
          <w:szCs w:val="18"/>
        </w:rPr>
        <w:t>nGames</w:t>
      </w:r>
      <w:proofErr w:type="spellEnd"/>
      <w:r w:rsidRPr="00727CA5">
        <w:rPr>
          <w:rFonts w:ascii="Courier New" w:hAnsi="Courier New" w:cs="Courier New"/>
          <w:sz w:val="18"/>
          <w:szCs w:val="18"/>
        </w:rPr>
        <w:t>] = board2</w:t>
      </w:r>
    </w:p>
    <w:p w14:paraId="4A9580F9"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if</w:t>
      </w:r>
      <w:proofErr w:type="gramEnd"/>
      <w:r w:rsidRPr="00727CA5">
        <w:rPr>
          <w:rFonts w:ascii="Courier New" w:hAnsi="Courier New" w:cs="Courier New"/>
          <w:sz w:val="18"/>
          <w:szCs w:val="18"/>
        </w:rPr>
        <w:t xml:space="preserve"> (tuple(board2),move) not in Q:</w:t>
      </w:r>
    </w:p>
    <w:p w14:paraId="6481BC6D"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 xml:space="preserve">(tuple(board2),move)] = 0  # initial Q value for new </w:t>
      </w:r>
      <w:proofErr w:type="spellStart"/>
      <w:r w:rsidRPr="00727CA5">
        <w:rPr>
          <w:rFonts w:ascii="Courier New" w:hAnsi="Courier New" w:cs="Courier New"/>
          <w:sz w:val="18"/>
          <w:szCs w:val="18"/>
        </w:rPr>
        <w:t>board,move</w:t>
      </w:r>
      <w:proofErr w:type="spellEnd"/>
    </w:p>
    <w:p w14:paraId="602697F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
    <w:p w14:paraId="43A1781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if</w:t>
      </w:r>
      <w:proofErr w:type="gramEnd"/>
      <w:r w:rsidRPr="00727CA5">
        <w:rPr>
          <w:rFonts w:ascii="Courier New" w:hAnsi="Courier New" w:cs="Courier New"/>
          <w:sz w:val="18"/>
          <w:szCs w:val="18"/>
        </w:rPr>
        <w:t xml:space="preserve"> board2[3] == 'On':</w:t>
      </w:r>
    </w:p>
    <w:p w14:paraId="2488C02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Wifi</w:t>
      </w:r>
      <w:proofErr w:type="spellEnd"/>
      <w:r w:rsidRPr="00727CA5">
        <w:rPr>
          <w:rFonts w:ascii="Courier New" w:hAnsi="Courier New" w:cs="Courier New"/>
          <w:sz w:val="18"/>
          <w:szCs w:val="18"/>
        </w:rPr>
        <w:t xml:space="preserve"> is ON')</w:t>
      </w:r>
    </w:p>
    <w:p w14:paraId="2D40820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#if </w:t>
      </w:r>
      <w:proofErr w:type="gramStart"/>
      <w:r w:rsidRPr="00727CA5">
        <w:rPr>
          <w:rFonts w:ascii="Courier New" w:hAnsi="Courier New" w:cs="Courier New"/>
          <w:sz w:val="18"/>
          <w:szCs w:val="18"/>
        </w:rPr>
        <w:t>board2[</w:t>
      </w:r>
      <w:proofErr w:type="gramEnd"/>
      <w:r w:rsidRPr="00727CA5">
        <w:rPr>
          <w:rFonts w:ascii="Courier New" w:hAnsi="Courier New" w:cs="Courier New"/>
          <w:sz w:val="18"/>
          <w:szCs w:val="18"/>
        </w:rPr>
        <w:t>0] == '</w:t>
      </w:r>
      <w:proofErr w:type="spellStart"/>
      <w:r w:rsidRPr="00727CA5">
        <w:rPr>
          <w:rFonts w:ascii="Courier New" w:hAnsi="Courier New" w:cs="Courier New"/>
          <w:sz w:val="18"/>
          <w:szCs w:val="18"/>
        </w:rPr>
        <w:t>Speed_Low</w:t>
      </w:r>
      <w:proofErr w:type="spellEnd"/>
      <w:r w:rsidRPr="00727CA5">
        <w:rPr>
          <w:rFonts w:ascii="Courier New" w:hAnsi="Courier New" w:cs="Courier New"/>
          <w:sz w:val="18"/>
          <w:szCs w:val="18"/>
        </w:rPr>
        <w:t>' and '</w:t>
      </w:r>
      <w:proofErr w:type="spellStart"/>
      <w:r w:rsidRPr="00727CA5">
        <w:rPr>
          <w:rFonts w:ascii="Courier New" w:hAnsi="Courier New" w:cs="Courier New"/>
          <w:sz w:val="18"/>
          <w:szCs w:val="18"/>
        </w:rPr>
        <w:t>Speed_Normal</w:t>
      </w:r>
      <w:proofErr w:type="spellEnd"/>
      <w:r w:rsidRPr="00727CA5">
        <w:rPr>
          <w:rFonts w:ascii="Courier New" w:hAnsi="Courier New" w:cs="Courier New"/>
          <w:sz w:val="18"/>
          <w:szCs w:val="18"/>
        </w:rPr>
        <w:t>':</w:t>
      </w:r>
    </w:p>
    <w:p w14:paraId="1EC9ACBA"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if</w:t>
      </w:r>
      <w:proofErr w:type="gramEnd"/>
      <w:r w:rsidRPr="00727CA5">
        <w:rPr>
          <w:rFonts w:ascii="Courier New" w:hAnsi="Courier New" w:cs="Courier New"/>
          <w:sz w:val="18"/>
          <w:szCs w:val="18"/>
        </w:rPr>
        <w:t xml:space="preserve"> board2[0] == '</w:t>
      </w:r>
      <w:proofErr w:type="spellStart"/>
      <w:r w:rsidRPr="00727CA5">
        <w:rPr>
          <w:rFonts w:ascii="Courier New" w:hAnsi="Courier New" w:cs="Courier New"/>
          <w:sz w:val="18"/>
          <w:szCs w:val="18"/>
        </w:rPr>
        <w:t>Speed_Low</w:t>
      </w:r>
      <w:proofErr w:type="spellEnd"/>
      <w:r w:rsidRPr="00727CA5">
        <w:rPr>
          <w:rFonts w:ascii="Courier New" w:hAnsi="Courier New" w:cs="Courier New"/>
          <w:sz w:val="18"/>
          <w:szCs w:val="18"/>
        </w:rPr>
        <w:t>' or board2[0] == '</w:t>
      </w:r>
      <w:proofErr w:type="spellStart"/>
      <w:r w:rsidRPr="00727CA5">
        <w:rPr>
          <w:rFonts w:ascii="Courier New" w:hAnsi="Courier New" w:cs="Courier New"/>
          <w:sz w:val="18"/>
          <w:szCs w:val="18"/>
        </w:rPr>
        <w:t>Speed_Normal</w:t>
      </w:r>
      <w:proofErr w:type="spellEnd"/>
      <w:r w:rsidRPr="00727CA5">
        <w:rPr>
          <w:rFonts w:ascii="Courier New" w:hAnsi="Courier New" w:cs="Courier New"/>
          <w:sz w:val="18"/>
          <w:szCs w:val="18"/>
        </w:rPr>
        <w:t>':</w:t>
      </w:r>
    </w:p>
    <w:p w14:paraId="39F40F0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 xml:space="preserve">'Bandwidth = </w:t>
      </w:r>
      <w:proofErr w:type="spellStart"/>
      <w:r w:rsidRPr="00727CA5">
        <w:rPr>
          <w:rFonts w:ascii="Courier New" w:hAnsi="Courier New" w:cs="Courier New"/>
          <w:sz w:val="18"/>
          <w:szCs w:val="18"/>
        </w:rPr>
        <w:t>Speed_Low</w:t>
      </w:r>
      <w:proofErr w:type="spellEnd"/>
      <w:r w:rsidRPr="00727CA5">
        <w:rPr>
          <w:rFonts w:ascii="Courier New" w:hAnsi="Courier New" w:cs="Courier New"/>
          <w:sz w:val="18"/>
          <w:szCs w:val="18"/>
        </w:rPr>
        <w:t xml:space="preserve"> or </w:t>
      </w:r>
      <w:proofErr w:type="spellStart"/>
      <w:r w:rsidRPr="00727CA5">
        <w:rPr>
          <w:rFonts w:ascii="Courier New" w:hAnsi="Courier New" w:cs="Courier New"/>
          <w:sz w:val="18"/>
          <w:szCs w:val="18"/>
        </w:rPr>
        <w:t>Speed_Normal</w:t>
      </w:r>
      <w:proofErr w:type="spellEnd"/>
      <w:r w:rsidRPr="00727CA5">
        <w:rPr>
          <w:rFonts w:ascii="Courier New" w:hAnsi="Courier New" w:cs="Courier New"/>
          <w:sz w:val="18"/>
          <w:szCs w:val="18"/>
        </w:rPr>
        <w:t>')</w:t>
      </w:r>
    </w:p>
    <w:p w14:paraId="62F21108" w14:textId="77777777" w:rsidR="00727CA5" w:rsidRPr="00727CA5" w:rsidRDefault="00727CA5" w:rsidP="00727CA5">
      <w:pPr>
        <w:spacing w:after="0" w:line="240" w:lineRule="auto"/>
        <w:rPr>
          <w:rFonts w:ascii="Courier New" w:hAnsi="Courier New" w:cs="Courier New"/>
          <w:sz w:val="18"/>
          <w:szCs w:val="18"/>
        </w:rPr>
      </w:pPr>
    </w:p>
    <w:p w14:paraId="7B84394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if</w:t>
      </w:r>
      <w:proofErr w:type="gramEnd"/>
      <w:r w:rsidRPr="00727CA5">
        <w:rPr>
          <w:rFonts w:ascii="Courier New" w:hAnsi="Courier New" w:cs="Courier New"/>
          <w:sz w:val="18"/>
          <w:szCs w:val="18"/>
        </w:rPr>
        <w:t xml:space="preserve"> board2[1] == '</w:t>
      </w:r>
      <w:proofErr w:type="spellStart"/>
      <w:r w:rsidRPr="00727CA5">
        <w:rPr>
          <w:rFonts w:ascii="Courier New" w:hAnsi="Courier New" w:cs="Courier New"/>
          <w:sz w:val="18"/>
          <w:szCs w:val="18"/>
        </w:rPr>
        <w:t>Data_Small</w:t>
      </w:r>
      <w:proofErr w:type="spellEnd"/>
      <w:r w:rsidRPr="00727CA5">
        <w:rPr>
          <w:rFonts w:ascii="Courier New" w:hAnsi="Courier New" w:cs="Courier New"/>
          <w:sz w:val="18"/>
          <w:szCs w:val="18"/>
        </w:rPr>
        <w:t>' and board2[2] == '</w:t>
      </w:r>
      <w:proofErr w:type="spellStart"/>
      <w:r w:rsidRPr="00727CA5">
        <w:rPr>
          <w:rFonts w:ascii="Courier New" w:hAnsi="Courier New" w:cs="Courier New"/>
          <w:sz w:val="18"/>
          <w:szCs w:val="18"/>
        </w:rPr>
        <w:t>CPU_High</w:t>
      </w:r>
      <w:proofErr w:type="spellEnd"/>
      <w:r w:rsidRPr="00727CA5">
        <w:rPr>
          <w:rFonts w:ascii="Courier New" w:hAnsi="Courier New" w:cs="Courier New"/>
          <w:sz w:val="18"/>
          <w:szCs w:val="18"/>
        </w:rPr>
        <w:t>':</w:t>
      </w:r>
    </w:p>
    <w:p w14:paraId="1A96E6D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Data_Small</w:t>
      </w:r>
      <w:proofErr w:type="spellEnd"/>
      <w:r w:rsidRPr="00727CA5">
        <w:rPr>
          <w:rFonts w:ascii="Courier New" w:hAnsi="Courier New" w:cs="Courier New"/>
          <w:sz w:val="18"/>
          <w:szCs w:val="18"/>
        </w:rPr>
        <w:t xml:space="preserve"> and </w:t>
      </w:r>
      <w:proofErr w:type="spellStart"/>
      <w:r w:rsidRPr="00727CA5">
        <w:rPr>
          <w:rFonts w:ascii="Courier New" w:hAnsi="Courier New" w:cs="Courier New"/>
          <w:sz w:val="18"/>
          <w:szCs w:val="18"/>
        </w:rPr>
        <w:t>CPU_High</w:t>
      </w:r>
      <w:proofErr w:type="spellEnd"/>
      <w:r w:rsidRPr="00727CA5">
        <w:rPr>
          <w:rFonts w:ascii="Courier New" w:hAnsi="Courier New" w:cs="Courier New"/>
          <w:sz w:val="18"/>
          <w:szCs w:val="18"/>
        </w:rPr>
        <w:t xml:space="preserve"> so you can offload')</w:t>
      </w:r>
    </w:p>
    <w:p w14:paraId="2A226B7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(tuple(board2),1)] = 1</w:t>
      </w:r>
    </w:p>
    <w:p w14:paraId="0582B31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(tuple(board2),2)] = 0</w:t>
      </w:r>
    </w:p>
    <w:p w14:paraId="021E406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(tuple(board2),0)] = -1</w:t>
      </w:r>
    </w:p>
    <w:p w14:paraId="5D9A1D6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else</w:t>
      </w:r>
      <w:proofErr w:type="gramEnd"/>
      <w:r w:rsidRPr="00727CA5">
        <w:rPr>
          <w:rFonts w:ascii="Courier New" w:hAnsi="Courier New" w:cs="Courier New"/>
          <w:sz w:val="18"/>
          <w:szCs w:val="18"/>
        </w:rPr>
        <w:t>:</w:t>
      </w:r>
    </w:p>
    <w:p w14:paraId="7C665AF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'Don\'t offload')</w:t>
      </w:r>
    </w:p>
    <w:p w14:paraId="7DBCE489"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(tuple(board2),1)] = 0</w:t>
      </w:r>
    </w:p>
    <w:p w14:paraId="5298532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(tuple(board2),2)] = -1</w:t>
      </w:r>
    </w:p>
    <w:p w14:paraId="38BA007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(tuple(board2),0)] = 1</w:t>
      </w:r>
    </w:p>
    <w:p w14:paraId="52B0A92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else</w:t>
      </w:r>
      <w:proofErr w:type="gramEnd"/>
      <w:r w:rsidRPr="00727CA5">
        <w:rPr>
          <w:rFonts w:ascii="Courier New" w:hAnsi="Courier New" w:cs="Courier New"/>
          <w:sz w:val="18"/>
          <w:szCs w:val="18"/>
        </w:rPr>
        <w:t>:</w:t>
      </w:r>
    </w:p>
    <w:p w14:paraId="5E56016D"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if</w:t>
      </w:r>
      <w:proofErr w:type="gramEnd"/>
      <w:r w:rsidRPr="00727CA5">
        <w:rPr>
          <w:rFonts w:ascii="Courier New" w:hAnsi="Courier New" w:cs="Courier New"/>
          <w:sz w:val="18"/>
          <w:szCs w:val="18"/>
        </w:rPr>
        <w:t xml:space="preserve"> board2[2] == '</w:t>
      </w:r>
      <w:proofErr w:type="spellStart"/>
      <w:r w:rsidRPr="00727CA5">
        <w:rPr>
          <w:rFonts w:ascii="Courier New" w:hAnsi="Courier New" w:cs="Courier New"/>
          <w:sz w:val="18"/>
          <w:szCs w:val="18"/>
        </w:rPr>
        <w:t>CPU_Normal</w:t>
      </w:r>
      <w:proofErr w:type="spellEnd"/>
      <w:r w:rsidRPr="00727CA5">
        <w:rPr>
          <w:rFonts w:ascii="Courier New" w:hAnsi="Courier New" w:cs="Courier New"/>
          <w:sz w:val="18"/>
          <w:szCs w:val="18"/>
        </w:rPr>
        <w:t>' or board2[2] == '</w:t>
      </w:r>
      <w:proofErr w:type="spellStart"/>
      <w:r w:rsidRPr="00727CA5">
        <w:rPr>
          <w:rFonts w:ascii="Courier New" w:hAnsi="Courier New" w:cs="Courier New"/>
          <w:sz w:val="18"/>
          <w:szCs w:val="18"/>
        </w:rPr>
        <w:t>CPU_High</w:t>
      </w:r>
      <w:proofErr w:type="spellEnd"/>
      <w:r w:rsidRPr="00727CA5">
        <w:rPr>
          <w:rFonts w:ascii="Courier New" w:hAnsi="Courier New" w:cs="Courier New"/>
          <w:sz w:val="18"/>
          <w:szCs w:val="18"/>
        </w:rPr>
        <w:t>':</w:t>
      </w:r>
    </w:p>
    <w:p w14:paraId="24819EA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CPU_Normal</w:t>
      </w:r>
      <w:proofErr w:type="spellEnd"/>
      <w:r w:rsidRPr="00727CA5">
        <w:rPr>
          <w:rFonts w:ascii="Courier New" w:hAnsi="Courier New" w:cs="Courier New"/>
          <w:sz w:val="18"/>
          <w:szCs w:val="18"/>
        </w:rPr>
        <w:t xml:space="preserve"> or </w:t>
      </w:r>
      <w:proofErr w:type="spellStart"/>
      <w:r w:rsidRPr="00727CA5">
        <w:rPr>
          <w:rFonts w:ascii="Courier New" w:hAnsi="Courier New" w:cs="Courier New"/>
          <w:sz w:val="18"/>
          <w:szCs w:val="18"/>
        </w:rPr>
        <w:t>CPU_High</w:t>
      </w:r>
      <w:proofErr w:type="spellEnd"/>
      <w:r w:rsidRPr="00727CA5">
        <w:rPr>
          <w:rFonts w:ascii="Courier New" w:hAnsi="Courier New" w:cs="Courier New"/>
          <w:sz w:val="18"/>
          <w:szCs w:val="18"/>
        </w:rPr>
        <w:t xml:space="preserve"> so you can offload')</w:t>
      </w:r>
    </w:p>
    <w:p w14:paraId="1BAFF6F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(tuple(board2),1)] = 1</w:t>
      </w:r>
    </w:p>
    <w:p w14:paraId="48A1043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(tuple(board2),2)] = 0</w:t>
      </w:r>
    </w:p>
    <w:p w14:paraId="642C9B0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(tuple(board2),0)] = -1</w:t>
      </w:r>
    </w:p>
    <w:p w14:paraId="1E4574C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else</w:t>
      </w:r>
      <w:proofErr w:type="gramEnd"/>
      <w:r w:rsidRPr="00727CA5">
        <w:rPr>
          <w:rFonts w:ascii="Courier New" w:hAnsi="Courier New" w:cs="Courier New"/>
          <w:sz w:val="18"/>
          <w:szCs w:val="18"/>
        </w:rPr>
        <w:t>:</w:t>
      </w:r>
    </w:p>
    <w:p w14:paraId="699EBAF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'Don\'t offload (this is second if loop)')</w:t>
      </w:r>
    </w:p>
    <w:p w14:paraId="097724B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(tuple(board2),1)] = 0</w:t>
      </w:r>
    </w:p>
    <w:p w14:paraId="3AC866E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(tuple(board2),2)] = -1</w:t>
      </w:r>
    </w:p>
    <w:p w14:paraId="3520B7B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(tuple(board2),0)] = 1</w:t>
      </w:r>
    </w:p>
    <w:p w14:paraId="43357EE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else</w:t>
      </w:r>
      <w:proofErr w:type="gramEnd"/>
      <w:r w:rsidRPr="00727CA5">
        <w:rPr>
          <w:rFonts w:ascii="Courier New" w:hAnsi="Courier New" w:cs="Courier New"/>
          <w:sz w:val="18"/>
          <w:szCs w:val="18"/>
        </w:rPr>
        <w:t>:</w:t>
      </w:r>
    </w:p>
    <w:p w14:paraId="7651B14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Wifi</w:t>
      </w:r>
      <w:proofErr w:type="spellEnd"/>
      <w:r w:rsidRPr="00727CA5">
        <w:rPr>
          <w:rFonts w:ascii="Courier New" w:hAnsi="Courier New" w:cs="Courier New"/>
          <w:sz w:val="18"/>
          <w:szCs w:val="18"/>
        </w:rPr>
        <w:t xml:space="preserve"> is OFF')</w:t>
      </w:r>
    </w:p>
    <w:p w14:paraId="370A5FA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if</w:t>
      </w:r>
      <w:proofErr w:type="gramEnd"/>
      <w:r w:rsidRPr="00727CA5">
        <w:rPr>
          <w:rFonts w:ascii="Courier New" w:hAnsi="Courier New" w:cs="Courier New"/>
          <w:sz w:val="18"/>
          <w:szCs w:val="18"/>
        </w:rPr>
        <w:t xml:space="preserve"> board2[0] == '</w:t>
      </w:r>
      <w:proofErr w:type="spellStart"/>
      <w:r w:rsidRPr="00727CA5">
        <w:rPr>
          <w:rFonts w:ascii="Courier New" w:hAnsi="Courier New" w:cs="Courier New"/>
          <w:sz w:val="18"/>
          <w:szCs w:val="18"/>
        </w:rPr>
        <w:t>Speed_Low</w:t>
      </w:r>
      <w:proofErr w:type="spellEnd"/>
      <w:r w:rsidRPr="00727CA5">
        <w:rPr>
          <w:rFonts w:ascii="Courier New" w:hAnsi="Courier New" w:cs="Courier New"/>
          <w:sz w:val="18"/>
          <w:szCs w:val="18"/>
        </w:rPr>
        <w:t>' or board2[0] == '</w:t>
      </w:r>
      <w:proofErr w:type="spellStart"/>
      <w:r w:rsidRPr="00727CA5">
        <w:rPr>
          <w:rFonts w:ascii="Courier New" w:hAnsi="Courier New" w:cs="Courier New"/>
          <w:sz w:val="18"/>
          <w:szCs w:val="18"/>
        </w:rPr>
        <w:t>Speed_Normal</w:t>
      </w:r>
      <w:proofErr w:type="spellEnd"/>
      <w:r w:rsidRPr="00727CA5">
        <w:rPr>
          <w:rFonts w:ascii="Courier New" w:hAnsi="Courier New" w:cs="Courier New"/>
          <w:sz w:val="18"/>
          <w:szCs w:val="18"/>
        </w:rPr>
        <w:t>':</w:t>
      </w:r>
    </w:p>
    <w:p w14:paraId="2403B34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lastRenderedPageBreak/>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 xml:space="preserve">'Bandwidth = </w:t>
      </w:r>
      <w:proofErr w:type="spellStart"/>
      <w:r w:rsidRPr="00727CA5">
        <w:rPr>
          <w:rFonts w:ascii="Courier New" w:hAnsi="Courier New" w:cs="Courier New"/>
          <w:sz w:val="18"/>
          <w:szCs w:val="18"/>
        </w:rPr>
        <w:t>Speed_Low</w:t>
      </w:r>
      <w:proofErr w:type="spellEnd"/>
      <w:r w:rsidRPr="00727CA5">
        <w:rPr>
          <w:rFonts w:ascii="Courier New" w:hAnsi="Courier New" w:cs="Courier New"/>
          <w:sz w:val="18"/>
          <w:szCs w:val="18"/>
        </w:rPr>
        <w:t xml:space="preserve"> or </w:t>
      </w:r>
      <w:proofErr w:type="spellStart"/>
      <w:r w:rsidRPr="00727CA5">
        <w:rPr>
          <w:rFonts w:ascii="Courier New" w:hAnsi="Courier New" w:cs="Courier New"/>
          <w:sz w:val="18"/>
          <w:szCs w:val="18"/>
        </w:rPr>
        <w:t>Speed_Normal</w:t>
      </w:r>
      <w:proofErr w:type="spellEnd"/>
      <w:r w:rsidRPr="00727CA5">
        <w:rPr>
          <w:rFonts w:ascii="Courier New" w:hAnsi="Courier New" w:cs="Courier New"/>
          <w:sz w:val="18"/>
          <w:szCs w:val="18"/>
        </w:rPr>
        <w:t xml:space="preserve"> when </w:t>
      </w:r>
      <w:proofErr w:type="spellStart"/>
      <w:r w:rsidRPr="00727CA5">
        <w:rPr>
          <w:rFonts w:ascii="Courier New" w:hAnsi="Courier New" w:cs="Courier New"/>
          <w:sz w:val="18"/>
          <w:szCs w:val="18"/>
        </w:rPr>
        <w:t>wifi</w:t>
      </w:r>
      <w:proofErr w:type="spellEnd"/>
      <w:r w:rsidRPr="00727CA5">
        <w:rPr>
          <w:rFonts w:ascii="Courier New" w:hAnsi="Courier New" w:cs="Courier New"/>
          <w:sz w:val="18"/>
          <w:szCs w:val="18"/>
        </w:rPr>
        <w:t xml:space="preserve"> is off')</w:t>
      </w:r>
    </w:p>
    <w:p w14:paraId="3D01741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if</w:t>
      </w:r>
      <w:proofErr w:type="gramEnd"/>
      <w:r w:rsidRPr="00727CA5">
        <w:rPr>
          <w:rFonts w:ascii="Courier New" w:hAnsi="Courier New" w:cs="Courier New"/>
          <w:sz w:val="18"/>
          <w:szCs w:val="18"/>
        </w:rPr>
        <w:t xml:space="preserve"> board2[1] == '</w:t>
      </w:r>
      <w:proofErr w:type="spellStart"/>
      <w:r w:rsidRPr="00727CA5">
        <w:rPr>
          <w:rFonts w:ascii="Courier New" w:hAnsi="Courier New" w:cs="Courier New"/>
          <w:sz w:val="18"/>
          <w:szCs w:val="18"/>
        </w:rPr>
        <w:t>Data_Small</w:t>
      </w:r>
      <w:proofErr w:type="spellEnd"/>
      <w:r w:rsidRPr="00727CA5">
        <w:rPr>
          <w:rFonts w:ascii="Courier New" w:hAnsi="Courier New" w:cs="Courier New"/>
          <w:sz w:val="18"/>
          <w:szCs w:val="18"/>
        </w:rPr>
        <w:t>' and board2[2] == '</w:t>
      </w:r>
      <w:proofErr w:type="spellStart"/>
      <w:r w:rsidRPr="00727CA5">
        <w:rPr>
          <w:rFonts w:ascii="Courier New" w:hAnsi="Courier New" w:cs="Courier New"/>
          <w:sz w:val="18"/>
          <w:szCs w:val="18"/>
        </w:rPr>
        <w:t>CPU_High</w:t>
      </w:r>
      <w:proofErr w:type="spellEnd"/>
      <w:r w:rsidRPr="00727CA5">
        <w:rPr>
          <w:rFonts w:ascii="Courier New" w:hAnsi="Courier New" w:cs="Courier New"/>
          <w:sz w:val="18"/>
          <w:szCs w:val="18"/>
        </w:rPr>
        <w:t>':</w:t>
      </w:r>
    </w:p>
    <w:p w14:paraId="7BCEC91A"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Data_Small</w:t>
      </w:r>
      <w:proofErr w:type="spellEnd"/>
      <w:r w:rsidRPr="00727CA5">
        <w:rPr>
          <w:rFonts w:ascii="Courier New" w:hAnsi="Courier New" w:cs="Courier New"/>
          <w:sz w:val="18"/>
          <w:szCs w:val="18"/>
        </w:rPr>
        <w:t xml:space="preserve"> and </w:t>
      </w:r>
      <w:proofErr w:type="spellStart"/>
      <w:r w:rsidRPr="00727CA5">
        <w:rPr>
          <w:rFonts w:ascii="Courier New" w:hAnsi="Courier New" w:cs="Courier New"/>
          <w:sz w:val="18"/>
          <w:szCs w:val="18"/>
        </w:rPr>
        <w:t>CPU_High</w:t>
      </w:r>
      <w:proofErr w:type="spellEnd"/>
      <w:r w:rsidRPr="00727CA5">
        <w:rPr>
          <w:rFonts w:ascii="Courier New" w:hAnsi="Courier New" w:cs="Courier New"/>
          <w:sz w:val="18"/>
          <w:szCs w:val="18"/>
        </w:rPr>
        <w:t xml:space="preserve"> so you can offload:Out2')</w:t>
      </w:r>
    </w:p>
    <w:p w14:paraId="4705E03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(tuple(board2),1)] = 0</w:t>
      </w:r>
    </w:p>
    <w:p w14:paraId="477825F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(tuple(board2),2)] = 1</w:t>
      </w:r>
    </w:p>
    <w:p w14:paraId="6754D86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(tuple(board2),0)] = -1</w:t>
      </w:r>
    </w:p>
    <w:p w14:paraId="3CFEF4A9"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else</w:t>
      </w:r>
      <w:proofErr w:type="gramEnd"/>
      <w:r w:rsidRPr="00727CA5">
        <w:rPr>
          <w:rFonts w:ascii="Courier New" w:hAnsi="Courier New" w:cs="Courier New"/>
          <w:sz w:val="18"/>
          <w:szCs w:val="18"/>
        </w:rPr>
        <w:t>:</w:t>
      </w:r>
    </w:p>
    <w:p w14:paraId="1BFCB9E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 xml:space="preserve">'Don\'t offload when </w:t>
      </w:r>
      <w:proofErr w:type="spellStart"/>
      <w:r w:rsidRPr="00727CA5">
        <w:rPr>
          <w:rFonts w:ascii="Courier New" w:hAnsi="Courier New" w:cs="Courier New"/>
          <w:sz w:val="18"/>
          <w:szCs w:val="18"/>
        </w:rPr>
        <w:t>wifi</w:t>
      </w:r>
      <w:proofErr w:type="spellEnd"/>
      <w:r w:rsidRPr="00727CA5">
        <w:rPr>
          <w:rFonts w:ascii="Courier New" w:hAnsi="Courier New" w:cs="Courier New"/>
          <w:sz w:val="18"/>
          <w:szCs w:val="18"/>
        </w:rPr>
        <w:t xml:space="preserve"> is off')</w:t>
      </w:r>
    </w:p>
    <w:p w14:paraId="4975C4B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(tuple(board2),1)] = -1</w:t>
      </w:r>
    </w:p>
    <w:p w14:paraId="46077CFD"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(tuple(board2),2)] = -1</w:t>
      </w:r>
    </w:p>
    <w:p w14:paraId="2852C2B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(tuple(board2),0)] = 1</w:t>
      </w:r>
    </w:p>
    <w:p w14:paraId="0A04A0E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else</w:t>
      </w:r>
      <w:proofErr w:type="gramEnd"/>
      <w:r w:rsidRPr="00727CA5">
        <w:rPr>
          <w:rFonts w:ascii="Courier New" w:hAnsi="Courier New" w:cs="Courier New"/>
          <w:sz w:val="18"/>
          <w:szCs w:val="18"/>
        </w:rPr>
        <w:t>:</w:t>
      </w:r>
    </w:p>
    <w:p w14:paraId="6E9E71A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if</w:t>
      </w:r>
      <w:proofErr w:type="gramEnd"/>
      <w:r w:rsidRPr="00727CA5">
        <w:rPr>
          <w:rFonts w:ascii="Courier New" w:hAnsi="Courier New" w:cs="Courier New"/>
          <w:sz w:val="18"/>
          <w:szCs w:val="18"/>
        </w:rPr>
        <w:t xml:space="preserve"> board2[2] == '</w:t>
      </w:r>
      <w:proofErr w:type="spellStart"/>
      <w:r w:rsidRPr="00727CA5">
        <w:rPr>
          <w:rFonts w:ascii="Courier New" w:hAnsi="Courier New" w:cs="Courier New"/>
          <w:sz w:val="18"/>
          <w:szCs w:val="18"/>
        </w:rPr>
        <w:t>CPU_Normal</w:t>
      </w:r>
      <w:proofErr w:type="spellEnd"/>
      <w:r w:rsidRPr="00727CA5">
        <w:rPr>
          <w:rFonts w:ascii="Courier New" w:hAnsi="Courier New" w:cs="Courier New"/>
          <w:sz w:val="18"/>
          <w:szCs w:val="18"/>
        </w:rPr>
        <w:t>' or board2[2] == '</w:t>
      </w:r>
      <w:proofErr w:type="spellStart"/>
      <w:r w:rsidRPr="00727CA5">
        <w:rPr>
          <w:rFonts w:ascii="Courier New" w:hAnsi="Courier New" w:cs="Courier New"/>
          <w:sz w:val="18"/>
          <w:szCs w:val="18"/>
        </w:rPr>
        <w:t>CPU_High</w:t>
      </w:r>
      <w:proofErr w:type="spellEnd"/>
      <w:r w:rsidRPr="00727CA5">
        <w:rPr>
          <w:rFonts w:ascii="Courier New" w:hAnsi="Courier New" w:cs="Courier New"/>
          <w:sz w:val="18"/>
          <w:szCs w:val="18"/>
        </w:rPr>
        <w:t>':</w:t>
      </w:r>
    </w:p>
    <w:p w14:paraId="4F7AC71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CPU_Normal</w:t>
      </w:r>
      <w:proofErr w:type="spellEnd"/>
      <w:r w:rsidRPr="00727CA5">
        <w:rPr>
          <w:rFonts w:ascii="Courier New" w:hAnsi="Courier New" w:cs="Courier New"/>
          <w:sz w:val="18"/>
          <w:szCs w:val="18"/>
        </w:rPr>
        <w:t xml:space="preserve"> or </w:t>
      </w:r>
      <w:proofErr w:type="spellStart"/>
      <w:r w:rsidRPr="00727CA5">
        <w:rPr>
          <w:rFonts w:ascii="Courier New" w:hAnsi="Courier New" w:cs="Courier New"/>
          <w:sz w:val="18"/>
          <w:szCs w:val="18"/>
        </w:rPr>
        <w:t>CPU_High</w:t>
      </w:r>
      <w:proofErr w:type="spellEnd"/>
      <w:r w:rsidRPr="00727CA5">
        <w:rPr>
          <w:rFonts w:ascii="Courier New" w:hAnsi="Courier New" w:cs="Courier New"/>
          <w:sz w:val="18"/>
          <w:szCs w:val="18"/>
        </w:rPr>
        <w:t xml:space="preserve"> so you can offload:Out2')</w:t>
      </w:r>
    </w:p>
    <w:p w14:paraId="3433C86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(tuple(board2),1)] = 0</w:t>
      </w:r>
    </w:p>
    <w:p w14:paraId="419B8FC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(tuple(board2),2)] = 1</w:t>
      </w:r>
    </w:p>
    <w:p w14:paraId="07E78AE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(tuple(board2),0)] = -1</w:t>
      </w:r>
    </w:p>
    <w:p w14:paraId="58C88FF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else</w:t>
      </w:r>
      <w:proofErr w:type="gramEnd"/>
      <w:r w:rsidRPr="00727CA5">
        <w:rPr>
          <w:rFonts w:ascii="Courier New" w:hAnsi="Courier New" w:cs="Courier New"/>
          <w:sz w:val="18"/>
          <w:szCs w:val="18"/>
        </w:rPr>
        <w:t>:</w:t>
      </w:r>
    </w:p>
    <w:p w14:paraId="2146EA1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 xml:space="preserve">'Don\'t offload (this is second if loop when </w:t>
      </w:r>
      <w:proofErr w:type="spellStart"/>
      <w:r w:rsidRPr="00727CA5">
        <w:rPr>
          <w:rFonts w:ascii="Courier New" w:hAnsi="Courier New" w:cs="Courier New"/>
          <w:sz w:val="18"/>
          <w:szCs w:val="18"/>
        </w:rPr>
        <w:t>wifi</w:t>
      </w:r>
      <w:proofErr w:type="spellEnd"/>
      <w:r w:rsidRPr="00727CA5">
        <w:rPr>
          <w:rFonts w:ascii="Courier New" w:hAnsi="Courier New" w:cs="Courier New"/>
          <w:sz w:val="18"/>
          <w:szCs w:val="18"/>
        </w:rPr>
        <w:t xml:space="preserve"> is off)')</w:t>
      </w:r>
    </w:p>
    <w:p w14:paraId="388F508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(tuple(board2),1)] = -1</w:t>
      </w:r>
    </w:p>
    <w:p w14:paraId="6D10C1D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(tuple(board2),2)] = -1</w:t>
      </w:r>
    </w:p>
    <w:p w14:paraId="36E8AEB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(tuple(board2),0)] = 1</w:t>
      </w:r>
    </w:p>
    <w:p w14:paraId="178488D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
    <w:p w14:paraId="528357F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 (</w:t>
      </w:r>
      <w:proofErr w:type="spellStart"/>
      <w:r w:rsidRPr="00727CA5">
        <w:rPr>
          <w:rFonts w:ascii="Courier New" w:hAnsi="Courier New" w:cs="Courier New"/>
          <w:sz w:val="18"/>
          <w:szCs w:val="18"/>
        </w:rPr>
        <w:t>i</w:t>
      </w:r>
      <w:proofErr w:type="spellEnd"/>
      <w:r w:rsidRPr="00727CA5">
        <w:rPr>
          <w:rFonts w:ascii="Courier New" w:hAnsi="Courier New" w:cs="Courier New"/>
          <w:sz w:val="18"/>
          <w:szCs w:val="18"/>
        </w:rPr>
        <w:t>)</w:t>
      </w:r>
    </w:p>
    <w:p w14:paraId="13D22B6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#location = </w:t>
      </w:r>
      <w:proofErr w:type="spellStart"/>
      <w:proofErr w:type="gramStart"/>
      <w:r w:rsidRPr="00727CA5">
        <w:rPr>
          <w:rFonts w:ascii="Courier New" w:hAnsi="Courier New" w:cs="Courier New"/>
          <w:sz w:val="18"/>
          <w:szCs w:val="18"/>
        </w:rPr>
        <w:t>np.random.randint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1,10, size =1)</w:t>
      </w:r>
    </w:p>
    <w:p w14:paraId="00D78FE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"location=",location[</w:t>
      </w:r>
      <w:proofErr w:type="spellStart"/>
      <w:r w:rsidRPr="00727CA5">
        <w:rPr>
          <w:rFonts w:ascii="Courier New" w:hAnsi="Courier New" w:cs="Courier New"/>
          <w:sz w:val="18"/>
          <w:szCs w:val="18"/>
        </w:rPr>
        <w:t>i</w:t>
      </w:r>
      <w:proofErr w:type="spellEnd"/>
      <w:r w:rsidRPr="00727CA5">
        <w:rPr>
          <w:rFonts w:ascii="Courier New" w:hAnsi="Courier New" w:cs="Courier New"/>
          <w:sz w:val="18"/>
          <w:szCs w:val="18"/>
        </w:rPr>
        <w:t>])</w:t>
      </w:r>
    </w:p>
    <w:p w14:paraId="68B8F61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board2 = np.array([bandwidth[i],data[i],cpu[i],app[i],cloud_vendor[i],location[i]])</w:t>
      </w:r>
    </w:p>
    <w:p w14:paraId="1AC6F59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printBoard</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board2)</w:t>
      </w:r>
    </w:p>
    <w:p w14:paraId="5DC9014A" w14:textId="77777777" w:rsidR="00727CA5" w:rsidRPr="00727CA5" w:rsidRDefault="00727CA5" w:rsidP="00727CA5">
      <w:pPr>
        <w:spacing w:after="0" w:line="240" w:lineRule="auto"/>
        <w:rPr>
          <w:rFonts w:ascii="Courier New" w:hAnsi="Courier New" w:cs="Courier New"/>
          <w:sz w:val="18"/>
          <w:szCs w:val="18"/>
        </w:rPr>
      </w:pPr>
    </w:p>
    <w:p w14:paraId="034366C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#--------------------------Just For </w:t>
      </w:r>
      <w:proofErr w:type="gramStart"/>
      <w:r w:rsidRPr="00727CA5">
        <w:rPr>
          <w:rFonts w:ascii="Courier New" w:hAnsi="Courier New" w:cs="Courier New"/>
          <w:sz w:val="18"/>
          <w:szCs w:val="18"/>
        </w:rPr>
        <w:t>Plotting</w:t>
      </w:r>
      <w:proofErr w:type="gramEnd"/>
      <w:r w:rsidRPr="00727CA5">
        <w:rPr>
          <w:rFonts w:ascii="Courier New" w:hAnsi="Courier New" w:cs="Courier New"/>
          <w:sz w:val="18"/>
          <w:szCs w:val="18"/>
        </w:rPr>
        <w:t xml:space="preserve"> the outcomes---------------</w:t>
      </w:r>
    </w:p>
    <w:p w14:paraId="4BC998AF"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'after for loop')</w:t>
      </w:r>
    </w:p>
    <w:p w14:paraId="0FF34F9D"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printBoardQs</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board2,Q)</w:t>
      </w:r>
    </w:p>
    <w:p w14:paraId="044202F2" w14:textId="77777777" w:rsidR="00727CA5" w:rsidRPr="00727CA5" w:rsidRDefault="00727CA5" w:rsidP="00727CA5">
      <w:pPr>
        <w:spacing w:after="0" w:line="240" w:lineRule="auto"/>
        <w:rPr>
          <w:rFonts w:ascii="Courier New" w:hAnsi="Courier New" w:cs="Courier New"/>
          <w:sz w:val="18"/>
          <w:szCs w:val="18"/>
        </w:rPr>
      </w:pPr>
    </w:p>
    <w:p w14:paraId="7377A746"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outcomes</w:t>
      </w:r>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np.random.choice</w:t>
      </w:r>
      <w:proofErr w:type="spellEnd"/>
      <w:r w:rsidRPr="00727CA5">
        <w:rPr>
          <w:rFonts w:ascii="Courier New" w:hAnsi="Courier New" w:cs="Courier New"/>
          <w:sz w:val="18"/>
          <w:szCs w:val="18"/>
        </w:rPr>
        <w:t>([-1,0,1],replace=</w:t>
      </w:r>
      <w:proofErr w:type="spellStart"/>
      <w:r w:rsidRPr="00727CA5">
        <w:rPr>
          <w:rFonts w:ascii="Courier New" w:hAnsi="Courier New" w:cs="Courier New"/>
          <w:sz w:val="18"/>
          <w:szCs w:val="18"/>
        </w:rPr>
        <w:t>True,size</w:t>
      </w:r>
      <w:proofErr w:type="spellEnd"/>
      <w:r w:rsidRPr="00727CA5">
        <w:rPr>
          <w:rFonts w:ascii="Courier New" w:hAnsi="Courier New" w:cs="Courier New"/>
          <w:sz w:val="18"/>
          <w:szCs w:val="18"/>
        </w:rPr>
        <w:t>=(1000))</w:t>
      </w:r>
    </w:p>
    <w:p w14:paraId="50590C7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'outcomes[:10]:',outcomes[:10])</w:t>
      </w:r>
    </w:p>
    <w:p w14:paraId="033FD13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'Q:',Q)</w:t>
      </w:r>
    </w:p>
    <w:p w14:paraId="424A670D"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'Q.shape:',</w:t>
      </w:r>
      <w:proofErr w:type="spellStart"/>
      <w:r w:rsidRPr="00727CA5">
        <w:rPr>
          <w:rFonts w:ascii="Courier New" w:hAnsi="Courier New" w:cs="Courier New"/>
          <w:sz w:val="18"/>
          <w:szCs w:val="18"/>
        </w:rPr>
        <w:t>Q.shape</w:t>
      </w:r>
      <w:proofErr w:type="spellEnd"/>
      <w:r w:rsidRPr="00727CA5">
        <w:rPr>
          <w:rFonts w:ascii="Courier New" w:hAnsi="Courier New" w:cs="Courier New"/>
          <w:sz w:val="18"/>
          <w:szCs w:val="18"/>
        </w:rPr>
        <w:t>) //did not work</w:t>
      </w:r>
    </w:p>
    <w:p w14:paraId="3B60346B" w14:textId="77777777" w:rsidR="00727CA5" w:rsidRPr="00727CA5" w:rsidRDefault="00727CA5" w:rsidP="00727CA5">
      <w:pPr>
        <w:spacing w:after="0" w:line="240" w:lineRule="auto"/>
        <w:rPr>
          <w:rFonts w:ascii="Courier New" w:hAnsi="Courier New" w:cs="Courier New"/>
          <w:sz w:val="18"/>
          <w:szCs w:val="18"/>
        </w:rPr>
      </w:pPr>
    </w:p>
    <w:p w14:paraId="74C7BD6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Q.values</w:t>
      </w:r>
      <w:proofErr w:type="spellEnd"/>
      <w:r w:rsidRPr="00727CA5">
        <w:rPr>
          <w:rFonts w:ascii="Courier New" w:hAnsi="Courier New" w:cs="Courier New"/>
          <w:sz w:val="18"/>
          <w:szCs w:val="18"/>
        </w:rPr>
        <w:t>():\n',</w:t>
      </w:r>
      <w:proofErr w:type="spellStart"/>
      <w:r w:rsidRPr="00727CA5">
        <w:rPr>
          <w:rFonts w:ascii="Courier New" w:hAnsi="Courier New" w:cs="Courier New"/>
          <w:sz w:val="18"/>
          <w:szCs w:val="18"/>
        </w:rPr>
        <w:t>Q.values</w:t>
      </w:r>
      <w:proofErr w:type="spellEnd"/>
      <w:r w:rsidRPr="00727CA5">
        <w:rPr>
          <w:rFonts w:ascii="Courier New" w:hAnsi="Courier New" w:cs="Courier New"/>
          <w:sz w:val="18"/>
          <w:szCs w:val="18"/>
        </w:rPr>
        <w:t>())</w:t>
      </w:r>
    </w:p>
    <w:p w14:paraId="2DBA95D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Q.keys</w:t>
      </w:r>
      <w:proofErr w:type="spellEnd"/>
      <w:r w:rsidRPr="00727CA5">
        <w:rPr>
          <w:rFonts w:ascii="Courier New" w:hAnsi="Courier New" w:cs="Courier New"/>
          <w:sz w:val="18"/>
          <w:szCs w:val="18"/>
        </w:rPr>
        <w:t>():\n\n',</w:t>
      </w:r>
      <w:proofErr w:type="spellStart"/>
      <w:r w:rsidRPr="00727CA5">
        <w:rPr>
          <w:rFonts w:ascii="Courier New" w:hAnsi="Courier New" w:cs="Courier New"/>
          <w:sz w:val="18"/>
          <w:szCs w:val="18"/>
        </w:rPr>
        <w:t>Q.keys</w:t>
      </w:r>
      <w:proofErr w:type="spellEnd"/>
      <w:r w:rsidRPr="00727CA5">
        <w:rPr>
          <w:rFonts w:ascii="Courier New" w:hAnsi="Courier New" w:cs="Courier New"/>
          <w:sz w:val="18"/>
          <w:szCs w:val="18"/>
        </w:rPr>
        <w:t>())</w:t>
      </w:r>
    </w:p>
    <w:p w14:paraId="6A12A57A"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Q.items</w:t>
      </w:r>
      <w:proofErr w:type="spellEnd"/>
      <w:r w:rsidRPr="00727CA5">
        <w:rPr>
          <w:rFonts w:ascii="Courier New" w:hAnsi="Courier New" w:cs="Courier New"/>
          <w:sz w:val="18"/>
          <w:szCs w:val="18"/>
        </w:rPr>
        <w:t>():\n\n',</w:t>
      </w:r>
      <w:proofErr w:type="spellStart"/>
      <w:r w:rsidRPr="00727CA5">
        <w:rPr>
          <w:rFonts w:ascii="Courier New" w:hAnsi="Courier New" w:cs="Courier New"/>
          <w:sz w:val="18"/>
          <w:szCs w:val="18"/>
        </w:rPr>
        <w:t>Q.items</w:t>
      </w:r>
      <w:proofErr w:type="spellEnd"/>
      <w:r w:rsidRPr="00727CA5">
        <w:rPr>
          <w:rFonts w:ascii="Courier New" w:hAnsi="Courier New" w:cs="Courier New"/>
          <w:sz w:val="18"/>
          <w:szCs w:val="18"/>
        </w:rPr>
        <w:t>())</w:t>
      </w:r>
    </w:p>
    <w:p w14:paraId="686333C0" w14:textId="77777777" w:rsidR="00727CA5" w:rsidRPr="00727CA5" w:rsidRDefault="00727CA5" w:rsidP="00727CA5">
      <w:pPr>
        <w:spacing w:after="0" w:line="240" w:lineRule="auto"/>
        <w:rPr>
          <w:rFonts w:ascii="Courier New" w:hAnsi="Courier New" w:cs="Courier New"/>
          <w:sz w:val="18"/>
          <w:szCs w:val="18"/>
        </w:rPr>
      </w:pPr>
    </w:p>
    <w:p w14:paraId="40C5454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spellStart"/>
      <w:r w:rsidRPr="00727CA5">
        <w:rPr>
          <w:rFonts w:ascii="Courier New" w:hAnsi="Courier New" w:cs="Courier New"/>
          <w:sz w:val="18"/>
          <w:szCs w:val="18"/>
        </w:rPr>
        <w:t>for k</w:t>
      </w:r>
      <w:proofErr w:type="spellEnd"/>
      <w:r w:rsidRPr="00727CA5">
        <w:rPr>
          <w:rFonts w:ascii="Courier New" w:hAnsi="Courier New" w:cs="Courier New"/>
          <w:sz w:val="18"/>
          <w:szCs w:val="18"/>
        </w:rPr>
        <w:t xml:space="preserve"> in </w:t>
      </w:r>
      <w:proofErr w:type="spellStart"/>
      <w:proofErr w:type="gramStart"/>
      <w:r w:rsidRPr="00727CA5">
        <w:rPr>
          <w:rFonts w:ascii="Courier New" w:hAnsi="Courier New" w:cs="Courier New"/>
          <w:sz w:val="18"/>
          <w:szCs w:val="18"/>
        </w:rPr>
        <w:t>Q.keys</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w:t>
      </w:r>
    </w:p>
    <w:p w14:paraId="6B00CB8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r w:rsidRPr="00727CA5">
        <w:rPr>
          <w:rFonts w:ascii="Courier New" w:hAnsi="Courier New" w:cs="Courier New"/>
          <w:sz w:val="18"/>
          <w:szCs w:val="18"/>
        </w:rPr>
        <w:tab/>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k, Q[k])</w:t>
      </w:r>
    </w:p>
    <w:p w14:paraId="188BEB9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ab/>
      </w:r>
    </w:p>
    <w:p w14:paraId="4ADA67C2"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#outcomes = </w:t>
      </w:r>
      <w:proofErr w:type="spellStart"/>
      <w:proofErr w:type="gramStart"/>
      <w:r w:rsidRPr="00727CA5">
        <w:rPr>
          <w:rFonts w:ascii="Courier New" w:hAnsi="Courier New" w:cs="Courier New"/>
          <w:sz w:val="18"/>
          <w:szCs w:val="18"/>
        </w:rPr>
        <w:t>np.array</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Q.values</w:t>
      </w:r>
      <w:proofErr w:type="spellEnd"/>
      <w:r w:rsidRPr="00727CA5">
        <w:rPr>
          <w:rFonts w:ascii="Courier New" w:hAnsi="Courier New" w:cs="Courier New"/>
          <w:sz w:val="18"/>
          <w:szCs w:val="18"/>
        </w:rPr>
        <w:t>()]</w:t>
      </w:r>
    </w:p>
    <w:p w14:paraId="37CB5E2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'outcomes[:10]:',outcomes[:10])</w:t>
      </w:r>
    </w:p>
    <w:p w14:paraId="0FE72455" w14:textId="77777777" w:rsidR="00727CA5" w:rsidRPr="00727CA5" w:rsidRDefault="00727CA5" w:rsidP="00727CA5">
      <w:pPr>
        <w:spacing w:after="0" w:line="240" w:lineRule="auto"/>
        <w:rPr>
          <w:rFonts w:ascii="Courier New" w:hAnsi="Courier New" w:cs="Courier New"/>
          <w:sz w:val="18"/>
          <w:szCs w:val="18"/>
        </w:rPr>
      </w:pPr>
    </w:p>
    <w:p w14:paraId="31698C86"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names</w:t>
      </w:r>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id','data</w:t>
      </w:r>
      <w:proofErr w:type="spellEnd"/>
      <w:r w:rsidRPr="00727CA5">
        <w:rPr>
          <w:rFonts w:ascii="Courier New" w:hAnsi="Courier New" w:cs="Courier New"/>
          <w:sz w:val="18"/>
          <w:szCs w:val="18"/>
        </w:rPr>
        <w:t>']</w:t>
      </w:r>
    </w:p>
    <w:p w14:paraId="3940BAA2"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formats</w:t>
      </w:r>
      <w:proofErr w:type="gramEnd"/>
      <w:r w:rsidRPr="00727CA5">
        <w:rPr>
          <w:rFonts w:ascii="Courier New" w:hAnsi="Courier New" w:cs="Courier New"/>
          <w:sz w:val="18"/>
          <w:szCs w:val="18"/>
        </w:rPr>
        <w:t xml:space="preserve"> = ['f8','f8']</w:t>
      </w:r>
    </w:p>
    <w:p w14:paraId="0344BD69"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dtype</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dict</w:t>
      </w:r>
      <w:proofErr w:type="spellEnd"/>
      <w:r w:rsidRPr="00727CA5">
        <w:rPr>
          <w:rFonts w:ascii="Courier New" w:hAnsi="Courier New" w:cs="Courier New"/>
          <w:sz w:val="18"/>
          <w:szCs w:val="18"/>
        </w:rPr>
        <w:t>(names = names, formats=formats)</w:t>
      </w:r>
    </w:p>
    <w:p w14:paraId="7F230F7A"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array=</w:t>
      </w:r>
      <w:proofErr w:type="spellStart"/>
      <w:proofErr w:type="gramEnd"/>
      <w:r w:rsidRPr="00727CA5">
        <w:rPr>
          <w:rFonts w:ascii="Courier New" w:hAnsi="Courier New" w:cs="Courier New"/>
          <w:sz w:val="18"/>
          <w:szCs w:val="18"/>
        </w:rPr>
        <w:t>np.array</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key,val</w:t>
      </w:r>
      <w:proofErr w:type="spellEnd"/>
      <w:r w:rsidRPr="00727CA5">
        <w:rPr>
          <w:rFonts w:ascii="Courier New" w:hAnsi="Courier New" w:cs="Courier New"/>
          <w:sz w:val="18"/>
          <w:szCs w:val="18"/>
        </w:rPr>
        <w:t>] for (</w:t>
      </w:r>
      <w:proofErr w:type="spellStart"/>
      <w:r w:rsidRPr="00727CA5">
        <w:rPr>
          <w:rFonts w:ascii="Courier New" w:hAnsi="Courier New" w:cs="Courier New"/>
          <w:sz w:val="18"/>
          <w:szCs w:val="18"/>
        </w:rPr>
        <w:t>key,val</w:t>
      </w:r>
      <w:proofErr w:type="spellEnd"/>
      <w:r w:rsidRPr="00727CA5">
        <w:rPr>
          <w:rFonts w:ascii="Courier New" w:hAnsi="Courier New" w:cs="Courier New"/>
          <w:sz w:val="18"/>
          <w:szCs w:val="18"/>
        </w:rPr>
        <w:t xml:space="preserve">) in </w:t>
      </w:r>
      <w:proofErr w:type="spellStart"/>
      <w:r w:rsidRPr="00727CA5">
        <w:rPr>
          <w:rFonts w:ascii="Courier New" w:hAnsi="Courier New" w:cs="Courier New"/>
          <w:sz w:val="18"/>
          <w:szCs w:val="18"/>
        </w:rPr>
        <w:t>Q.iteritems</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dtype</w:t>
      </w:r>
      <w:proofErr w:type="spellEnd"/>
      <w:r w:rsidRPr="00727CA5">
        <w:rPr>
          <w:rFonts w:ascii="Courier New" w:hAnsi="Courier New" w:cs="Courier New"/>
          <w:sz w:val="18"/>
          <w:szCs w:val="18"/>
        </w:rPr>
        <w:t>)</w:t>
      </w:r>
    </w:p>
    <w:p w14:paraId="7F15AD36"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print(</w:t>
      </w:r>
      <w:proofErr w:type="spellStart"/>
      <w:proofErr w:type="gramEnd"/>
      <w:r w:rsidRPr="00727CA5">
        <w:rPr>
          <w:rFonts w:ascii="Courier New" w:hAnsi="Courier New" w:cs="Courier New"/>
          <w:sz w:val="18"/>
          <w:szCs w:val="18"/>
        </w:rPr>
        <w:t>repr</w:t>
      </w:r>
      <w:proofErr w:type="spellEnd"/>
      <w:r w:rsidRPr="00727CA5">
        <w:rPr>
          <w:rFonts w:ascii="Courier New" w:hAnsi="Courier New" w:cs="Courier New"/>
          <w:sz w:val="18"/>
          <w:szCs w:val="18"/>
        </w:rPr>
        <w:t>(array))</w:t>
      </w:r>
    </w:p>
    <w:p w14:paraId="7DA2E52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spellStart"/>
      <w:proofErr w:type="gramStart"/>
      <w:r w:rsidRPr="00727CA5">
        <w:rPr>
          <w:rFonts w:ascii="Courier New" w:hAnsi="Courier New" w:cs="Courier New"/>
          <w:sz w:val="18"/>
          <w:szCs w:val="18"/>
        </w:rPr>
        <w:t>plt.plot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Q)</w:t>
      </w:r>
    </w:p>
    <w:p w14:paraId="6D3D0E35"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def</w:t>
      </w:r>
      <w:proofErr w:type="spellEnd"/>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plotOutcomes</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outcomes,epsilons,maxGames,nGames</w:t>
      </w:r>
      <w:proofErr w:type="spellEnd"/>
      <w:r w:rsidRPr="00727CA5">
        <w:rPr>
          <w:rFonts w:ascii="Courier New" w:hAnsi="Courier New" w:cs="Courier New"/>
          <w:sz w:val="18"/>
          <w:szCs w:val="18"/>
        </w:rPr>
        <w:t>):</w:t>
      </w:r>
    </w:p>
    <w:p w14:paraId="5A5704C2"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if</w:t>
      </w:r>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nGames</w:t>
      </w:r>
      <w:proofErr w:type="spellEnd"/>
      <w:r w:rsidRPr="00727CA5">
        <w:rPr>
          <w:rFonts w:ascii="Courier New" w:hAnsi="Courier New" w:cs="Courier New"/>
          <w:sz w:val="18"/>
          <w:szCs w:val="18"/>
        </w:rPr>
        <w:t>==0:</w:t>
      </w:r>
    </w:p>
    <w:p w14:paraId="575E69E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lastRenderedPageBreak/>
        <w:t xml:space="preserve">        </w:t>
      </w:r>
      <w:proofErr w:type="gramStart"/>
      <w:r w:rsidRPr="00727CA5">
        <w:rPr>
          <w:rFonts w:ascii="Courier New" w:hAnsi="Courier New" w:cs="Courier New"/>
          <w:sz w:val="18"/>
          <w:szCs w:val="18"/>
        </w:rPr>
        <w:t>return</w:t>
      </w:r>
      <w:proofErr w:type="gramEnd"/>
    </w:p>
    <w:p w14:paraId="5C11C48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nBins</w:t>
      </w:r>
      <w:proofErr w:type="spellEnd"/>
      <w:proofErr w:type="gramEnd"/>
      <w:r w:rsidRPr="00727CA5">
        <w:rPr>
          <w:rFonts w:ascii="Courier New" w:hAnsi="Courier New" w:cs="Courier New"/>
          <w:sz w:val="18"/>
          <w:szCs w:val="18"/>
        </w:rPr>
        <w:t xml:space="preserve"> = 100</w:t>
      </w:r>
    </w:p>
    <w:p w14:paraId="30ADEB7A"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nPer</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int</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maxGames</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nBins</w:t>
      </w:r>
      <w:proofErr w:type="spellEnd"/>
      <w:r w:rsidRPr="00727CA5">
        <w:rPr>
          <w:rFonts w:ascii="Courier New" w:hAnsi="Courier New" w:cs="Courier New"/>
          <w:sz w:val="18"/>
          <w:szCs w:val="18"/>
        </w:rPr>
        <w:t>)</w:t>
      </w:r>
    </w:p>
    <w:p w14:paraId="1B2F7F2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outcomeRows</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outcomes.reshape</w:t>
      </w:r>
      <w:proofErr w:type="spellEnd"/>
      <w:r w:rsidRPr="00727CA5">
        <w:rPr>
          <w:rFonts w:ascii="Courier New" w:hAnsi="Courier New" w:cs="Courier New"/>
          <w:sz w:val="18"/>
          <w:szCs w:val="18"/>
        </w:rPr>
        <w:t>((-1,nPer))</w:t>
      </w:r>
    </w:p>
    <w:p w14:paraId="082D371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outcomeRows</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outcomeRows</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int</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nGames</w:t>
      </w:r>
      <w:proofErr w:type="spellEnd"/>
      <w:r w:rsidRPr="00727CA5">
        <w:rPr>
          <w:rFonts w:ascii="Courier New" w:hAnsi="Courier New" w:cs="Courier New"/>
          <w:sz w:val="18"/>
          <w:szCs w:val="18"/>
        </w:rPr>
        <w:t>/float(</w:t>
      </w:r>
      <w:proofErr w:type="spellStart"/>
      <w:r w:rsidRPr="00727CA5">
        <w:rPr>
          <w:rFonts w:ascii="Courier New" w:hAnsi="Courier New" w:cs="Courier New"/>
          <w:sz w:val="18"/>
          <w:szCs w:val="18"/>
        </w:rPr>
        <w:t>nPer</w:t>
      </w:r>
      <w:proofErr w:type="spellEnd"/>
      <w:r w:rsidRPr="00727CA5">
        <w:rPr>
          <w:rFonts w:ascii="Courier New" w:hAnsi="Courier New" w:cs="Courier New"/>
          <w:sz w:val="18"/>
          <w:szCs w:val="18"/>
        </w:rPr>
        <w:t>))+1,:]</w:t>
      </w:r>
    </w:p>
    <w:p w14:paraId="49A6100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avgs</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np.mean</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outcomeRows,axis</w:t>
      </w:r>
      <w:proofErr w:type="spellEnd"/>
      <w:r w:rsidRPr="00727CA5">
        <w:rPr>
          <w:rFonts w:ascii="Courier New" w:hAnsi="Courier New" w:cs="Courier New"/>
          <w:sz w:val="18"/>
          <w:szCs w:val="18"/>
        </w:rPr>
        <w:t>=1)</w:t>
      </w:r>
    </w:p>
    <w:p w14:paraId="02C153E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plt.subplot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3,1,1)</w:t>
      </w:r>
    </w:p>
    <w:p w14:paraId="4DBD893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xs</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np.linspace</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nPer,nGames,len</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avgs</w:t>
      </w:r>
      <w:proofErr w:type="spellEnd"/>
      <w:r w:rsidRPr="00727CA5">
        <w:rPr>
          <w:rFonts w:ascii="Courier New" w:hAnsi="Courier New" w:cs="Courier New"/>
          <w:sz w:val="18"/>
          <w:szCs w:val="18"/>
        </w:rPr>
        <w:t>))</w:t>
      </w:r>
    </w:p>
    <w:p w14:paraId="7B45957D"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plt.plot</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xs</w:t>
      </w:r>
      <w:proofErr w:type="spell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avgs</w:t>
      </w:r>
      <w:proofErr w:type="spellEnd"/>
      <w:r w:rsidRPr="00727CA5">
        <w:rPr>
          <w:rFonts w:ascii="Courier New" w:hAnsi="Courier New" w:cs="Courier New"/>
          <w:sz w:val="18"/>
          <w:szCs w:val="18"/>
        </w:rPr>
        <w:t>)</w:t>
      </w:r>
    </w:p>
    <w:p w14:paraId="3784C81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plt.xlabel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'Games')</w:t>
      </w:r>
    </w:p>
    <w:p w14:paraId="7BFCA83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plt.ylabel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'Mean of Outcomes (0=draw, 1=X win, -1=O win)')</w:t>
      </w:r>
    </w:p>
    <w:p w14:paraId="26CE36F9"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plt.title</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 xml:space="preserve">'Bins of {:d} </w:t>
      </w:r>
      <w:proofErr w:type="spellStart"/>
      <w:r w:rsidRPr="00727CA5">
        <w:rPr>
          <w:rFonts w:ascii="Courier New" w:hAnsi="Courier New" w:cs="Courier New"/>
          <w:sz w:val="18"/>
          <w:szCs w:val="18"/>
        </w:rPr>
        <w:t>Games'.format</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nPer</w:t>
      </w:r>
      <w:proofErr w:type="spellEnd"/>
      <w:r w:rsidRPr="00727CA5">
        <w:rPr>
          <w:rFonts w:ascii="Courier New" w:hAnsi="Courier New" w:cs="Courier New"/>
          <w:sz w:val="18"/>
          <w:szCs w:val="18"/>
        </w:rPr>
        <w:t>))</w:t>
      </w:r>
    </w:p>
    <w:p w14:paraId="501FC50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plt.subplot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3,1,2)</w:t>
      </w:r>
    </w:p>
    <w:p w14:paraId="6DD562F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plt.plot</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xs,np.sum</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outcomeRows</w:t>
      </w:r>
      <w:proofErr w:type="spellEnd"/>
      <w:r w:rsidRPr="00727CA5">
        <w:rPr>
          <w:rFonts w:ascii="Courier New" w:hAnsi="Courier New" w:cs="Courier New"/>
          <w:sz w:val="18"/>
          <w:szCs w:val="18"/>
        </w:rPr>
        <w:t>==-1,axis=1),'r-',label='Losses')</w:t>
      </w:r>
    </w:p>
    <w:p w14:paraId="2E42B95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plt.plot</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xs,np.sum</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outcomeRows</w:t>
      </w:r>
      <w:proofErr w:type="spellEnd"/>
      <w:r w:rsidRPr="00727CA5">
        <w:rPr>
          <w:rFonts w:ascii="Courier New" w:hAnsi="Courier New" w:cs="Courier New"/>
          <w:sz w:val="18"/>
          <w:szCs w:val="18"/>
        </w:rPr>
        <w:t>==0,axis=1),'b-',label='Draws')</w:t>
      </w:r>
    </w:p>
    <w:p w14:paraId="50CDBC3D"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plt.plot</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xs,np.sum</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outcomeRows</w:t>
      </w:r>
      <w:proofErr w:type="spellEnd"/>
      <w:r w:rsidRPr="00727CA5">
        <w:rPr>
          <w:rFonts w:ascii="Courier New" w:hAnsi="Courier New" w:cs="Courier New"/>
          <w:sz w:val="18"/>
          <w:szCs w:val="18"/>
        </w:rPr>
        <w:t>==1,axis=1),'g-',label='Wins')</w:t>
      </w:r>
    </w:p>
    <w:p w14:paraId="7FBB446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plt.legend</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loc</w:t>
      </w:r>
      <w:proofErr w:type="spellEnd"/>
      <w:r w:rsidRPr="00727CA5">
        <w:rPr>
          <w:rFonts w:ascii="Courier New" w:hAnsi="Courier New" w:cs="Courier New"/>
          <w:sz w:val="18"/>
          <w:szCs w:val="18"/>
        </w:rPr>
        <w:t>="center")</w:t>
      </w:r>
    </w:p>
    <w:p w14:paraId="4E3B1D5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plt.ylabel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'Number of Games in Bins of {:d}'.format(</w:t>
      </w:r>
      <w:proofErr w:type="spellStart"/>
      <w:r w:rsidRPr="00727CA5">
        <w:rPr>
          <w:rFonts w:ascii="Courier New" w:hAnsi="Courier New" w:cs="Courier New"/>
          <w:sz w:val="18"/>
          <w:szCs w:val="18"/>
        </w:rPr>
        <w:t>nPer</w:t>
      </w:r>
      <w:proofErr w:type="spellEnd"/>
      <w:r w:rsidRPr="00727CA5">
        <w:rPr>
          <w:rFonts w:ascii="Courier New" w:hAnsi="Courier New" w:cs="Courier New"/>
          <w:sz w:val="18"/>
          <w:szCs w:val="18"/>
        </w:rPr>
        <w:t>))</w:t>
      </w:r>
    </w:p>
    <w:p w14:paraId="4CE2A12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plt.subplot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3,1,3)</w:t>
      </w:r>
    </w:p>
    <w:p w14:paraId="2D4D0E4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epsilons[:</w:t>
      </w:r>
      <w:proofErr w:type="spellStart"/>
      <w:r w:rsidRPr="00727CA5">
        <w:rPr>
          <w:rFonts w:ascii="Courier New" w:hAnsi="Courier New" w:cs="Courier New"/>
          <w:sz w:val="18"/>
          <w:szCs w:val="18"/>
        </w:rPr>
        <w:t>nGames</w:t>
      </w:r>
      <w:proofErr w:type="spellEnd"/>
      <w:r w:rsidRPr="00727CA5">
        <w:rPr>
          <w:rFonts w:ascii="Courier New" w:hAnsi="Courier New" w:cs="Courier New"/>
          <w:sz w:val="18"/>
          <w:szCs w:val="18"/>
        </w:rPr>
        <w:t>])</w:t>
      </w:r>
    </w:p>
    <w:p w14:paraId="002909E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plt.ylabel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'$\epsilon$')</w:t>
      </w:r>
    </w:p>
    <w:p w14:paraId="416E2D39"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
    <w:p w14:paraId="3AC9CE08" w14:textId="77777777" w:rsidR="00727CA5" w:rsidRPr="00727CA5" w:rsidRDefault="00727CA5" w:rsidP="00727CA5">
      <w:pPr>
        <w:spacing w:after="0" w:line="240" w:lineRule="auto"/>
        <w:rPr>
          <w:rFonts w:ascii="Courier New" w:hAnsi="Courier New" w:cs="Courier New"/>
          <w:sz w:val="18"/>
          <w:szCs w:val="18"/>
        </w:rPr>
      </w:pPr>
    </w:p>
    <w:p w14:paraId="6AF1E777" w14:textId="77777777" w:rsidR="00727CA5" w:rsidRPr="00727CA5" w:rsidRDefault="00727CA5" w:rsidP="00727CA5">
      <w:pPr>
        <w:spacing w:after="0" w:line="240" w:lineRule="auto"/>
        <w:rPr>
          <w:rFonts w:ascii="Courier New" w:hAnsi="Courier New" w:cs="Courier New"/>
          <w:sz w:val="18"/>
          <w:szCs w:val="18"/>
        </w:rPr>
      </w:pPr>
    </w:p>
    <w:p w14:paraId="5D49A2E9" w14:textId="4E0313D0"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spellStart"/>
      <w:r w:rsidRPr="00727CA5">
        <w:rPr>
          <w:rFonts w:ascii="Courier New" w:hAnsi="Courier New" w:cs="Courier New"/>
          <w:sz w:val="18"/>
          <w:szCs w:val="18"/>
        </w:rPr>
        <w:t>plt.</w:t>
      </w:r>
      <w:del w:id="1827" w:author="Aditya" w:date="2016-01-29T06:41:00Z">
        <w:r w:rsidRPr="00727CA5" w:rsidDel="002D5FC4">
          <w:rPr>
            <w:rFonts w:ascii="Courier New" w:hAnsi="Courier New" w:cs="Courier New"/>
            <w:sz w:val="18"/>
            <w:szCs w:val="18"/>
          </w:rPr>
          <w:delText>figure</w:delText>
        </w:r>
      </w:del>
      <w:proofErr w:type="gramStart"/>
      <w:ins w:id="1828" w:author="Aditya" w:date="2016-01-29T06:41:00Z">
        <w:r w:rsidR="002D5FC4">
          <w:rPr>
            <w:rFonts w:ascii="Courier New" w:hAnsi="Courier New" w:cs="Courier New"/>
            <w:sz w:val="18"/>
            <w:szCs w:val="18"/>
          </w:rPr>
          <w:t>Figure</w:t>
        </w:r>
      </w:ins>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figsize</w:t>
      </w:r>
      <w:proofErr w:type="spellEnd"/>
      <w:r w:rsidRPr="00727CA5">
        <w:rPr>
          <w:rFonts w:ascii="Courier New" w:hAnsi="Courier New" w:cs="Courier New"/>
          <w:sz w:val="18"/>
          <w:szCs w:val="18"/>
        </w:rPr>
        <w:t>=(8,8))</w:t>
      </w:r>
    </w:p>
    <w:p w14:paraId="6CFBA70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spellStart"/>
      <w:proofErr w:type="gramStart"/>
      <w:r w:rsidRPr="00727CA5">
        <w:rPr>
          <w:rFonts w:ascii="Courier New" w:hAnsi="Courier New" w:cs="Courier New"/>
          <w:sz w:val="18"/>
          <w:szCs w:val="18"/>
        </w:rPr>
        <w:t>plotOutcomes</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outcomes,np.zeros</w:t>
      </w:r>
      <w:proofErr w:type="spellEnd"/>
      <w:r w:rsidRPr="00727CA5">
        <w:rPr>
          <w:rFonts w:ascii="Courier New" w:hAnsi="Courier New" w:cs="Courier New"/>
          <w:sz w:val="18"/>
          <w:szCs w:val="18"/>
        </w:rPr>
        <w:t>(1000),1000,1000)</w:t>
      </w:r>
    </w:p>
    <w:p w14:paraId="0D437DF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spellStart"/>
      <w:proofErr w:type="gramStart"/>
      <w:r w:rsidRPr="00727CA5">
        <w:rPr>
          <w:rFonts w:ascii="Courier New" w:hAnsi="Courier New" w:cs="Courier New"/>
          <w:sz w:val="18"/>
          <w:szCs w:val="18"/>
        </w:rPr>
        <w:t>plt.show</w:t>
      </w:r>
      <w:proofErr w:type="spellEnd"/>
      <w:r w:rsidRPr="00727CA5">
        <w:rPr>
          <w:rFonts w:ascii="Courier New" w:hAnsi="Courier New" w:cs="Courier New"/>
          <w:sz w:val="18"/>
          <w:szCs w:val="18"/>
        </w:rPr>
        <w:t>()</w:t>
      </w:r>
      <w:proofErr w:type="gramEnd"/>
    </w:p>
    <w:p w14:paraId="7144AFC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#--------------------------Just For </w:t>
      </w:r>
      <w:proofErr w:type="gramStart"/>
      <w:r w:rsidRPr="00727CA5">
        <w:rPr>
          <w:rFonts w:ascii="Courier New" w:hAnsi="Courier New" w:cs="Courier New"/>
          <w:sz w:val="18"/>
          <w:szCs w:val="18"/>
        </w:rPr>
        <w:t>Plotting</w:t>
      </w:r>
      <w:proofErr w:type="gramEnd"/>
      <w:r w:rsidRPr="00727CA5">
        <w:rPr>
          <w:rFonts w:ascii="Courier New" w:hAnsi="Courier New" w:cs="Courier New"/>
          <w:sz w:val="18"/>
          <w:szCs w:val="18"/>
        </w:rPr>
        <w:t xml:space="preserve"> the outcomes---------------</w:t>
      </w:r>
    </w:p>
    <w:p w14:paraId="7317EB22" w14:textId="77777777" w:rsidR="00127B46" w:rsidRDefault="00127B46" w:rsidP="00F3120B"/>
    <w:p w14:paraId="77A47E25" w14:textId="77777777" w:rsidR="00727CA5" w:rsidRDefault="00727CA5" w:rsidP="00727CA5">
      <w:pPr>
        <w:pStyle w:val="Heading3"/>
      </w:pPr>
      <w:bookmarkStart w:id="1829" w:name="_Toc441811483"/>
      <w:r>
        <w:t>A4. RLwithNeuralNetwork.py</w:t>
      </w:r>
      <w:bookmarkEnd w:id="1829"/>
    </w:p>
    <w:p w14:paraId="7C8848F3"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import</w:t>
      </w:r>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numpy</w:t>
      </w:r>
      <w:proofErr w:type="spellEnd"/>
      <w:r w:rsidRPr="00727CA5">
        <w:rPr>
          <w:rFonts w:ascii="Courier New" w:hAnsi="Courier New" w:cs="Courier New"/>
          <w:sz w:val="18"/>
          <w:szCs w:val="18"/>
        </w:rPr>
        <w:t xml:space="preserve"> as np</w:t>
      </w:r>
    </w:p>
    <w:p w14:paraId="136387B1" w14:textId="77777777" w:rsid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import</w:t>
      </w:r>
      <w:proofErr w:type="gramEnd"/>
      <w:r w:rsidRPr="00727CA5">
        <w:rPr>
          <w:rFonts w:ascii="Courier New" w:hAnsi="Courier New" w:cs="Courier New"/>
          <w:sz w:val="18"/>
          <w:szCs w:val="18"/>
        </w:rPr>
        <w:t xml:space="preserve"> random as </w:t>
      </w:r>
      <w:proofErr w:type="spellStart"/>
      <w:r w:rsidRPr="00727CA5">
        <w:rPr>
          <w:rFonts w:ascii="Courier New" w:hAnsi="Courier New" w:cs="Courier New"/>
          <w:sz w:val="18"/>
          <w:szCs w:val="18"/>
        </w:rPr>
        <w:t>rm</w:t>
      </w:r>
      <w:proofErr w:type="spellEnd"/>
    </w:p>
    <w:p w14:paraId="6C595D0D"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import</w:t>
      </w:r>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neuralnetworkQ</w:t>
      </w:r>
      <w:proofErr w:type="spellEnd"/>
      <w:r w:rsidRPr="00727CA5">
        <w:rPr>
          <w:rFonts w:ascii="Courier New" w:hAnsi="Courier New" w:cs="Courier New"/>
          <w:sz w:val="18"/>
          <w:szCs w:val="18"/>
        </w:rPr>
        <w:t xml:space="preserve"> as </w:t>
      </w:r>
      <w:proofErr w:type="spellStart"/>
      <w:r w:rsidRPr="00727CA5">
        <w:rPr>
          <w:rFonts w:ascii="Courier New" w:hAnsi="Courier New" w:cs="Courier New"/>
          <w:sz w:val="18"/>
          <w:szCs w:val="18"/>
        </w:rPr>
        <w:t>nn</w:t>
      </w:r>
      <w:proofErr w:type="spellEnd"/>
    </w:p>
    <w:p w14:paraId="3B53AE10"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import</w:t>
      </w:r>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numpy</w:t>
      </w:r>
      <w:proofErr w:type="spellEnd"/>
      <w:r w:rsidRPr="00727CA5">
        <w:rPr>
          <w:rFonts w:ascii="Courier New" w:hAnsi="Courier New" w:cs="Courier New"/>
          <w:sz w:val="18"/>
          <w:szCs w:val="18"/>
        </w:rPr>
        <w:t xml:space="preserve"> as np</w:t>
      </w:r>
    </w:p>
    <w:p w14:paraId="14497CD9"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import</w:t>
      </w:r>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matplotlib.pyplot</w:t>
      </w:r>
      <w:proofErr w:type="spellEnd"/>
      <w:r w:rsidRPr="00727CA5">
        <w:rPr>
          <w:rFonts w:ascii="Courier New" w:hAnsi="Courier New" w:cs="Courier New"/>
          <w:sz w:val="18"/>
          <w:szCs w:val="18"/>
        </w:rPr>
        <w:t xml:space="preserve"> as </w:t>
      </w:r>
      <w:proofErr w:type="spellStart"/>
      <w:r w:rsidRPr="00727CA5">
        <w:rPr>
          <w:rFonts w:ascii="Courier New" w:hAnsi="Courier New" w:cs="Courier New"/>
          <w:sz w:val="18"/>
          <w:szCs w:val="18"/>
        </w:rPr>
        <w:t>plt</w:t>
      </w:r>
      <w:proofErr w:type="spellEnd"/>
    </w:p>
    <w:p w14:paraId="62474CEC"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from</w:t>
      </w:r>
      <w:proofErr w:type="gramEnd"/>
      <w:r w:rsidRPr="00727CA5">
        <w:rPr>
          <w:rFonts w:ascii="Courier New" w:hAnsi="Courier New" w:cs="Courier New"/>
          <w:sz w:val="18"/>
          <w:szCs w:val="18"/>
        </w:rPr>
        <w:t xml:space="preserve"> mpl_toolkits.mplot3d import Axes3D</w:t>
      </w:r>
    </w:p>
    <w:p w14:paraId="645EED7F"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from</w:t>
      </w:r>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matplotlib</w:t>
      </w:r>
      <w:proofErr w:type="spellEnd"/>
      <w:r w:rsidRPr="00727CA5">
        <w:rPr>
          <w:rFonts w:ascii="Courier New" w:hAnsi="Courier New" w:cs="Courier New"/>
          <w:sz w:val="18"/>
          <w:szCs w:val="18"/>
        </w:rPr>
        <w:t xml:space="preserve"> import cm</w:t>
      </w:r>
    </w:p>
    <w:p w14:paraId="28CA1354"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import</w:t>
      </w:r>
      <w:proofErr w:type="gramEnd"/>
      <w:r w:rsidRPr="00727CA5">
        <w:rPr>
          <w:rFonts w:ascii="Courier New" w:hAnsi="Courier New" w:cs="Courier New"/>
          <w:sz w:val="18"/>
          <w:szCs w:val="18"/>
        </w:rPr>
        <w:t xml:space="preserve"> copy</w:t>
      </w:r>
    </w:p>
    <w:p w14:paraId="6B545075" w14:textId="77777777" w:rsidR="00727CA5" w:rsidRPr="00727CA5" w:rsidRDefault="00727CA5" w:rsidP="00727CA5">
      <w:pPr>
        <w:spacing w:after="0" w:line="240" w:lineRule="auto"/>
        <w:rPr>
          <w:rFonts w:ascii="Courier New" w:hAnsi="Courier New" w:cs="Courier New"/>
          <w:sz w:val="18"/>
          <w:szCs w:val="18"/>
        </w:rPr>
      </w:pPr>
    </w:p>
    <w:p w14:paraId="1C9F9BA2" w14:textId="77777777" w:rsidR="00727CA5" w:rsidRPr="00727CA5" w:rsidRDefault="00727CA5" w:rsidP="00727CA5">
      <w:pPr>
        <w:spacing w:after="0" w:line="240" w:lineRule="auto"/>
        <w:rPr>
          <w:rFonts w:ascii="Courier New" w:hAnsi="Courier New" w:cs="Courier New"/>
          <w:sz w:val="18"/>
          <w:szCs w:val="18"/>
        </w:rPr>
      </w:pPr>
    </w:p>
    <w:p w14:paraId="32224488" w14:textId="77777777" w:rsidR="00727CA5" w:rsidRPr="00727CA5" w:rsidRDefault="00727CA5" w:rsidP="00727CA5">
      <w:pPr>
        <w:spacing w:after="0" w:line="240" w:lineRule="auto"/>
        <w:rPr>
          <w:rFonts w:ascii="Courier New" w:hAnsi="Courier New" w:cs="Courier New"/>
          <w:sz w:val="18"/>
          <w:szCs w:val="18"/>
        </w:rPr>
      </w:pPr>
    </w:p>
    <w:p w14:paraId="67ABF576"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 xml:space="preserve"> '\n------------------------------------------------------------')</w:t>
      </w:r>
    </w:p>
    <w:p w14:paraId="4AF4AAD3"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 xml:space="preserve"> "Reinforcement Learning Example: Dynamic Marble on a Track")</w:t>
      </w:r>
    </w:p>
    <w:p w14:paraId="274A3D44" w14:textId="77777777" w:rsidR="00727CA5" w:rsidRPr="00727CA5" w:rsidRDefault="00727CA5" w:rsidP="00727CA5">
      <w:pPr>
        <w:spacing w:after="0" w:line="240" w:lineRule="auto"/>
        <w:rPr>
          <w:rFonts w:ascii="Courier New" w:hAnsi="Courier New" w:cs="Courier New"/>
          <w:sz w:val="18"/>
          <w:szCs w:val="18"/>
        </w:rPr>
      </w:pPr>
    </w:p>
    <w:p w14:paraId="661D20A9"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Define the problem</w:t>
      </w:r>
    </w:p>
    <w:p w14:paraId="067ACDC3" w14:textId="77777777" w:rsidR="00727CA5" w:rsidRPr="00727CA5" w:rsidRDefault="00727CA5" w:rsidP="00727CA5">
      <w:pPr>
        <w:spacing w:after="0" w:line="240" w:lineRule="auto"/>
        <w:rPr>
          <w:rFonts w:ascii="Courier New" w:hAnsi="Courier New" w:cs="Courier New"/>
          <w:sz w:val="18"/>
          <w:szCs w:val="18"/>
        </w:rPr>
      </w:pPr>
    </w:p>
    <w:p w14:paraId="30346791"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def</w:t>
      </w:r>
      <w:proofErr w:type="spellEnd"/>
      <w:proofErr w:type="gramEnd"/>
      <w:r w:rsidRPr="00727CA5">
        <w:rPr>
          <w:rFonts w:ascii="Courier New" w:hAnsi="Courier New" w:cs="Courier New"/>
          <w:sz w:val="18"/>
          <w:szCs w:val="18"/>
        </w:rPr>
        <w:t xml:space="preserve"> reinforcement(</w:t>
      </w:r>
      <w:proofErr w:type="spellStart"/>
      <w:r w:rsidRPr="00727CA5">
        <w:rPr>
          <w:rFonts w:ascii="Courier New" w:hAnsi="Courier New" w:cs="Courier New"/>
          <w:sz w:val="18"/>
          <w:szCs w:val="18"/>
        </w:rPr>
        <w:t>s,sn</w:t>
      </w:r>
      <w:proofErr w:type="spellEnd"/>
      <w:r w:rsidRPr="00727CA5">
        <w:rPr>
          <w:rFonts w:ascii="Courier New" w:hAnsi="Courier New" w:cs="Courier New"/>
          <w:sz w:val="18"/>
          <w:szCs w:val="18"/>
        </w:rPr>
        <w:t>):</w:t>
      </w:r>
    </w:p>
    <w:p w14:paraId="6575E23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goal</w:t>
      </w:r>
      <w:proofErr w:type="gramEnd"/>
      <w:r w:rsidRPr="00727CA5">
        <w:rPr>
          <w:rFonts w:ascii="Courier New" w:hAnsi="Courier New" w:cs="Courier New"/>
          <w:sz w:val="18"/>
          <w:szCs w:val="18"/>
        </w:rPr>
        <w:t xml:space="preserve"> = 5</w:t>
      </w:r>
    </w:p>
    <w:p w14:paraId="76744F3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return</w:t>
      </w:r>
      <w:proofErr w:type="gramEnd"/>
      <w:r w:rsidRPr="00727CA5">
        <w:rPr>
          <w:rFonts w:ascii="Courier New" w:hAnsi="Courier New" w:cs="Courier New"/>
          <w:sz w:val="18"/>
          <w:szCs w:val="18"/>
        </w:rPr>
        <w:t xml:space="preserve"> 0 if abs(</w:t>
      </w:r>
      <w:proofErr w:type="spellStart"/>
      <w:r w:rsidRPr="00727CA5">
        <w:rPr>
          <w:rFonts w:ascii="Courier New" w:hAnsi="Courier New" w:cs="Courier New"/>
          <w:sz w:val="18"/>
          <w:szCs w:val="18"/>
        </w:rPr>
        <w:t>sn</w:t>
      </w:r>
      <w:proofErr w:type="spellEnd"/>
      <w:r w:rsidRPr="00727CA5">
        <w:rPr>
          <w:rFonts w:ascii="Courier New" w:hAnsi="Courier New" w:cs="Courier New"/>
          <w:sz w:val="18"/>
          <w:szCs w:val="18"/>
        </w:rPr>
        <w:t>[0]-goal) &lt; 1 else -1</w:t>
      </w:r>
    </w:p>
    <w:p w14:paraId="670EE443" w14:textId="77777777" w:rsidR="00727CA5" w:rsidRPr="00727CA5" w:rsidRDefault="00727CA5" w:rsidP="00727CA5">
      <w:pPr>
        <w:spacing w:after="0" w:line="240" w:lineRule="auto"/>
        <w:rPr>
          <w:rFonts w:ascii="Courier New" w:hAnsi="Courier New" w:cs="Courier New"/>
          <w:sz w:val="18"/>
          <w:szCs w:val="18"/>
        </w:rPr>
      </w:pPr>
    </w:p>
    <w:p w14:paraId="4157DA0C"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lastRenderedPageBreak/>
        <w:t>def</w:t>
      </w:r>
      <w:proofErr w:type="spellEnd"/>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initialState</w:t>
      </w:r>
      <w:proofErr w:type="spellEnd"/>
      <w:r w:rsidRPr="00727CA5">
        <w:rPr>
          <w:rFonts w:ascii="Courier New" w:hAnsi="Courier New" w:cs="Courier New"/>
          <w:sz w:val="18"/>
          <w:szCs w:val="18"/>
        </w:rPr>
        <w:t>():</w:t>
      </w:r>
    </w:p>
    <w:p w14:paraId="6254D3ED"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return</w:t>
      </w:r>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np.array</w:t>
      </w:r>
      <w:proofErr w:type="spellEnd"/>
      <w:r w:rsidRPr="00727CA5">
        <w:rPr>
          <w:rFonts w:ascii="Courier New" w:hAnsi="Courier New" w:cs="Courier New"/>
          <w:sz w:val="18"/>
          <w:szCs w:val="18"/>
        </w:rPr>
        <w:t>([10*</w:t>
      </w:r>
      <w:proofErr w:type="spellStart"/>
      <w:r w:rsidRPr="00727CA5">
        <w:rPr>
          <w:rFonts w:ascii="Courier New" w:hAnsi="Courier New" w:cs="Courier New"/>
          <w:sz w:val="18"/>
          <w:szCs w:val="18"/>
        </w:rPr>
        <w:t>np.random.random_sample</w:t>
      </w:r>
      <w:proofErr w:type="spellEnd"/>
      <w:r w:rsidRPr="00727CA5">
        <w:rPr>
          <w:rFonts w:ascii="Courier New" w:hAnsi="Courier New" w:cs="Courier New"/>
          <w:sz w:val="18"/>
          <w:szCs w:val="18"/>
        </w:rPr>
        <w:t>(), 0.0])</w:t>
      </w:r>
    </w:p>
    <w:p w14:paraId="6B531592" w14:textId="77777777" w:rsidR="00727CA5" w:rsidRPr="00727CA5" w:rsidRDefault="00727CA5" w:rsidP="00727CA5">
      <w:pPr>
        <w:spacing w:after="0" w:line="240" w:lineRule="auto"/>
        <w:rPr>
          <w:rFonts w:ascii="Courier New" w:hAnsi="Courier New" w:cs="Courier New"/>
          <w:sz w:val="18"/>
          <w:szCs w:val="18"/>
        </w:rPr>
      </w:pPr>
    </w:p>
    <w:p w14:paraId="6D6F6026"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def</w:t>
      </w:r>
      <w:proofErr w:type="spellEnd"/>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nextState</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s,a</w:t>
      </w:r>
      <w:proofErr w:type="spellEnd"/>
      <w:r w:rsidRPr="00727CA5">
        <w:rPr>
          <w:rFonts w:ascii="Courier New" w:hAnsi="Courier New" w:cs="Courier New"/>
          <w:sz w:val="18"/>
          <w:szCs w:val="18"/>
        </w:rPr>
        <w:t>):</w:t>
      </w:r>
    </w:p>
    <w:p w14:paraId="64C87109"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 = </w:t>
      </w:r>
      <w:proofErr w:type="spellStart"/>
      <w:r w:rsidRPr="00727CA5">
        <w:rPr>
          <w:rFonts w:ascii="Courier New" w:hAnsi="Courier New" w:cs="Courier New"/>
          <w:sz w:val="18"/>
          <w:szCs w:val="18"/>
        </w:rPr>
        <w:t>copy.copy</w:t>
      </w:r>
      <w:proofErr w:type="spellEnd"/>
      <w:r w:rsidRPr="00727CA5">
        <w:rPr>
          <w:rFonts w:ascii="Courier New" w:hAnsi="Courier New" w:cs="Courier New"/>
          <w:sz w:val="18"/>
          <w:szCs w:val="18"/>
        </w:rPr>
        <w:t xml:space="preserve">(s)   # </w:t>
      </w:r>
      <w:proofErr w:type="gramStart"/>
      <w:r w:rsidRPr="00727CA5">
        <w:rPr>
          <w:rFonts w:ascii="Courier New" w:hAnsi="Courier New" w:cs="Courier New"/>
          <w:sz w:val="18"/>
          <w:szCs w:val="18"/>
        </w:rPr>
        <w:t>s[</w:t>
      </w:r>
      <w:proofErr w:type="gramEnd"/>
      <w:r w:rsidRPr="00727CA5">
        <w:rPr>
          <w:rFonts w:ascii="Courier New" w:hAnsi="Courier New" w:cs="Courier New"/>
          <w:sz w:val="18"/>
          <w:szCs w:val="18"/>
        </w:rPr>
        <w:t xml:space="preserve">0] is position, s[1] is velocity. </w:t>
      </w:r>
      <w:proofErr w:type="gramStart"/>
      <w:r w:rsidRPr="00727CA5">
        <w:rPr>
          <w:rFonts w:ascii="Courier New" w:hAnsi="Courier New" w:cs="Courier New"/>
          <w:sz w:val="18"/>
          <w:szCs w:val="18"/>
        </w:rPr>
        <w:t>a</w:t>
      </w:r>
      <w:proofErr w:type="gramEnd"/>
      <w:r w:rsidRPr="00727CA5">
        <w:rPr>
          <w:rFonts w:ascii="Courier New" w:hAnsi="Courier New" w:cs="Courier New"/>
          <w:sz w:val="18"/>
          <w:szCs w:val="18"/>
        </w:rPr>
        <w:t xml:space="preserve"> is -1, 0 or 1</w:t>
      </w:r>
    </w:p>
    <w:p w14:paraId="78A5616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deltaT</w:t>
      </w:r>
      <w:proofErr w:type="spellEnd"/>
      <w:proofErr w:type="gramEnd"/>
      <w:r w:rsidRPr="00727CA5">
        <w:rPr>
          <w:rFonts w:ascii="Courier New" w:hAnsi="Courier New" w:cs="Courier New"/>
          <w:sz w:val="18"/>
          <w:szCs w:val="18"/>
        </w:rPr>
        <w:t xml:space="preserve"> = 0.1                           # Euler integration time step</w:t>
      </w:r>
    </w:p>
    <w:p w14:paraId="7B958A6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s[</w:t>
      </w:r>
      <w:proofErr w:type="gramEnd"/>
      <w:r w:rsidRPr="00727CA5">
        <w:rPr>
          <w:rFonts w:ascii="Courier New" w:hAnsi="Courier New" w:cs="Courier New"/>
          <w:sz w:val="18"/>
          <w:szCs w:val="18"/>
        </w:rPr>
        <w:t xml:space="preserve">0] += </w:t>
      </w:r>
      <w:proofErr w:type="spellStart"/>
      <w:r w:rsidRPr="00727CA5">
        <w:rPr>
          <w:rFonts w:ascii="Courier New" w:hAnsi="Courier New" w:cs="Courier New"/>
          <w:sz w:val="18"/>
          <w:szCs w:val="18"/>
        </w:rPr>
        <w:t>deltaT</w:t>
      </w:r>
      <w:proofErr w:type="spellEnd"/>
      <w:r w:rsidRPr="00727CA5">
        <w:rPr>
          <w:rFonts w:ascii="Courier New" w:hAnsi="Courier New" w:cs="Courier New"/>
          <w:sz w:val="18"/>
          <w:szCs w:val="18"/>
        </w:rPr>
        <w:t xml:space="preserve"> * s[1]                  # Update position</w:t>
      </w:r>
    </w:p>
    <w:p w14:paraId="32EC367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s[</w:t>
      </w:r>
      <w:proofErr w:type="gramEnd"/>
      <w:r w:rsidRPr="00727CA5">
        <w:rPr>
          <w:rFonts w:ascii="Courier New" w:hAnsi="Courier New" w:cs="Courier New"/>
          <w:sz w:val="18"/>
          <w:szCs w:val="18"/>
        </w:rPr>
        <w:t xml:space="preserve">1] += </w:t>
      </w:r>
      <w:proofErr w:type="spellStart"/>
      <w:r w:rsidRPr="00727CA5">
        <w:rPr>
          <w:rFonts w:ascii="Courier New" w:hAnsi="Courier New" w:cs="Courier New"/>
          <w:sz w:val="18"/>
          <w:szCs w:val="18"/>
        </w:rPr>
        <w:t>deltaT</w:t>
      </w:r>
      <w:proofErr w:type="spellEnd"/>
      <w:r w:rsidRPr="00727CA5">
        <w:rPr>
          <w:rFonts w:ascii="Courier New" w:hAnsi="Courier New" w:cs="Courier New"/>
          <w:sz w:val="18"/>
          <w:szCs w:val="18"/>
        </w:rPr>
        <w:t xml:space="preserve"> * (2 * a - 0.2 * s[1])  # Update velocity. Includes friction</w:t>
      </w:r>
    </w:p>
    <w:p w14:paraId="2AF235F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if</w:t>
      </w:r>
      <w:proofErr w:type="gramEnd"/>
      <w:r w:rsidRPr="00727CA5">
        <w:rPr>
          <w:rFonts w:ascii="Courier New" w:hAnsi="Courier New" w:cs="Courier New"/>
          <w:sz w:val="18"/>
          <w:szCs w:val="18"/>
        </w:rPr>
        <w:t xml:space="preserve"> s[0] &lt; 0:        # Bound next position. If at limits, set velocity to </w:t>
      </w:r>
      <w:proofErr w:type="gramStart"/>
      <w:r w:rsidRPr="00727CA5">
        <w:rPr>
          <w:rFonts w:ascii="Courier New" w:hAnsi="Courier New" w:cs="Courier New"/>
          <w:sz w:val="18"/>
          <w:szCs w:val="18"/>
        </w:rPr>
        <w:t>0</w:t>
      </w:r>
      <w:proofErr w:type="gramEnd"/>
      <w:r w:rsidRPr="00727CA5">
        <w:rPr>
          <w:rFonts w:ascii="Courier New" w:hAnsi="Courier New" w:cs="Courier New"/>
          <w:sz w:val="18"/>
          <w:szCs w:val="18"/>
        </w:rPr>
        <w:t>.</w:t>
      </w:r>
    </w:p>
    <w:p w14:paraId="290E250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 = [0</w:t>
      </w:r>
      <w:proofErr w:type="gramStart"/>
      <w:r w:rsidRPr="00727CA5">
        <w:rPr>
          <w:rFonts w:ascii="Courier New" w:hAnsi="Courier New" w:cs="Courier New"/>
          <w:sz w:val="18"/>
          <w:szCs w:val="18"/>
        </w:rPr>
        <w:t>,0</w:t>
      </w:r>
      <w:proofErr w:type="gramEnd"/>
      <w:r w:rsidRPr="00727CA5">
        <w:rPr>
          <w:rFonts w:ascii="Courier New" w:hAnsi="Courier New" w:cs="Courier New"/>
          <w:sz w:val="18"/>
          <w:szCs w:val="18"/>
        </w:rPr>
        <w:t>]</w:t>
      </w:r>
    </w:p>
    <w:p w14:paraId="1EAFF3A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elif</w:t>
      </w:r>
      <w:proofErr w:type="spellEnd"/>
      <w:proofErr w:type="gramEnd"/>
      <w:r w:rsidRPr="00727CA5">
        <w:rPr>
          <w:rFonts w:ascii="Courier New" w:hAnsi="Courier New" w:cs="Courier New"/>
          <w:sz w:val="18"/>
          <w:szCs w:val="18"/>
        </w:rPr>
        <w:t xml:space="preserve"> s[0] &gt; 10:</w:t>
      </w:r>
    </w:p>
    <w:p w14:paraId="5F244E8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 = [10</w:t>
      </w:r>
      <w:proofErr w:type="gramStart"/>
      <w:r w:rsidRPr="00727CA5">
        <w:rPr>
          <w:rFonts w:ascii="Courier New" w:hAnsi="Courier New" w:cs="Courier New"/>
          <w:sz w:val="18"/>
          <w:szCs w:val="18"/>
        </w:rPr>
        <w:t>,0</w:t>
      </w:r>
      <w:proofErr w:type="gramEnd"/>
      <w:r w:rsidRPr="00727CA5">
        <w:rPr>
          <w:rFonts w:ascii="Courier New" w:hAnsi="Courier New" w:cs="Courier New"/>
          <w:sz w:val="18"/>
          <w:szCs w:val="18"/>
        </w:rPr>
        <w:t>]</w:t>
      </w:r>
    </w:p>
    <w:p w14:paraId="0EE45AB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return</w:t>
      </w:r>
      <w:proofErr w:type="gramEnd"/>
      <w:r w:rsidRPr="00727CA5">
        <w:rPr>
          <w:rFonts w:ascii="Courier New" w:hAnsi="Courier New" w:cs="Courier New"/>
          <w:sz w:val="18"/>
          <w:szCs w:val="18"/>
        </w:rPr>
        <w:t xml:space="preserve"> s</w:t>
      </w:r>
    </w:p>
    <w:p w14:paraId="697A077C" w14:textId="77777777" w:rsidR="00727CA5" w:rsidRPr="00727CA5" w:rsidRDefault="00727CA5" w:rsidP="00727CA5">
      <w:pPr>
        <w:spacing w:after="0" w:line="240" w:lineRule="auto"/>
        <w:rPr>
          <w:rFonts w:ascii="Courier New" w:hAnsi="Courier New" w:cs="Courier New"/>
          <w:sz w:val="18"/>
          <w:szCs w:val="18"/>
        </w:rPr>
      </w:pPr>
    </w:p>
    <w:p w14:paraId="097DFF6F"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validActions</w:t>
      </w:r>
      <w:proofErr w:type="spellEnd"/>
      <w:proofErr w:type="gramEnd"/>
      <w:r w:rsidRPr="00727CA5">
        <w:rPr>
          <w:rFonts w:ascii="Courier New" w:hAnsi="Courier New" w:cs="Courier New"/>
          <w:sz w:val="18"/>
          <w:szCs w:val="18"/>
        </w:rPr>
        <w:t xml:space="preserve"> = (-1,0,1)</w:t>
      </w:r>
    </w:p>
    <w:p w14:paraId="41BD0191" w14:textId="77777777" w:rsidR="00727CA5" w:rsidRPr="00727CA5" w:rsidRDefault="00727CA5" w:rsidP="00727CA5">
      <w:pPr>
        <w:spacing w:after="0" w:line="240" w:lineRule="auto"/>
        <w:rPr>
          <w:rFonts w:ascii="Courier New" w:hAnsi="Courier New" w:cs="Courier New"/>
          <w:sz w:val="18"/>
          <w:szCs w:val="18"/>
        </w:rPr>
      </w:pPr>
    </w:p>
    <w:p w14:paraId="0AF1F30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training</w:t>
      </w:r>
      <w:proofErr w:type="gramEnd"/>
      <w:r w:rsidRPr="00727CA5">
        <w:rPr>
          <w:rFonts w:ascii="Courier New" w:hAnsi="Courier New" w:cs="Courier New"/>
          <w:sz w:val="18"/>
          <w:szCs w:val="18"/>
        </w:rPr>
        <w:t xml:space="preserve"> Loop</w:t>
      </w:r>
    </w:p>
    <w:p w14:paraId="7F04A409"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gamma</w:t>
      </w:r>
      <w:proofErr w:type="gramEnd"/>
      <w:r w:rsidRPr="00727CA5">
        <w:rPr>
          <w:rFonts w:ascii="Courier New" w:hAnsi="Courier New" w:cs="Courier New"/>
          <w:sz w:val="18"/>
          <w:szCs w:val="18"/>
        </w:rPr>
        <w:t xml:space="preserve"> = 0.5</w:t>
      </w:r>
    </w:p>
    <w:p w14:paraId="7015E753"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nh</w:t>
      </w:r>
      <w:proofErr w:type="spellEnd"/>
      <w:proofErr w:type="gramEnd"/>
      <w:r w:rsidRPr="00727CA5">
        <w:rPr>
          <w:rFonts w:ascii="Courier New" w:hAnsi="Courier New" w:cs="Courier New"/>
          <w:sz w:val="18"/>
          <w:szCs w:val="18"/>
        </w:rPr>
        <w:t xml:space="preserve"> = 5</w:t>
      </w:r>
    </w:p>
    <w:p w14:paraId="13585750"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nTrials</w:t>
      </w:r>
      <w:proofErr w:type="spellEnd"/>
      <w:proofErr w:type="gramEnd"/>
      <w:r w:rsidRPr="00727CA5">
        <w:rPr>
          <w:rFonts w:ascii="Courier New" w:hAnsi="Courier New" w:cs="Courier New"/>
          <w:sz w:val="18"/>
          <w:szCs w:val="18"/>
        </w:rPr>
        <w:t xml:space="preserve"> = 50</w:t>
      </w:r>
    </w:p>
    <w:p w14:paraId="3F1A4ACA"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nStepsPerTrial</w:t>
      </w:r>
      <w:proofErr w:type="spellEnd"/>
      <w:proofErr w:type="gramEnd"/>
      <w:r w:rsidRPr="00727CA5">
        <w:rPr>
          <w:rFonts w:ascii="Courier New" w:hAnsi="Courier New" w:cs="Courier New"/>
          <w:sz w:val="18"/>
          <w:szCs w:val="18"/>
        </w:rPr>
        <w:t xml:space="preserve"> = 1000</w:t>
      </w:r>
    </w:p>
    <w:p w14:paraId="6EB40018"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nSCGIterations</w:t>
      </w:r>
      <w:proofErr w:type="spellEnd"/>
      <w:proofErr w:type="gramEnd"/>
      <w:r w:rsidRPr="00727CA5">
        <w:rPr>
          <w:rFonts w:ascii="Courier New" w:hAnsi="Courier New" w:cs="Courier New"/>
          <w:sz w:val="18"/>
          <w:szCs w:val="18"/>
        </w:rPr>
        <w:t xml:space="preserve"> = 10</w:t>
      </w:r>
    </w:p>
    <w:p w14:paraId="0A749B53"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finalEpsilon</w:t>
      </w:r>
      <w:proofErr w:type="spellEnd"/>
      <w:proofErr w:type="gramEnd"/>
      <w:r w:rsidRPr="00727CA5">
        <w:rPr>
          <w:rFonts w:ascii="Courier New" w:hAnsi="Courier New" w:cs="Courier New"/>
          <w:sz w:val="18"/>
          <w:szCs w:val="18"/>
        </w:rPr>
        <w:t xml:space="preserve"> = 0.01</w:t>
      </w:r>
    </w:p>
    <w:p w14:paraId="36776358"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epsilonDecay</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np.exp</w:t>
      </w:r>
      <w:proofErr w:type="spellEnd"/>
      <w:r w:rsidRPr="00727CA5">
        <w:rPr>
          <w:rFonts w:ascii="Courier New" w:hAnsi="Courier New" w:cs="Courier New"/>
          <w:sz w:val="18"/>
          <w:szCs w:val="18"/>
        </w:rPr>
        <w:t>(np.log(</w:t>
      </w:r>
      <w:proofErr w:type="spellStart"/>
      <w:r w:rsidRPr="00727CA5">
        <w:rPr>
          <w:rFonts w:ascii="Courier New" w:hAnsi="Courier New" w:cs="Courier New"/>
          <w:sz w:val="18"/>
          <w:szCs w:val="18"/>
        </w:rPr>
        <w:t>finalEpsilon</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nTrials</w:t>
      </w:r>
      <w:proofErr w:type="spellEnd"/>
      <w:r w:rsidRPr="00727CA5">
        <w:rPr>
          <w:rFonts w:ascii="Courier New" w:hAnsi="Courier New" w:cs="Courier New"/>
          <w:sz w:val="18"/>
          <w:szCs w:val="18"/>
        </w:rPr>
        <w:t>)) # to produce this final value</w:t>
      </w:r>
    </w:p>
    <w:p w14:paraId="1D2AF68C" w14:textId="77777777" w:rsidR="00727CA5" w:rsidRPr="00727CA5" w:rsidRDefault="00727CA5" w:rsidP="00727CA5">
      <w:pPr>
        <w:spacing w:after="0" w:line="240" w:lineRule="auto"/>
        <w:rPr>
          <w:rFonts w:ascii="Courier New" w:hAnsi="Courier New" w:cs="Courier New"/>
          <w:sz w:val="18"/>
          <w:szCs w:val="18"/>
        </w:rPr>
      </w:pPr>
    </w:p>
    <w:p w14:paraId="14410897"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nnet</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nn.NeuralNetworkQ</w:t>
      </w:r>
      <w:proofErr w:type="spellEnd"/>
      <w:r w:rsidRPr="00727CA5">
        <w:rPr>
          <w:rFonts w:ascii="Courier New" w:hAnsi="Courier New" w:cs="Courier New"/>
          <w:sz w:val="18"/>
          <w:szCs w:val="18"/>
        </w:rPr>
        <w:t>(3,nh,1,((0,10), (-3,3), (-1,1)))</w:t>
      </w:r>
    </w:p>
    <w:p w14:paraId="1DF35762"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epsilon</w:t>
      </w:r>
      <w:proofErr w:type="gramEnd"/>
      <w:r w:rsidRPr="00727CA5">
        <w:rPr>
          <w:rFonts w:ascii="Courier New" w:hAnsi="Courier New" w:cs="Courier New"/>
          <w:sz w:val="18"/>
          <w:szCs w:val="18"/>
        </w:rPr>
        <w:t xml:space="preserve"> = 1</w:t>
      </w:r>
    </w:p>
    <w:p w14:paraId="1B6C0BDE"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epsilonTrace</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np.zeros</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nTrials</w:t>
      </w:r>
      <w:proofErr w:type="spellEnd"/>
      <w:r w:rsidRPr="00727CA5">
        <w:rPr>
          <w:rFonts w:ascii="Courier New" w:hAnsi="Courier New" w:cs="Courier New"/>
          <w:sz w:val="18"/>
          <w:szCs w:val="18"/>
        </w:rPr>
        <w:t>)</w:t>
      </w:r>
    </w:p>
    <w:p w14:paraId="1B0FFF25"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rtrace</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np.zeros</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nTrials</w:t>
      </w:r>
      <w:proofErr w:type="spellEnd"/>
      <w:r w:rsidRPr="00727CA5">
        <w:rPr>
          <w:rFonts w:ascii="Courier New" w:hAnsi="Courier New" w:cs="Courier New"/>
          <w:sz w:val="18"/>
          <w:szCs w:val="18"/>
        </w:rPr>
        <w:t>)</w:t>
      </w:r>
    </w:p>
    <w:p w14:paraId="4FBBEA75" w14:textId="77777777"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for</w:t>
      </w:r>
      <w:proofErr w:type="gramEnd"/>
      <w:r w:rsidRPr="00727CA5">
        <w:rPr>
          <w:rFonts w:ascii="Courier New" w:hAnsi="Courier New" w:cs="Courier New"/>
          <w:sz w:val="18"/>
          <w:szCs w:val="18"/>
        </w:rPr>
        <w:t xml:space="preserve"> trial in range(</w:t>
      </w:r>
      <w:proofErr w:type="spellStart"/>
      <w:r w:rsidRPr="00727CA5">
        <w:rPr>
          <w:rFonts w:ascii="Courier New" w:hAnsi="Courier New" w:cs="Courier New"/>
          <w:sz w:val="18"/>
          <w:szCs w:val="18"/>
        </w:rPr>
        <w:t>nTrials</w:t>
      </w:r>
      <w:proofErr w:type="spellEnd"/>
      <w:r w:rsidRPr="00727CA5">
        <w:rPr>
          <w:rFonts w:ascii="Courier New" w:hAnsi="Courier New" w:cs="Courier New"/>
          <w:sz w:val="18"/>
          <w:szCs w:val="18"/>
        </w:rPr>
        <w:t>):</w:t>
      </w:r>
    </w:p>
    <w:p w14:paraId="771E774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 Collect </w:t>
      </w:r>
      <w:proofErr w:type="spellStart"/>
      <w:r w:rsidRPr="00727CA5">
        <w:rPr>
          <w:rFonts w:ascii="Courier New" w:hAnsi="Courier New" w:cs="Courier New"/>
          <w:sz w:val="18"/>
          <w:szCs w:val="18"/>
        </w:rPr>
        <w:t>nStepsPerRep</w:t>
      </w:r>
      <w:proofErr w:type="spellEnd"/>
      <w:r w:rsidRPr="00727CA5">
        <w:rPr>
          <w:rFonts w:ascii="Courier New" w:hAnsi="Courier New" w:cs="Courier New"/>
          <w:sz w:val="18"/>
          <w:szCs w:val="18"/>
        </w:rPr>
        <w:t xml:space="preserve"> samples of X, R, </w:t>
      </w:r>
      <w:proofErr w:type="spellStart"/>
      <w:r w:rsidRPr="00727CA5">
        <w:rPr>
          <w:rFonts w:ascii="Courier New" w:hAnsi="Courier New" w:cs="Courier New"/>
          <w:sz w:val="18"/>
          <w:szCs w:val="18"/>
        </w:rPr>
        <w:t>Qn</w:t>
      </w:r>
      <w:proofErr w:type="spellEnd"/>
      <w:r w:rsidRPr="00727CA5">
        <w:rPr>
          <w:rFonts w:ascii="Courier New" w:hAnsi="Courier New" w:cs="Courier New"/>
          <w:sz w:val="18"/>
          <w:szCs w:val="18"/>
        </w:rPr>
        <w:t>, and Q, and update epsilon</w:t>
      </w:r>
    </w:p>
    <w:p w14:paraId="66D394E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X</w:t>
      </w:r>
      <w:proofErr w:type="gramStart"/>
      <w:r w:rsidRPr="00727CA5">
        <w:rPr>
          <w:rFonts w:ascii="Courier New" w:hAnsi="Courier New" w:cs="Courier New"/>
          <w:sz w:val="18"/>
          <w:szCs w:val="18"/>
        </w:rPr>
        <w:t>,R,Qn,Q,epsilon</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nnet.makeSamples</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initialState,nextState,reinforcement</w:t>
      </w:r>
      <w:proofErr w:type="spellEnd"/>
      <w:r w:rsidRPr="00727CA5">
        <w:rPr>
          <w:rFonts w:ascii="Courier New" w:hAnsi="Courier New" w:cs="Courier New"/>
          <w:sz w:val="18"/>
          <w:szCs w:val="18"/>
        </w:rPr>
        <w:t>,</w:t>
      </w:r>
    </w:p>
    <w:p w14:paraId="5E04F46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validActions,</w:t>
      </w:r>
      <w:proofErr w:type="gramEnd"/>
      <w:r w:rsidRPr="00727CA5">
        <w:rPr>
          <w:rFonts w:ascii="Courier New" w:hAnsi="Courier New" w:cs="Courier New"/>
          <w:sz w:val="18"/>
          <w:szCs w:val="18"/>
        </w:rPr>
        <w:t>nStepsPerTrial,epsilon</w:t>
      </w:r>
      <w:proofErr w:type="spellEnd"/>
      <w:r w:rsidRPr="00727CA5">
        <w:rPr>
          <w:rFonts w:ascii="Courier New" w:hAnsi="Courier New" w:cs="Courier New"/>
          <w:sz w:val="18"/>
          <w:szCs w:val="18"/>
        </w:rPr>
        <w:t>)</w:t>
      </w:r>
    </w:p>
    <w:p w14:paraId="7F20147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 Update the Q neural network.</w:t>
      </w:r>
    </w:p>
    <w:p w14:paraId="0CBEE4C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nnet.train</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X</w:t>
      </w:r>
      <w:proofErr w:type="gramStart"/>
      <w:r w:rsidRPr="00727CA5">
        <w:rPr>
          <w:rFonts w:ascii="Courier New" w:hAnsi="Courier New" w:cs="Courier New"/>
          <w:sz w:val="18"/>
          <w:szCs w:val="18"/>
        </w:rPr>
        <w:t>,R,Qn,Q,gamma</w:t>
      </w:r>
      <w:proofErr w:type="spellEnd"/>
      <w:proofErr w:type="gramEnd"/>
      <w:r w:rsidRPr="00727CA5">
        <w:rPr>
          <w:rFonts w:ascii="Courier New" w:hAnsi="Courier New" w:cs="Courier New"/>
          <w:sz w:val="18"/>
          <w:szCs w:val="18"/>
        </w:rPr>
        <w:t xml:space="preserve">=gamma, </w:t>
      </w:r>
      <w:proofErr w:type="spellStart"/>
      <w:r w:rsidRPr="00727CA5">
        <w:rPr>
          <w:rFonts w:ascii="Courier New" w:hAnsi="Courier New" w:cs="Courier New"/>
          <w:sz w:val="18"/>
          <w:szCs w:val="18"/>
        </w:rPr>
        <w:t>nIterations</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nSCGIterations</w:t>
      </w:r>
      <w:proofErr w:type="spell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weightPrecision</w:t>
      </w:r>
      <w:proofErr w:type="spellEnd"/>
      <w:r w:rsidRPr="00727CA5">
        <w:rPr>
          <w:rFonts w:ascii="Courier New" w:hAnsi="Courier New" w:cs="Courier New"/>
          <w:sz w:val="18"/>
          <w:szCs w:val="18"/>
        </w:rPr>
        <w:t xml:space="preserve">=1e-8, </w:t>
      </w:r>
      <w:proofErr w:type="spellStart"/>
      <w:r w:rsidRPr="00727CA5">
        <w:rPr>
          <w:rFonts w:ascii="Courier New" w:hAnsi="Courier New" w:cs="Courier New"/>
          <w:sz w:val="18"/>
          <w:szCs w:val="18"/>
        </w:rPr>
        <w:t>errorPrecision</w:t>
      </w:r>
      <w:proofErr w:type="spellEnd"/>
      <w:r w:rsidRPr="00727CA5">
        <w:rPr>
          <w:rFonts w:ascii="Courier New" w:hAnsi="Courier New" w:cs="Courier New"/>
          <w:sz w:val="18"/>
          <w:szCs w:val="18"/>
        </w:rPr>
        <w:t>=1e-10)</w:t>
      </w:r>
    </w:p>
    <w:p w14:paraId="125BEA1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epsilon</w:t>
      </w:r>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epsilonDecay</w:t>
      </w:r>
      <w:proofErr w:type="spellEnd"/>
    </w:p>
    <w:p w14:paraId="6B2FF32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 Rest is for plotting</w:t>
      </w:r>
    </w:p>
    <w:p w14:paraId="299022F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epsilonTrace</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trial] = epsilon</w:t>
      </w:r>
    </w:p>
    <w:p w14:paraId="199A4B0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rtrace</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 xml:space="preserve">trial] = </w:t>
      </w:r>
      <w:proofErr w:type="spellStart"/>
      <w:r w:rsidRPr="00727CA5">
        <w:rPr>
          <w:rFonts w:ascii="Courier New" w:hAnsi="Courier New" w:cs="Courier New"/>
          <w:sz w:val="18"/>
          <w:szCs w:val="18"/>
        </w:rPr>
        <w:t>np.mean</w:t>
      </w:r>
      <w:proofErr w:type="spellEnd"/>
      <w:r w:rsidRPr="00727CA5">
        <w:rPr>
          <w:rFonts w:ascii="Courier New" w:hAnsi="Courier New" w:cs="Courier New"/>
          <w:sz w:val="18"/>
          <w:szCs w:val="18"/>
        </w:rPr>
        <w:t>(R)</w:t>
      </w:r>
    </w:p>
    <w:p w14:paraId="4F3E0C16" w14:textId="77777777" w:rsidR="00727CA5" w:rsidRPr="00727CA5" w:rsidRDefault="00727CA5" w:rsidP="00727CA5">
      <w:pPr>
        <w:spacing w:after="0" w:line="240" w:lineRule="auto"/>
        <w:rPr>
          <w:rFonts w:ascii="Courier New" w:hAnsi="Courier New" w:cs="Courier New"/>
          <w:sz w:val="18"/>
          <w:szCs w:val="18"/>
        </w:rPr>
      </w:pPr>
    </w:p>
    <w:p w14:paraId="1A62841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Trial',trial,'mean</w:t>
      </w:r>
      <w:proofErr w:type="spellEnd"/>
      <w:r w:rsidRPr="00727CA5">
        <w:rPr>
          <w:rFonts w:ascii="Courier New" w:hAnsi="Courier New" w:cs="Courier New"/>
          <w:sz w:val="18"/>
          <w:szCs w:val="18"/>
        </w:rPr>
        <w:t xml:space="preserve"> R',</w:t>
      </w:r>
      <w:proofErr w:type="spellStart"/>
      <w:r w:rsidRPr="00727CA5">
        <w:rPr>
          <w:rFonts w:ascii="Courier New" w:hAnsi="Courier New" w:cs="Courier New"/>
          <w:sz w:val="18"/>
          <w:szCs w:val="18"/>
        </w:rPr>
        <w:t>np.mean</w:t>
      </w:r>
      <w:proofErr w:type="spellEnd"/>
      <w:r w:rsidRPr="00727CA5">
        <w:rPr>
          <w:rFonts w:ascii="Courier New" w:hAnsi="Courier New" w:cs="Courier New"/>
          <w:sz w:val="18"/>
          <w:szCs w:val="18"/>
        </w:rPr>
        <w:t>(R))</w:t>
      </w:r>
    </w:p>
    <w:p w14:paraId="5071D62C" w14:textId="77777777" w:rsidR="00727CA5" w:rsidRPr="00727CA5" w:rsidRDefault="00727CA5" w:rsidP="00727CA5">
      <w:pPr>
        <w:spacing w:after="0" w:line="240" w:lineRule="auto"/>
        <w:rPr>
          <w:rFonts w:ascii="Courier New" w:hAnsi="Courier New" w:cs="Courier New"/>
          <w:sz w:val="18"/>
          <w:szCs w:val="18"/>
        </w:rPr>
      </w:pPr>
    </w:p>
    <w:p w14:paraId="3A3226D5" w14:textId="77777777" w:rsidR="00727CA5" w:rsidRPr="00727CA5" w:rsidRDefault="00727CA5" w:rsidP="00727CA5">
      <w:pPr>
        <w:spacing w:after="0" w:line="240" w:lineRule="auto"/>
        <w:rPr>
          <w:rFonts w:ascii="Courier New" w:hAnsi="Courier New" w:cs="Courier New"/>
          <w:sz w:val="18"/>
          <w:szCs w:val="18"/>
        </w:rPr>
      </w:pPr>
    </w:p>
    <w:p w14:paraId="310892D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  Plotting</w:t>
      </w:r>
      <w:proofErr w:type="gramEnd"/>
      <w:r w:rsidRPr="00727CA5">
        <w:rPr>
          <w:rFonts w:ascii="Courier New" w:hAnsi="Courier New" w:cs="Courier New"/>
          <w:sz w:val="18"/>
          <w:szCs w:val="18"/>
        </w:rPr>
        <w:t xml:space="preserve"> functions</w:t>
      </w:r>
    </w:p>
    <w:p w14:paraId="30F63DAA" w14:textId="77777777" w:rsidR="00727CA5" w:rsidRPr="00727CA5" w:rsidRDefault="00727CA5" w:rsidP="00727CA5">
      <w:pPr>
        <w:spacing w:after="0" w:line="240" w:lineRule="auto"/>
        <w:rPr>
          <w:rFonts w:ascii="Courier New" w:hAnsi="Courier New" w:cs="Courier New"/>
          <w:sz w:val="18"/>
          <w:szCs w:val="18"/>
        </w:rPr>
      </w:pPr>
    </w:p>
    <w:p w14:paraId="71A86A63"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def</w:t>
      </w:r>
      <w:proofErr w:type="spellEnd"/>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plotStatus</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net,trial,epsilonTrace,rtrace</w:t>
      </w:r>
      <w:proofErr w:type="spellEnd"/>
      <w:r w:rsidRPr="00727CA5">
        <w:rPr>
          <w:rFonts w:ascii="Courier New" w:hAnsi="Courier New" w:cs="Courier New"/>
          <w:sz w:val="18"/>
          <w:szCs w:val="18"/>
        </w:rPr>
        <w:t>):</w:t>
      </w:r>
    </w:p>
    <w:p w14:paraId="65064AA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plt.subplot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4,3,1)</w:t>
      </w:r>
    </w:p>
    <w:p w14:paraId="3D6BD2A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plt.plot</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epsilonTrace</w:t>
      </w:r>
      <w:proofErr w:type="spellEnd"/>
      <w:r w:rsidRPr="00727CA5">
        <w:rPr>
          <w:rFonts w:ascii="Courier New" w:hAnsi="Courier New" w:cs="Courier New"/>
          <w:sz w:val="18"/>
          <w:szCs w:val="18"/>
        </w:rPr>
        <w:t>[:trial+1])</w:t>
      </w:r>
    </w:p>
    <w:p w14:paraId="6C7CF12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plt.ylabel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"Random Action Probability ($\epsilon$)")</w:t>
      </w:r>
    </w:p>
    <w:p w14:paraId="103D91D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plt.ylim</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0,1)</w:t>
      </w:r>
    </w:p>
    <w:p w14:paraId="251078AA"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plt.subplot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4,3,2)</w:t>
      </w:r>
    </w:p>
    <w:p w14:paraId="03F1D4E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plt.plot</w:t>
      </w:r>
      <w:proofErr w:type="spellEnd"/>
      <w:r w:rsidRPr="00727CA5">
        <w:rPr>
          <w:rFonts w:ascii="Courier New" w:hAnsi="Courier New" w:cs="Courier New"/>
          <w:sz w:val="18"/>
          <w:szCs w:val="18"/>
        </w:rPr>
        <w:t>(</w:t>
      </w:r>
      <w:proofErr w:type="gramStart"/>
      <w:r w:rsidRPr="00727CA5">
        <w:rPr>
          <w:rFonts w:ascii="Courier New" w:hAnsi="Courier New" w:cs="Courier New"/>
          <w:sz w:val="18"/>
          <w:szCs w:val="18"/>
        </w:rPr>
        <w:t>X[</w:t>
      </w:r>
      <w:proofErr w:type="gramEnd"/>
      <w:r w:rsidRPr="00727CA5">
        <w:rPr>
          <w:rFonts w:ascii="Courier New" w:hAnsi="Courier New" w:cs="Courier New"/>
          <w:sz w:val="18"/>
          <w:szCs w:val="18"/>
        </w:rPr>
        <w:t>:,0])</w:t>
      </w:r>
    </w:p>
    <w:p w14:paraId="6F81257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[0,X.shape[0]], [5,5],'--',alpha=0.5,lw=5)</w:t>
      </w:r>
    </w:p>
    <w:p w14:paraId="48862822"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plt.ylabel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"$x$")</w:t>
      </w:r>
    </w:p>
    <w:p w14:paraId="5DBE704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plt.ylim</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-1,11)</w:t>
      </w:r>
    </w:p>
    <w:p w14:paraId="6DE70C8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lastRenderedPageBreak/>
        <w:t xml:space="preserve">    #</w:t>
      </w:r>
      <w:proofErr w:type="spellStart"/>
      <w:r w:rsidRPr="00727CA5">
        <w:rPr>
          <w:rFonts w:ascii="Courier New" w:hAnsi="Courier New" w:cs="Courier New"/>
          <w:sz w:val="18"/>
          <w:szCs w:val="18"/>
        </w:rPr>
        <w:t>qs</w:t>
      </w:r>
      <w:proofErr w:type="spellEnd"/>
      <w:r w:rsidRPr="00727CA5">
        <w:rPr>
          <w:rFonts w:ascii="Courier New" w:hAnsi="Courier New" w:cs="Courier New"/>
          <w:sz w:val="18"/>
          <w:szCs w:val="18"/>
        </w:rPr>
        <w:t xml:space="preserve"> = [[</w:t>
      </w:r>
      <w:proofErr w:type="spellStart"/>
      <w:proofErr w:type="gramStart"/>
      <w:r w:rsidRPr="00727CA5">
        <w:rPr>
          <w:rFonts w:ascii="Courier New" w:hAnsi="Courier New" w:cs="Courier New"/>
          <w:sz w:val="18"/>
          <w:szCs w:val="18"/>
        </w:rPr>
        <w:t>net.use</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[s,0,a]) for a in actions] for s in range(11)]</w:t>
      </w:r>
    </w:p>
    <w:p w14:paraId="53D910C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qs</w:t>
      </w:r>
      <w:proofErr w:type="spellEnd"/>
      <w:r w:rsidRPr="00727CA5">
        <w:rPr>
          <w:rFonts w:ascii="Courier New" w:hAnsi="Courier New" w:cs="Courier New"/>
          <w:sz w:val="18"/>
          <w:szCs w:val="18"/>
        </w:rPr>
        <w:t xml:space="preserve"> = </w:t>
      </w:r>
      <w:proofErr w:type="spellStart"/>
      <w:proofErr w:type="gramStart"/>
      <w:r w:rsidRPr="00727CA5">
        <w:rPr>
          <w:rFonts w:ascii="Courier New" w:hAnsi="Courier New" w:cs="Courier New"/>
          <w:sz w:val="18"/>
          <w:szCs w:val="18"/>
        </w:rPr>
        <w:t>net.use</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np.array</w:t>
      </w:r>
      <w:proofErr w:type="spellEnd"/>
      <w:r w:rsidRPr="00727CA5">
        <w:rPr>
          <w:rFonts w:ascii="Courier New" w:hAnsi="Courier New" w:cs="Courier New"/>
          <w:sz w:val="18"/>
          <w:szCs w:val="18"/>
        </w:rPr>
        <w:t xml:space="preserve">([[s,0,a] for a in </w:t>
      </w:r>
      <w:proofErr w:type="spellStart"/>
      <w:r w:rsidRPr="00727CA5">
        <w:rPr>
          <w:rFonts w:ascii="Courier New" w:hAnsi="Courier New" w:cs="Courier New"/>
          <w:sz w:val="18"/>
          <w:szCs w:val="18"/>
        </w:rPr>
        <w:t>validActions</w:t>
      </w:r>
      <w:proofErr w:type="spellEnd"/>
      <w:r w:rsidRPr="00727CA5">
        <w:rPr>
          <w:rFonts w:ascii="Courier New" w:hAnsi="Courier New" w:cs="Courier New"/>
          <w:sz w:val="18"/>
          <w:szCs w:val="18"/>
        </w:rPr>
        <w:t xml:space="preserve"> for s in range(11)]))</w:t>
      </w:r>
    </w:p>
    <w:p w14:paraId="49658BD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 </w:t>
      </w:r>
      <w:proofErr w:type="spellStart"/>
      <w:proofErr w:type="gramStart"/>
      <w:r w:rsidRPr="00727CA5">
        <w:rPr>
          <w:rFonts w:ascii="Courier New" w:hAnsi="Courier New" w:cs="Courier New"/>
          <w:sz w:val="18"/>
          <w:szCs w:val="18"/>
        </w:rPr>
        <w:t>np.hstack</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(qs,-1+np.argmax(</w:t>
      </w:r>
      <w:proofErr w:type="spellStart"/>
      <w:r w:rsidRPr="00727CA5">
        <w:rPr>
          <w:rFonts w:ascii="Courier New" w:hAnsi="Courier New" w:cs="Courier New"/>
          <w:sz w:val="18"/>
          <w:szCs w:val="18"/>
        </w:rPr>
        <w:t>qs,axis</w:t>
      </w:r>
      <w:proofErr w:type="spellEnd"/>
      <w:r w:rsidRPr="00727CA5">
        <w:rPr>
          <w:rFonts w:ascii="Courier New" w:hAnsi="Courier New" w:cs="Courier New"/>
          <w:sz w:val="18"/>
          <w:szCs w:val="18"/>
        </w:rPr>
        <w:t>=1).reshape((-1,1))))</w:t>
      </w:r>
    </w:p>
    <w:p w14:paraId="57B39ADD"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plt.subplot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4,3,3)</w:t>
      </w:r>
    </w:p>
    <w:p w14:paraId="2048FA9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acts</w:t>
      </w:r>
      <w:proofErr w:type="gramEnd"/>
      <w:r w:rsidRPr="00727CA5">
        <w:rPr>
          <w:rFonts w:ascii="Courier New" w:hAnsi="Courier New" w:cs="Courier New"/>
          <w:sz w:val="18"/>
          <w:szCs w:val="18"/>
        </w:rPr>
        <w:t xml:space="preserve"> = ["L","0","R"]</w:t>
      </w:r>
    </w:p>
    <w:p w14:paraId="2AC302D9"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actsiByState</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np.argmax</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qs.reshape</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len</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validActions</w:t>
      </w:r>
      <w:proofErr w:type="spellEnd"/>
      <w:r w:rsidRPr="00727CA5">
        <w:rPr>
          <w:rFonts w:ascii="Courier New" w:hAnsi="Courier New" w:cs="Courier New"/>
          <w:sz w:val="18"/>
          <w:szCs w:val="18"/>
        </w:rPr>
        <w:t>),-1)),axis=0)</w:t>
      </w:r>
    </w:p>
    <w:p w14:paraId="1650FFF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for</w:t>
      </w:r>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i</w:t>
      </w:r>
      <w:proofErr w:type="spellEnd"/>
      <w:r w:rsidRPr="00727CA5">
        <w:rPr>
          <w:rFonts w:ascii="Courier New" w:hAnsi="Courier New" w:cs="Courier New"/>
          <w:sz w:val="18"/>
          <w:szCs w:val="18"/>
        </w:rPr>
        <w:t xml:space="preserve"> in range(11):</w:t>
      </w:r>
    </w:p>
    <w:p w14:paraId="3C77BAD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plt.text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i,0,acts[</w:t>
      </w:r>
      <w:proofErr w:type="spellStart"/>
      <w:r w:rsidRPr="00727CA5">
        <w:rPr>
          <w:rFonts w:ascii="Courier New" w:hAnsi="Courier New" w:cs="Courier New"/>
          <w:sz w:val="18"/>
          <w:szCs w:val="18"/>
        </w:rPr>
        <w:t>actsiByState</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i</w:t>
      </w:r>
      <w:proofErr w:type="spellEnd"/>
      <w:r w:rsidRPr="00727CA5">
        <w:rPr>
          <w:rFonts w:ascii="Courier New" w:hAnsi="Courier New" w:cs="Courier New"/>
          <w:sz w:val="18"/>
          <w:szCs w:val="18"/>
        </w:rPr>
        <w:t>]])</w:t>
      </w:r>
    </w:p>
    <w:p w14:paraId="5847680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plt.xlim</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-1,11)</w:t>
      </w:r>
    </w:p>
    <w:p w14:paraId="466DB40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plt.ylim</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-1,1)</w:t>
      </w:r>
    </w:p>
    <w:p w14:paraId="79A10759"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plt.text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2,0.2,"Policy for Zero Velocity")</w:t>
      </w:r>
    </w:p>
    <w:p w14:paraId="31A3DD1D"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plt.axis</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"off")</w:t>
      </w:r>
    </w:p>
    <w:p w14:paraId="76667E12"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plt.subplot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4,3,4)</w:t>
      </w:r>
    </w:p>
    <w:p w14:paraId="54FF5EE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plt.plot</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rtrace</w:t>
      </w:r>
      <w:proofErr w:type="spellEnd"/>
      <w:r w:rsidRPr="00727CA5">
        <w:rPr>
          <w:rFonts w:ascii="Courier New" w:hAnsi="Courier New" w:cs="Courier New"/>
          <w:sz w:val="18"/>
          <w:szCs w:val="18"/>
        </w:rPr>
        <w:t>[:trial+1],alpha=0.5)</w:t>
      </w:r>
    </w:p>
    <w:p w14:paraId="63E82F7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plt.plot(</w:t>
      </w:r>
      <w:proofErr w:type="gramEnd"/>
      <w:r w:rsidRPr="00727CA5">
        <w:rPr>
          <w:rFonts w:ascii="Courier New" w:hAnsi="Courier New" w:cs="Courier New"/>
          <w:sz w:val="18"/>
          <w:szCs w:val="18"/>
        </w:rPr>
        <w:t>np.convolve(rtrace[:trial+1],np.array([0.02]*50),mode='valid'))</w:t>
      </w:r>
    </w:p>
    <w:p w14:paraId="5D71AB8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binSize</w:t>
      </w:r>
      <w:proofErr w:type="spellEnd"/>
      <w:proofErr w:type="gramEnd"/>
      <w:r w:rsidRPr="00727CA5">
        <w:rPr>
          <w:rFonts w:ascii="Courier New" w:hAnsi="Courier New" w:cs="Courier New"/>
          <w:sz w:val="18"/>
          <w:szCs w:val="18"/>
        </w:rPr>
        <w:t xml:space="preserve"> = 20</w:t>
      </w:r>
    </w:p>
    <w:p w14:paraId="6CCDC52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if</w:t>
      </w:r>
      <w:proofErr w:type="gramEnd"/>
      <w:r w:rsidRPr="00727CA5">
        <w:rPr>
          <w:rFonts w:ascii="Courier New" w:hAnsi="Courier New" w:cs="Courier New"/>
          <w:sz w:val="18"/>
          <w:szCs w:val="18"/>
        </w:rPr>
        <w:t xml:space="preserve"> trial+1 &gt; </w:t>
      </w:r>
      <w:proofErr w:type="spellStart"/>
      <w:r w:rsidRPr="00727CA5">
        <w:rPr>
          <w:rFonts w:ascii="Courier New" w:hAnsi="Courier New" w:cs="Courier New"/>
          <w:sz w:val="18"/>
          <w:szCs w:val="18"/>
        </w:rPr>
        <w:t>binSize</w:t>
      </w:r>
      <w:proofErr w:type="spellEnd"/>
      <w:r w:rsidRPr="00727CA5">
        <w:rPr>
          <w:rFonts w:ascii="Courier New" w:hAnsi="Courier New" w:cs="Courier New"/>
          <w:sz w:val="18"/>
          <w:szCs w:val="18"/>
        </w:rPr>
        <w:t>:</w:t>
      </w:r>
    </w:p>
    <w:p w14:paraId="2D10B5E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 </w:t>
      </w:r>
      <w:proofErr w:type="gramStart"/>
      <w:r w:rsidRPr="00727CA5">
        <w:rPr>
          <w:rFonts w:ascii="Courier New" w:hAnsi="Courier New" w:cs="Courier New"/>
          <w:sz w:val="18"/>
          <w:szCs w:val="18"/>
        </w:rPr>
        <w:t>Calculate</w:t>
      </w:r>
      <w:proofErr w:type="gramEnd"/>
      <w:r w:rsidRPr="00727CA5">
        <w:rPr>
          <w:rFonts w:ascii="Courier New" w:hAnsi="Courier New" w:cs="Courier New"/>
          <w:sz w:val="18"/>
          <w:szCs w:val="18"/>
        </w:rPr>
        <w:t xml:space="preserve"> mean of every bin of </w:t>
      </w:r>
      <w:proofErr w:type="spellStart"/>
      <w:r w:rsidRPr="00727CA5">
        <w:rPr>
          <w:rFonts w:ascii="Courier New" w:hAnsi="Courier New" w:cs="Courier New"/>
          <w:sz w:val="18"/>
          <w:szCs w:val="18"/>
        </w:rPr>
        <w:t>binSize</w:t>
      </w:r>
      <w:proofErr w:type="spellEnd"/>
      <w:r w:rsidRPr="00727CA5">
        <w:rPr>
          <w:rFonts w:ascii="Courier New" w:hAnsi="Courier New" w:cs="Courier New"/>
          <w:sz w:val="18"/>
          <w:szCs w:val="18"/>
        </w:rPr>
        <w:t xml:space="preserve"> reinforcement values</w:t>
      </w:r>
    </w:p>
    <w:p w14:paraId="751FC8E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smoothed</w:t>
      </w:r>
      <w:proofErr w:type="gramEnd"/>
      <w:r w:rsidRPr="00727CA5">
        <w:rPr>
          <w:rFonts w:ascii="Courier New" w:hAnsi="Courier New" w:cs="Courier New"/>
          <w:sz w:val="18"/>
          <w:szCs w:val="18"/>
        </w:rPr>
        <w:t xml:space="preserve"> = np.mean(rtrace[:int(trial/binSize)*binSize].reshape((int(trial/binSize),binSize)),axis=1)</w:t>
      </w:r>
    </w:p>
    <w:p w14:paraId="5F6BC35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plt.plot</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np.arange</w:t>
      </w:r>
      <w:proofErr w:type="spellEnd"/>
      <w:r w:rsidRPr="00727CA5">
        <w:rPr>
          <w:rFonts w:ascii="Courier New" w:hAnsi="Courier New" w:cs="Courier New"/>
          <w:sz w:val="18"/>
          <w:szCs w:val="18"/>
        </w:rPr>
        <w:t>(1,1+int(trial/</w:t>
      </w:r>
      <w:proofErr w:type="spellStart"/>
      <w:r w:rsidRPr="00727CA5">
        <w:rPr>
          <w:rFonts w:ascii="Courier New" w:hAnsi="Courier New" w:cs="Courier New"/>
          <w:sz w:val="18"/>
          <w:szCs w:val="18"/>
        </w:rPr>
        <w:t>binSize</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binSize,smoothed</w:t>
      </w:r>
      <w:proofErr w:type="spellEnd"/>
      <w:r w:rsidRPr="00727CA5">
        <w:rPr>
          <w:rFonts w:ascii="Courier New" w:hAnsi="Courier New" w:cs="Courier New"/>
          <w:sz w:val="18"/>
          <w:szCs w:val="18"/>
        </w:rPr>
        <w:t>)</w:t>
      </w:r>
    </w:p>
    <w:p w14:paraId="44312CF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plt.ylabel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"Mean reinforcement")</w:t>
      </w:r>
    </w:p>
    <w:p w14:paraId="2D976D4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plt.subplot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4,3,5)</w:t>
      </w:r>
    </w:p>
    <w:p w14:paraId="254728D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plt.plot</w:t>
      </w:r>
      <w:proofErr w:type="spellEnd"/>
      <w:r w:rsidRPr="00727CA5">
        <w:rPr>
          <w:rFonts w:ascii="Courier New" w:hAnsi="Courier New" w:cs="Courier New"/>
          <w:sz w:val="18"/>
          <w:szCs w:val="18"/>
        </w:rPr>
        <w:t>(</w:t>
      </w:r>
      <w:proofErr w:type="gramStart"/>
      <w:r w:rsidRPr="00727CA5">
        <w:rPr>
          <w:rFonts w:ascii="Courier New" w:hAnsi="Courier New" w:cs="Courier New"/>
          <w:sz w:val="18"/>
          <w:szCs w:val="18"/>
        </w:rPr>
        <w:t>X[</w:t>
      </w:r>
      <w:proofErr w:type="gramEnd"/>
      <w:r w:rsidRPr="00727CA5">
        <w:rPr>
          <w:rFonts w:ascii="Courier New" w:hAnsi="Courier New" w:cs="Courier New"/>
          <w:sz w:val="18"/>
          <w:szCs w:val="18"/>
        </w:rPr>
        <w:t>:,0],X[:,1])</w:t>
      </w:r>
    </w:p>
    <w:p w14:paraId="35F5710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plt.plot</w:t>
      </w:r>
      <w:proofErr w:type="spellEnd"/>
      <w:r w:rsidRPr="00727CA5">
        <w:rPr>
          <w:rFonts w:ascii="Courier New" w:hAnsi="Courier New" w:cs="Courier New"/>
          <w:sz w:val="18"/>
          <w:szCs w:val="18"/>
        </w:rPr>
        <w:t>(</w:t>
      </w:r>
      <w:proofErr w:type="gramStart"/>
      <w:r w:rsidRPr="00727CA5">
        <w:rPr>
          <w:rFonts w:ascii="Courier New" w:hAnsi="Courier New" w:cs="Courier New"/>
          <w:sz w:val="18"/>
          <w:szCs w:val="18"/>
        </w:rPr>
        <w:t>X[</w:t>
      </w:r>
      <w:proofErr w:type="gramEnd"/>
      <w:r w:rsidRPr="00727CA5">
        <w:rPr>
          <w:rFonts w:ascii="Courier New" w:hAnsi="Courier New" w:cs="Courier New"/>
          <w:sz w:val="18"/>
          <w:szCs w:val="18"/>
        </w:rPr>
        <w:t>0,0],X[0,1],'o')</w:t>
      </w:r>
    </w:p>
    <w:p w14:paraId="23FD0B1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plt.xlabel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"$x$")</w:t>
      </w:r>
    </w:p>
    <w:p w14:paraId="3D9FD92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plt.ylabel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"$\dot{x}$")</w:t>
      </w:r>
    </w:p>
    <w:p w14:paraId="385BB9C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plt.fill_</w:t>
      </w:r>
      <w:proofErr w:type="gramStart"/>
      <w:r w:rsidRPr="00727CA5">
        <w:rPr>
          <w:rFonts w:ascii="Courier New" w:hAnsi="Courier New" w:cs="Courier New"/>
          <w:sz w:val="18"/>
          <w:szCs w:val="18"/>
        </w:rPr>
        <w:t>between</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[4,6],[-5,-5],[5,5],color="</w:t>
      </w:r>
      <w:proofErr w:type="spellStart"/>
      <w:r w:rsidRPr="00727CA5">
        <w:rPr>
          <w:rFonts w:ascii="Courier New" w:hAnsi="Courier New" w:cs="Courier New"/>
          <w:sz w:val="18"/>
          <w:szCs w:val="18"/>
        </w:rPr>
        <w:t>red",alpha</w:t>
      </w:r>
      <w:proofErr w:type="spellEnd"/>
      <w:r w:rsidRPr="00727CA5">
        <w:rPr>
          <w:rFonts w:ascii="Courier New" w:hAnsi="Courier New" w:cs="Courier New"/>
          <w:sz w:val="18"/>
          <w:szCs w:val="18"/>
        </w:rPr>
        <w:t>=0.3)</w:t>
      </w:r>
    </w:p>
    <w:p w14:paraId="31F257F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plt.xlim</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-1,11)</w:t>
      </w:r>
    </w:p>
    <w:p w14:paraId="392473D2"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plt.ylim</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-5,5)</w:t>
      </w:r>
    </w:p>
    <w:p w14:paraId="467C0CC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plt.subplot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4,3,6)</w:t>
      </w:r>
    </w:p>
    <w:p w14:paraId="20028E0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net.draw</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["$x$","$\dot{x}$","$a$"],["Q"])</w:t>
      </w:r>
    </w:p>
    <w:p w14:paraId="1D0E64D4" w14:textId="77777777" w:rsidR="00727CA5" w:rsidRPr="00727CA5" w:rsidRDefault="00727CA5" w:rsidP="00727CA5">
      <w:pPr>
        <w:spacing w:after="0" w:line="240" w:lineRule="auto"/>
        <w:rPr>
          <w:rFonts w:ascii="Courier New" w:hAnsi="Courier New" w:cs="Courier New"/>
          <w:sz w:val="18"/>
          <w:szCs w:val="18"/>
        </w:rPr>
      </w:pPr>
    </w:p>
    <w:p w14:paraId="4C3ECFCA"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plt.subplot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4,3,7)</w:t>
      </w:r>
    </w:p>
    <w:p w14:paraId="20B649C2"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n = 20</w:t>
      </w:r>
    </w:p>
    <w:p w14:paraId="0C3854F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positions</w:t>
      </w:r>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np.linspace</w:t>
      </w:r>
      <w:proofErr w:type="spellEnd"/>
      <w:r w:rsidRPr="00727CA5">
        <w:rPr>
          <w:rFonts w:ascii="Courier New" w:hAnsi="Courier New" w:cs="Courier New"/>
          <w:sz w:val="18"/>
          <w:szCs w:val="18"/>
        </w:rPr>
        <w:t>(0,10,n)</w:t>
      </w:r>
    </w:p>
    <w:p w14:paraId="682172F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velocities</w:t>
      </w:r>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np.linspace</w:t>
      </w:r>
      <w:proofErr w:type="spellEnd"/>
      <w:r w:rsidRPr="00727CA5">
        <w:rPr>
          <w:rFonts w:ascii="Courier New" w:hAnsi="Courier New" w:cs="Courier New"/>
          <w:sz w:val="18"/>
          <w:szCs w:val="18"/>
        </w:rPr>
        <w:t>(-5,5,n)</w:t>
      </w:r>
    </w:p>
    <w:p w14:paraId="6644F7C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xs,</w:t>
      </w:r>
      <w:proofErr w:type="gramEnd"/>
      <w:r w:rsidRPr="00727CA5">
        <w:rPr>
          <w:rFonts w:ascii="Courier New" w:hAnsi="Courier New" w:cs="Courier New"/>
          <w:sz w:val="18"/>
          <w:szCs w:val="18"/>
        </w:rPr>
        <w:t>ys</w:t>
      </w:r>
      <w:proofErr w:type="spell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np.meshgrid</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positions,velocities</w:t>
      </w:r>
      <w:proofErr w:type="spellEnd"/>
      <w:r w:rsidRPr="00727CA5">
        <w:rPr>
          <w:rFonts w:ascii="Courier New" w:hAnsi="Courier New" w:cs="Courier New"/>
          <w:sz w:val="18"/>
          <w:szCs w:val="18"/>
        </w:rPr>
        <w:t>)</w:t>
      </w:r>
    </w:p>
    <w:p w14:paraId="7EE34D8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#states = </w:t>
      </w:r>
      <w:proofErr w:type="spellStart"/>
      <w:proofErr w:type="gramStart"/>
      <w:r w:rsidRPr="00727CA5">
        <w:rPr>
          <w:rFonts w:ascii="Courier New" w:hAnsi="Courier New" w:cs="Courier New"/>
          <w:sz w:val="18"/>
          <w:szCs w:val="18"/>
        </w:rPr>
        <w:t>np.vstack</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xs.flat,ys.flat</w:t>
      </w:r>
      <w:proofErr w:type="spellEnd"/>
      <w:r w:rsidRPr="00727CA5">
        <w:rPr>
          <w:rFonts w:ascii="Courier New" w:hAnsi="Courier New" w:cs="Courier New"/>
          <w:sz w:val="18"/>
          <w:szCs w:val="18"/>
        </w:rPr>
        <w:t>)).T</w:t>
      </w:r>
    </w:p>
    <w:p w14:paraId="7122675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qs</w:t>
      </w:r>
      <w:proofErr w:type="spellEnd"/>
      <w:r w:rsidRPr="00727CA5">
        <w:rPr>
          <w:rFonts w:ascii="Courier New" w:hAnsi="Courier New" w:cs="Courier New"/>
          <w:sz w:val="18"/>
          <w:szCs w:val="18"/>
        </w:rPr>
        <w:t xml:space="preserve"> = [</w:t>
      </w:r>
      <w:proofErr w:type="spellStart"/>
      <w:proofErr w:type="gramStart"/>
      <w:r w:rsidRPr="00727CA5">
        <w:rPr>
          <w:rFonts w:ascii="Courier New" w:hAnsi="Courier New" w:cs="Courier New"/>
          <w:sz w:val="18"/>
          <w:szCs w:val="18"/>
        </w:rPr>
        <w:t>net.use</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np.hstack</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states,np.ones</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states.shape</w:t>
      </w:r>
      <w:proofErr w:type="spellEnd"/>
      <w:r w:rsidRPr="00727CA5">
        <w:rPr>
          <w:rFonts w:ascii="Courier New" w:hAnsi="Courier New" w:cs="Courier New"/>
          <w:sz w:val="18"/>
          <w:szCs w:val="18"/>
        </w:rPr>
        <w:t>[0],1))*act))) for act in actions]</w:t>
      </w:r>
    </w:p>
    <w:p w14:paraId="4FE38E6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xsflat</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xs.flat</w:t>
      </w:r>
      <w:proofErr w:type="spellEnd"/>
    </w:p>
    <w:p w14:paraId="67DC0EB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ysflat</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ys.flat</w:t>
      </w:r>
      <w:proofErr w:type="spellEnd"/>
    </w:p>
    <w:p w14:paraId="002D6CE2"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qs</w:t>
      </w:r>
      <w:proofErr w:type="spellEnd"/>
      <w:r w:rsidRPr="00727CA5">
        <w:rPr>
          <w:rFonts w:ascii="Courier New" w:hAnsi="Courier New" w:cs="Courier New"/>
          <w:sz w:val="18"/>
          <w:szCs w:val="18"/>
        </w:rPr>
        <w:t xml:space="preserve"> = </w:t>
      </w:r>
      <w:proofErr w:type="spellStart"/>
      <w:proofErr w:type="gramStart"/>
      <w:r w:rsidRPr="00727CA5">
        <w:rPr>
          <w:rFonts w:ascii="Courier New" w:hAnsi="Courier New" w:cs="Courier New"/>
          <w:sz w:val="18"/>
          <w:szCs w:val="18"/>
        </w:rPr>
        <w:t>net.use</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np.array</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xsflat</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i</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ysflat</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i</w:t>
      </w:r>
      <w:proofErr w:type="spellEnd"/>
      <w:r w:rsidRPr="00727CA5">
        <w:rPr>
          <w:rFonts w:ascii="Courier New" w:hAnsi="Courier New" w:cs="Courier New"/>
          <w:sz w:val="18"/>
          <w:szCs w:val="18"/>
        </w:rPr>
        <w:t xml:space="preserve">],a] for a in </w:t>
      </w:r>
      <w:proofErr w:type="spellStart"/>
      <w:r w:rsidRPr="00727CA5">
        <w:rPr>
          <w:rFonts w:ascii="Courier New" w:hAnsi="Courier New" w:cs="Courier New"/>
          <w:sz w:val="18"/>
          <w:szCs w:val="18"/>
        </w:rPr>
        <w:t>validActions</w:t>
      </w:r>
      <w:proofErr w:type="spellEnd"/>
      <w:r w:rsidRPr="00727CA5">
        <w:rPr>
          <w:rFonts w:ascii="Courier New" w:hAnsi="Courier New" w:cs="Courier New"/>
          <w:sz w:val="18"/>
          <w:szCs w:val="18"/>
        </w:rPr>
        <w:t xml:space="preserve"> for </w:t>
      </w:r>
      <w:proofErr w:type="spellStart"/>
      <w:r w:rsidRPr="00727CA5">
        <w:rPr>
          <w:rFonts w:ascii="Courier New" w:hAnsi="Courier New" w:cs="Courier New"/>
          <w:sz w:val="18"/>
          <w:szCs w:val="18"/>
        </w:rPr>
        <w:t>i</w:t>
      </w:r>
      <w:proofErr w:type="spellEnd"/>
      <w:r w:rsidRPr="00727CA5">
        <w:rPr>
          <w:rFonts w:ascii="Courier New" w:hAnsi="Courier New" w:cs="Courier New"/>
          <w:sz w:val="18"/>
          <w:szCs w:val="18"/>
        </w:rPr>
        <w:t xml:space="preserve"> in range(</w:t>
      </w:r>
      <w:proofErr w:type="spellStart"/>
      <w:r w:rsidRPr="00727CA5">
        <w:rPr>
          <w:rFonts w:ascii="Courier New" w:hAnsi="Courier New" w:cs="Courier New"/>
          <w:sz w:val="18"/>
          <w:szCs w:val="18"/>
        </w:rPr>
        <w:t>len</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xsflat</w:t>
      </w:r>
      <w:proofErr w:type="spellEnd"/>
      <w:r w:rsidRPr="00727CA5">
        <w:rPr>
          <w:rFonts w:ascii="Courier New" w:hAnsi="Courier New" w:cs="Courier New"/>
          <w:sz w:val="18"/>
          <w:szCs w:val="18"/>
        </w:rPr>
        <w:t>))]))</w:t>
      </w:r>
    </w:p>
    <w:p w14:paraId="69B6CAE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qs</w:t>
      </w:r>
      <w:proofErr w:type="spellEnd"/>
      <w:r w:rsidRPr="00727CA5">
        <w:rPr>
          <w:rFonts w:ascii="Courier New" w:hAnsi="Courier New" w:cs="Courier New"/>
          <w:sz w:val="18"/>
          <w:szCs w:val="18"/>
        </w:rPr>
        <w:t xml:space="preserve"> = </w:t>
      </w:r>
      <w:proofErr w:type="spellStart"/>
      <w:proofErr w:type="gramStart"/>
      <w:r w:rsidRPr="00727CA5">
        <w:rPr>
          <w:rFonts w:ascii="Courier New" w:hAnsi="Courier New" w:cs="Courier New"/>
          <w:sz w:val="18"/>
          <w:szCs w:val="18"/>
        </w:rPr>
        <w:t>np.array</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qs</w:t>
      </w:r>
      <w:proofErr w:type="spellEnd"/>
      <w:r w:rsidRPr="00727CA5">
        <w:rPr>
          <w:rFonts w:ascii="Courier New" w:hAnsi="Courier New" w:cs="Courier New"/>
          <w:sz w:val="18"/>
          <w:szCs w:val="18"/>
        </w:rPr>
        <w:t>).squeeze().T</w:t>
      </w:r>
    </w:p>
    <w:p w14:paraId="2491FD19"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qs</w:t>
      </w:r>
      <w:proofErr w:type="spellEnd"/>
      <w:r w:rsidRPr="00727CA5">
        <w:rPr>
          <w:rFonts w:ascii="Courier New" w:hAnsi="Courier New" w:cs="Courier New"/>
          <w:sz w:val="18"/>
          <w:szCs w:val="18"/>
        </w:rPr>
        <w:t xml:space="preserve"> = </w:t>
      </w:r>
      <w:proofErr w:type="spellStart"/>
      <w:proofErr w:type="gramStart"/>
      <w:r w:rsidRPr="00727CA5">
        <w:rPr>
          <w:rFonts w:ascii="Courier New" w:hAnsi="Courier New" w:cs="Courier New"/>
          <w:sz w:val="18"/>
          <w:szCs w:val="18"/>
        </w:rPr>
        <w:t>qs.reshape</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len</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validActions</w:t>
      </w:r>
      <w:proofErr w:type="spellEnd"/>
      <w:r w:rsidRPr="00727CA5">
        <w:rPr>
          <w:rFonts w:ascii="Courier New" w:hAnsi="Courier New" w:cs="Courier New"/>
          <w:sz w:val="18"/>
          <w:szCs w:val="18"/>
        </w:rPr>
        <w:t>),-1)).T</w:t>
      </w:r>
    </w:p>
    <w:p w14:paraId="0FA7646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qsmax</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np.max</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qs,axis</w:t>
      </w:r>
      <w:proofErr w:type="spellEnd"/>
      <w:r w:rsidRPr="00727CA5">
        <w:rPr>
          <w:rFonts w:ascii="Courier New" w:hAnsi="Courier New" w:cs="Courier New"/>
          <w:sz w:val="18"/>
          <w:szCs w:val="18"/>
        </w:rPr>
        <w:t>=1).reshape(</w:t>
      </w:r>
      <w:proofErr w:type="spellStart"/>
      <w:r w:rsidRPr="00727CA5">
        <w:rPr>
          <w:rFonts w:ascii="Courier New" w:hAnsi="Courier New" w:cs="Courier New"/>
          <w:sz w:val="18"/>
          <w:szCs w:val="18"/>
        </w:rPr>
        <w:t>xs.shape</w:t>
      </w:r>
      <w:proofErr w:type="spellEnd"/>
      <w:r w:rsidRPr="00727CA5">
        <w:rPr>
          <w:rFonts w:ascii="Courier New" w:hAnsi="Courier New" w:cs="Courier New"/>
          <w:sz w:val="18"/>
          <w:szCs w:val="18"/>
        </w:rPr>
        <w:t>)</w:t>
      </w:r>
    </w:p>
    <w:p w14:paraId="23C37F5D"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cs</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plt.contourf</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xs,ys,qsmax</w:t>
      </w:r>
      <w:proofErr w:type="spellEnd"/>
      <w:r w:rsidRPr="00727CA5">
        <w:rPr>
          <w:rFonts w:ascii="Courier New" w:hAnsi="Courier New" w:cs="Courier New"/>
          <w:sz w:val="18"/>
          <w:szCs w:val="18"/>
        </w:rPr>
        <w:t>)</w:t>
      </w:r>
    </w:p>
    <w:p w14:paraId="1DF9D24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plt.colorbar</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cs</w:t>
      </w:r>
      <w:proofErr w:type="spellEnd"/>
      <w:r w:rsidRPr="00727CA5">
        <w:rPr>
          <w:rFonts w:ascii="Courier New" w:hAnsi="Courier New" w:cs="Courier New"/>
          <w:sz w:val="18"/>
          <w:szCs w:val="18"/>
        </w:rPr>
        <w:t>)</w:t>
      </w:r>
    </w:p>
    <w:p w14:paraId="1403B55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plt.xlabel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"$x$")</w:t>
      </w:r>
    </w:p>
    <w:p w14:paraId="6D4FDCF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plt.ylabel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"$\dot{x}$")</w:t>
      </w:r>
    </w:p>
    <w:p w14:paraId="2BDD935A"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plt.title</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"Max Q")</w:t>
      </w:r>
    </w:p>
    <w:p w14:paraId="6E6ABB6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plt.subplot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4,3,8)</w:t>
      </w:r>
    </w:p>
    <w:p w14:paraId="0FA5861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acts</w:t>
      </w:r>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np.array</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validActions</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np.argmax</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qs,axis</w:t>
      </w:r>
      <w:proofErr w:type="spellEnd"/>
      <w:r w:rsidRPr="00727CA5">
        <w:rPr>
          <w:rFonts w:ascii="Courier New" w:hAnsi="Courier New" w:cs="Courier New"/>
          <w:sz w:val="18"/>
          <w:szCs w:val="18"/>
        </w:rPr>
        <w:t>=1)].reshape(</w:t>
      </w:r>
      <w:proofErr w:type="spellStart"/>
      <w:r w:rsidRPr="00727CA5">
        <w:rPr>
          <w:rFonts w:ascii="Courier New" w:hAnsi="Courier New" w:cs="Courier New"/>
          <w:sz w:val="18"/>
          <w:szCs w:val="18"/>
        </w:rPr>
        <w:t>xs.shape</w:t>
      </w:r>
      <w:proofErr w:type="spellEnd"/>
      <w:r w:rsidRPr="00727CA5">
        <w:rPr>
          <w:rFonts w:ascii="Courier New" w:hAnsi="Courier New" w:cs="Courier New"/>
          <w:sz w:val="18"/>
          <w:szCs w:val="18"/>
        </w:rPr>
        <w:t>)</w:t>
      </w:r>
    </w:p>
    <w:p w14:paraId="5C14EDA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lastRenderedPageBreak/>
        <w:t xml:space="preserve">    </w:t>
      </w:r>
      <w:proofErr w:type="spellStart"/>
      <w:proofErr w:type="gramStart"/>
      <w:r w:rsidRPr="00727CA5">
        <w:rPr>
          <w:rFonts w:ascii="Courier New" w:hAnsi="Courier New" w:cs="Courier New"/>
          <w:sz w:val="18"/>
          <w:szCs w:val="18"/>
        </w:rPr>
        <w:t>cs</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plt.contourf</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xs,ys,acts</w:t>
      </w:r>
      <w:proofErr w:type="spellEnd"/>
      <w:r w:rsidRPr="00727CA5">
        <w:rPr>
          <w:rFonts w:ascii="Courier New" w:hAnsi="Courier New" w:cs="Courier New"/>
          <w:sz w:val="18"/>
          <w:szCs w:val="18"/>
        </w:rPr>
        <w:t>,[-2, -0.5, 0.5, 2])</w:t>
      </w:r>
    </w:p>
    <w:p w14:paraId="29EDF15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plt.colorbar</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cs</w:t>
      </w:r>
      <w:proofErr w:type="spellEnd"/>
      <w:r w:rsidRPr="00727CA5">
        <w:rPr>
          <w:rFonts w:ascii="Courier New" w:hAnsi="Courier New" w:cs="Courier New"/>
          <w:sz w:val="18"/>
          <w:szCs w:val="18"/>
        </w:rPr>
        <w:t>)</w:t>
      </w:r>
    </w:p>
    <w:p w14:paraId="28506FF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plt.xlabel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"$x$")</w:t>
      </w:r>
    </w:p>
    <w:p w14:paraId="30E557DD"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plt.ylabel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"$\dot{x}$")</w:t>
      </w:r>
    </w:p>
    <w:p w14:paraId="69688509"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plt.title</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"Actions")</w:t>
      </w:r>
    </w:p>
    <w:p w14:paraId="69C49C9C" w14:textId="77777777" w:rsidR="00727CA5" w:rsidRPr="00727CA5" w:rsidRDefault="00727CA5" w:rsidP="00727CA5">
      <w:pPr>
        <w:spacing w:after="0" w:line="240" w:lineRule="auto"/>
        <w:rPr>
          <w:rFonts w:ascii="Courier New" w:hAnsi="Courier New" w:cs="Courier New"/>
          <w:sz w:val="18"/>
          <w:szCs w:val="18"/>
        </w:rPr>
      </w:pPr>
    </w:p>
    <w:p w14:paraId="36B8ED8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 = </w:t>
      </w:r>
      <w:proofErr w:type="spellStart"/>
      <w:proofErr w:type="gramStart"/>
      <w:r w:rsidRPr="00727CA5">
        <w:rPr>
          <w:rFonts w:ascii="Courier New" w:hAnsi="Courier New" w:cs="Courier New"/>
          <w:sz w:val="18"/>
          <w:szCs w:val="18"/>
        </w:rPr>
        <w:t>plt.subplot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4,3,10)</w:t>
      </w:r>
    </w:p>
    <w:p w14:paraId="6F7E351A"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rect</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s.get_position</w:t>
      </w:r>
      <w:proofErr w:type="spellEnd"/>
      <w:r w:rsidRPr="00727CA5">
        <w:rPr>
          <w:rFonts w:ascii="Courier New" w:hAnsi="Courier New" w:cs="Courier New"/>
          <w:sz w:val="18"/>
          <w:szCs w:val="18"/>
        </w:rPr>
        <w:t>()</w:t>
      </w:r>
    </w:p>
    <w:p w14:paraId="57C8227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ax</w:t>
      </w:r>
      <w:proofErr w:type="gramEnd"/>
      <w:r w:rsidRPr="00727CA5">
        <w:rPr>
          <w:rFonts w:ascii="Courier New" w:hAnsi="Courier New" w:cs="Courier New"/>
          <w:sz w:val="18"/>
          <w:szCs w:val="18"/>
        </w:rPr>
        <w:t xml:space="preserve"> = Axes3D(</w:t>
      </w:r>
      <w:proofErr w:type="spellStart"/>
      <w:r w:rsidRPr="00727CA5">
        <w:rPr>
          <w:rFonts w:ascii="Courier New" w:hAnsi="Courier New" w:cs="Courier New"/>
          <w:sz w:val="18"/>
          <w:szCs w:val="18"/>
        </w:rPr>
        <w:t>plt.gcf</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rect</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rect</w:t>
      </w:r>
      <w:proofErr w:type="spellEnd"/>
      <w:r w:rsidRPr="00727CA5">
        <w:rPr>
          <w:rFonts w:ascii="Courier New" w:hAnsi="Courier New" w:cs="Courier New"/>
          <w:sz w:val="18"/>
          <w:szCs w:val="18"/>
        </w:rPr>
        <w:t>)</w:t>
      </w:r>
    </w:p>
    <w:p w14:paraId="33DE874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ax.plot_</w:t>
      </w:r>
      <w:proofErr w:type="gramStart"/>
      <w:r w:rsidRPr="00727CA5">
        <w:rPr>
          <w:rFonts w:ascii="Courier New" w:hAnsi="Courier New" w:cs="Courier New"/>
          <w:sz w:val="18"/>
          <w:szCs w:val="18"/>
        </w:rPr>
        <w:t>surface(</w:t>
      </w:r>
      <w:proofErr w:type="gramEnd"/>
      <w:r w:rsidRPr="00727CA5">
        <w:rPr>
          <w:rFonts w:ascii="Courier New" w:hAnsi="Courier New" w:cs="Courier New"/>
          <w:sz w:val="18"/>
          <w:szCs w:val="18"/>
        </w:rPr>
        <w:t>xs,ys,qsmax,cstride=1,rstride=1,cmap=cm.jet,linewidth=0)</w:t>
      </w:r>
    </w:p>
    <w:p w14:paraId="7AF9293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ax.set_</w:t>
      </w:r>
      <w:proofErr w:type="gramStart"/>
      <w:r w:rsidRPr="00727CA5">
        <w:rPr>
          <w:rFonts w:ascii="Courier New" w:hAnsi="Courier New" w:cs="Courier New"/>
          <w:sz w:val="18"/>
          <w:szCs w:val="18"/>
        </w:rPr>
        <w:t>xlabel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"$x$")</w:t>
      </w:r>
    </w:p>
    <w:p w14:paraId="43AE8B6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ax.set_</w:t>
      </w:r>
      <w:proofErr w:type="gramStart"/>
      <w:r w:rsidRPr="00727CA5">
        <w:rPr>
          <w:rFonts w:ascii="Courier New" w:hAnsi="Courier New" w:cs="Courier New"/>
          <w:sz w:val="18"/>
          <w:szCs w:val="18"/>
        </w:rPr>
        <w:t>ylabel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"$\dot{x}$")</w:t>
      </w:r>
    </w:p>
    <w:p w14:paraId="1A25D9D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ax.set_</w:t>
      </w:r>
      <w:proofErr w:type="gramStart"/>
      <w:r w:rsidRPr="00727CA5">
        <w:rPr>
          <w:rFonts w:ascii="Courier New" w:hAnsi="Courier New" w:cs="Courier New"/>
          <w:sz w:val="18"/>
          <w:szCs w:val="18"/>
        </w:rPr>
        <w:t>zlabel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"Max Q")</w:t>
      </w:r>
    </w:p>
    <w:p w14:paraId="3922B92A"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plt.title</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"Max Q")</w:t>
      </w:r>
    </w:p>
    <w:p w14:paraId="0426529C" w14:textId="77777777" w:rsidR="00727CA5" w:rsidRPr="00727CA5" w:rsidRDefault="00727CA5" w:rsidP="00727CA5">
      <w:pPr>
        <w:spacing w:after="0" w:line="240" w:lineRule="auto"/>
        <w:rPr>
          <w:rFonts w:ascii="Courier New" w:hAnsi="Courier New" w:cs="Courier New"/>
          <w:sz w:val="18"/>
          <w:szCs w:val="18"/>
        </w:rPr>
      </w:pPr>
    </w:p>
    <w:p w14:paraId="4D3BCFB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 = </w:t>
      </w:r>
      <w:proofErr w:type="spellStart"/>
      <w:proofErr w:type="gramStart"/>
      <w:r w:rsidRPr="00727CA5">
        <w:rPr>
          <w:rFonts w:ascii="Courier New" w:hAnsi="Courier New" w:cs="Courier New"/>
          <w:sz w:val="18"/>
          <w:szCs w:val="18"/>
        </w:rPr>
        <w:t>plt.subplot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4,3,11)</w:t>
      </w:r>
    </w:p>
    <w:p w14:paraId="0A9B627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rect</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s.get_position</w:t>
      </w:r>
      <w:proofErr w:type="spellEnd"/>
      <w:r w:rsidRPr="00727CA5">
        <w:rPr>
          <w:rFonts w:ascii="Courier New" w:hAnsi="Courier New" w:cs="Courier New"/>
          <w:sz w:val="18"/>
          <w:szCs w:val="18"/>
        </w:rPr>
        <w:t>()</w:t>
      </w:r>
    </w:p>
    <w:p w14:paraId="061C31D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ax</w:t>
      </w:r>
      <w:proofErr w:type="gramEnd"/>
      <w:r w:rsidRPr="00727CA5">
        <w:rPr>
          <w:rFonts w:ascii="Courier New" w:hAnsi="Courier New" w:cs="Courier New"/>
          <w:sz w:val="18"/>
          <w:szCs w:val="18"/>
        </w:rPr>
        <w:t xml:space="preserve"> = Axes3D(</w:t>
      </w:r>
      <w:proofErr w:type="spellStart"/>
      <w:r w:rsidRPr="00727CA5">
        <w:rPr>
          <w:rFonts w:ascii="Courier New" w:hAnsi="Courier New" w:cs="Courier New"/>
          <w:sz w:val="18"/>
          <w:szCs w:val="18"/>
        </w:rPr>
        <w:t>plt.gcf</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rect</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rect</w:t>
      </w:r>
      <w:proofErr w:type="spellEnd"/>
      <w:r w:rsidRPr="00727CA5">
        <w:rPr>
          <w:rFonts w:ascii="Courier New" w:hAnsi="Courier New" w:cs="Courier New"/>
          <w:sz w:val="18"/>
          <w:szCs w:val="18"/>
        </w:rPr>
        <w:t>)</w:t>
      </w:r>
    </w:p>
    <w:p w14:paraId="02AFCB3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ax.plot_</w:t>
      </w:r>
      <w:proofErr w:type="gramStart"/>
      <w:r w:rsidRPr="00727CA5">
        <w:rPr>
          <w:rFonts w:ascii="Courier New" w:hAnsi="Courier New" w:cs="Courier New"/>
          <w:sz w:val="18"/>
          <w:szCs w:val="18"/>
        </w:rPr>
        <w:t>surface(</w:t>
      </w:r>
      <w:proofErr w:type="gramEnd"/>
      <w:r w:rsidRPr="00727CA5">
        <w:rPr>
          <w:rFonts w:ascii="Courier New" w:hAnsi="Courier New" w:cs="Courier New"/>
          <w:sz w:val="18"/>
          <w:szCs w:val="18"/>
        </w:rPr>
        <w:t>xs,ys,acts,cstride=1,rstride=1,cmap=cm.jet,linewidth=0)</w:t>
      </w:r>
    </w:p>
    <w:p w14:paraId="2D139782"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ax.set_</w:t>
      </w:r>
      <w:proofErr w:type="gramStart"/>
      <w:r w:rsidRPr="00727CA5">
        <w:rPr>
          <w:rFonts w:ascii="Courier New" w:hAnsi="Courier New" w:cs="Courier New"/>
          <w:sz w:val="18"/>
          <w:szCs w:val="18"/>
        </w:rPr>
        <w:t>xlabel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"$x$")</w:t>
      </w:r>
    </w:p>
    <w:p w14:paraId="63A8153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ax.set_</w:t>
      </w:r>
      <w:proofErr w:type="gramStart"/>
      <w:r w:rsidRPr="00727CA5">
        <w:rPr>
          <w:rFonts w:ascii="Courier New" w:hAnsi="Courier New" w:cs="Courier New"/>
          <w:sz w:val="18"/>
          <w:szCs w:val="18"/>
        </w:rPr>
        <w:t>ylabel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"$\dot{x}$")</w:t>
      </w:r>
    </w:p>
    <w:p w14:paraId="4243D32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ax.set_</w:t>
      </w:r>
      <w:proofErr w:type="gramStart"/>
      <w:r w:rsidRPr="00727CA5">
        <w:rPr>
          <w:rFonts w:ascii="Courier New" w:hAnsi="Courier New" w:cs="Courier New"/>
          <w:sz w:val="18"/>
          <w:szCs w:val="18"/>
        </w:rPr>
        <w:t>zlabel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"Action")</w:t>
      </w:r>
    </w:p>
    <w:p w14:paraId="3F083AA9"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plt.title</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"Action")</w:t>
      </w:r>
    </w:p>
    <w:p w14:paraId="39BF47C7" w14:textId="77777777" w:rsidR="00727CA5" w:rsidRPr="00727CA5" w:rsidRDefault="00727CA5" w:rsidP="00727CA5">
      <w:pPr>
        <w:spacing w:after="0" w:line="240" w:lineRule="auto"/>
        <w:rPr>
          <w:rFonts w:ascii="Courier New" w:hAnsi="Courier New" w:cs="Courier New"/>
          <w:sz w:val="18"/>
          <w:szCs w:val="18"/>
        </w:rPr>
      </w:pPr>
    </w:p>
    <w:p w14:paraId="7A3163B9"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def</w:t>
      </w:r>
      <w:proofErr w:type="spellEnd"/>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testIt</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Qnet,nTrials,nStepsPerTrial</w:t>
      </w:r>
      <w:proofErr w:type="spellEnd"/>
      <w:r w:rsidRPr="00727CA5">
        <w:rPr>
          <w:rFonts w:ascii="Courier New" w:hAnsi="Courier New" w:cs="Courier New"/>
          <w:sz w:val="18"/>
          <w:szCs w:val="18"/>
        </w:rPr>
        <w:t>):</w:t>
      </w:r>
    </w:p>
    <w:p w14:paraId="53CBA68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xs</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np.linspace</w:t>
      </w:r>
      <w:proofErr w:type="spellEnd"/>
      <w:r w:rsidRPr="00727CA5">
        <w:rPr>
          <w:rFonts w:ascii="Courier New" w:hAnsi="Courier New" w:cs="Courier New"/>
          <w:sz w:val="18"/>
          <w:szCs w:val="18"/>
        </w:rPr>
        <w:t>(0,10,nTrials)</w:t>
      </w:r>
    </w:p>
    <w:p w14:paraId="46C00EF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plt.subplot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4,3,12)</w:t>
      </w:r>
    </w:p>
    <w:p w14:paraId="510ADA9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for</w:t>
      </w:r>
      <w:proofErr w:type="gramEnd"/>
      <w:r w:rsidRPr="00727CA5">
        <w:rPr>
          <w:rFonts w:ascii="Courier New" w:hAnsi="Courier New" w:cs="Courier New"/>
          <w:sz w:val="18"/>
          <w:szCs w:val="18"/>
        </w:rPr>
        <w:t xml:space="preserve"> x in </w:t>
      </w:r>
      <w:proofErr w:type="spellStart"/>
      <w:r w:rsidRPr="00727CA5">
        <w:rPr>
          <w:rFonts w:ascii="Courier New" w:hAnsi="Courier New" w:cs="Courier New"/>
          <w:sz w:val="18"/>
          <w:szCs w:val="18"/>
        </w:rPr>
        <w:t>xs</w:t>
      </w:r>
      <w:proofErr w:type="spellEnd"/>
      <w:r w:rsidRPr="00727CA5">
        <w:rPr>
          <w:rFonts w:ascii="Courier New" w:hAnsi="Courier New" w:cs="Courier New"/>
          <w:sz w:val="18"/>
          <w:szCs w:val="18"/>
        </w:rPr>
        <w:t>:</w:t>
      </w:r>
    </w:p>
    <w:p w14:paraId="2871C4C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 = [x</w:t>
      </w:r>
      <w:proofErr w:type="gramStart"/>
      <w:r w:rsidRPr="00727CA5">
        <w:rPr>
          <w:rFonts w:ascii="Courier New" w:hAnsi="Courier New" w:cs="Courier New"/>
          <w:sz w:val="18"/>
          <w:szCs w:val="18"/>
        </w:rPr>
        <w:t>,0</w:t>
      </w:r>
      <w:proofErr w:type="gramEnd"/>
      <w:r w:rsidRPr="00727CA5">
        <w:rPr>
          <w:rFonts w:ascii="Courier New" w:hAnsi="Courier New" w:cs="Courier New"/>
          <w:sz w:val="18"/>
          <w:szCs w:val="18"/>
        </w:rPr>
        <w:t>] ## 0 velocity</w:t>
      </w:r>
    </w:p>
    <w:p w14:paraId="2F96D6E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xtrace</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np.zeros</w:t>
      </w:r>
      <w:proofErr w:type="spellEnd"/>
      <w:r w:rsidRPr="00727CA5">
        <w:rPr>
          <w:rFonts w:ascii="Courier New" w:hAnsi="Courier New" w:cs="Courier New"/>
          <w:sz w:val="18"/>
          <w:szCs w:val="18"/>
        </w:rPr>
        <w:t>((nStepsPerTrial,2))</w:t>
      </w:r>
    </w:p>
    <w:p w14:paraId="48BFB9E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for</w:t>
      </w:r>
      <w:proofErr w:type="gramEnd"/>
      <w:r w:rsidRPr="00727CA5">
        <w:rPr>
          <w:rFonts w:ascii="Courier New" w:hAnsi="Courier New" w:cs="Courier New"/>
          <w:sz w:val="18"/>
          <w:szCs w:val="18"/>
        </w:rPr>
        <w:t xml:space="preserve"> step in range(</w:t>
      </w:r>
      <w:proofErr w:type="spellStart"/>
      <w:r w:rsidRPr="00727CA5">
        <w:rPr>
          <w:rFonts w:ascii="Courier New" w:hAnsi="Courier New" w:cs="Courier New"/>
          <w:sz w:val="18"/>
          <w:szCs w:val="18"/>
        </w:rPr>
        <w:t>nStepsPerTrial</w:t>
      </w:r>
      <w:proofErr w:type="spellEnd"/>
      <w:r w:rsidRPr="00727CA5">
        <w:rPr>
          <w:rFonts w:ascii="Courier New" w:hAnsi="Courier New" w:cs="Courier New"/>
          <w:sz w:val="18"/>
          <w:szCs w:val="18"/>
        </w:rPr>
        <w:t>):</w:t>
      </w:r>
    </w:p>
    <w:p w14:paraId="7E4CC10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a</w:t>
      </w:r>
      <w:proofErr w:type="gramEnd"/>
      <w:r w:rsidRPr="00727CA5">
        <w:rPr>
          <w:rFonts w:ascii="Courier New" w:hAnsi="Courier New" w:cs="Courier New"/>
          <w:sz w:val="18"/>
          <w:szCs w:val="18"/>
        </w:rPr>
        <w:t xml:space="preserve">,_ = </w:t>
      </w:r>
      <w:proofErr w:type="spellStart"/>
      <w:r w:rsidRPr="00727CA5">
        <w:rPr>
          <w:rFonts w:ascii="Courier New" w:hAnsi="Courier New" w:cs="Courier New"/>
          <w:sz w:val="18"/>
          <w:szCs w:val="18"/>
        </w:rPr>
        <w:t>Qnet.epsilonGreedy</w:t>
      </w:r>
      <w:proofErr w:type="spellEnd"/>
      <w:r w:rsidRPr="00727CA5">
        <w:rPr>
          <w:rFonts w:ascii="Courier New" w:hAnsi="Courier New" w:cs="Courier New"/>
          <w:sz w:val="18"/>
          <w:szCs w:val="18"/>
        </w:rPr>
        <w:t>(s,validActions,0.0) # epsilon = 0</w:t>
      </w:r>
    </w:p>
    <w:p w14:paraId="6195A352"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 = </w:t>
      </w:r>
      <w:proofErr w:type="spellStart"/>
      <w:r w:rsidRPr="00727CA5">
        <w:rPr>
          <w:rFonts w:ascii="Courier New" w:hAnsi="Courier New" w:cs="Courier New"/>
          <w:sz w:val="18"/>
          <w:szCs w:val="18"/>
        </w:rPr>
        <w:t>nextState</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s</w:t>
      </w:r>
      <w:proofErr w:type="gramStart"/>
      <w:r w:rsidRPr="00727CA5">
        <w:rPr>
          <w:rFonts w:ascii="Courier New" w:hAnsi="Courier New" w:cs="Courier New"/>
          <w:sz w:val="18"/>
          <w:szCs w:val="18"/>
        </w:rPr>
        <w:t>,a</w:t>
      </w:r>
      <w:proofErr w:type="spellEnd"/>
      <w:proofErr w:type="gramEnd"/>
      <w:r w:rsidRPr="00727CA5">
        <w:rPr>
          <w:rFonts w:ascii="Courier New" w:hAnsi="Courier New" w:cs="Courier New"/>
          <w:sz w:val="18"/>
          <w:szCs w:val="18"/>
        </w:rPr>
        <w:t>)</w:t>
      </w:r>
    </w:p>
    <w:p w14:paraId="44A77E2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xtrace</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step,:] = s</w:t>
      </w:r>
    </w:p>
    <w:p w14:paraId="689F26D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plt.plot</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xtrace</w:t>
      </w:r>
      <w:proofErr w:type="spellEnd"/>
      <w:r w:rsidRPr="00727CA5">
        <w:rPr>
          <w:rFonts w:ascii="Courier New" w:hAnsi="Courier New" w:cs="Courier New"/>
          <w:sz w:val="18"/>
          <w:szCs w:val="18"/>
        </w:rPr>
        <w:t>[:,0],</w:t>
      </w:r>
      <w:proofErr w:type="spellStart"/>
      <w:r w:rsidRPr="00727CA5">
        <w:rPr>
          <w:rFonts w:ascii="Courier New" w:hAnsi="Courier New" w:cs="Courier New"/>
          <w:sz w:val="18"/>
          <w:szCs w:val="18"/>
        </w:rPr>
        <w:t>xtrace</w:t>
      </w:r>
      <w:proofErr w:type="spellEnd"/>
      <w:r w:rsidRPr="00727CA5">
        <w:rPr>
          <w:rFonts w:ascii="Courier New" w:hAnsi="Courier New" w:cs="Courier New"/>
          <w:sz w:val="18"/>
          <w:szCs w:val="18"/>
        </w:rPr>
        <w:t>[:,1])</w:t>
      </w:r>
    </w:p>
    <w:p w14:paraId="3CA2A27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plt.xlim</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-1,11)</w:t>
      </w:r>
    </w:p>
    <w:p w14:paraId="463F48D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plt.ylim</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-5,5)</w:t>
      </w:r>
    </w:p>
    <w:p w14:paraId="04DAD80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[5,5],[-5,5],'--',alpha=0.5,lw=5)</w:t>
      </w:r>
    </w:p>
    <w:p w14:paraId="5A9EF9B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plt.ylabel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'$\dot{x}$')</w:t>
      </w:r>
    </w:p>
    <w:p w14:paraId="1FDE7B2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plt.xlabel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'$x$')</w:t>
      </w:r>
    </w:p>
    <w:p w14:paraId="3528792A"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plt.title</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'State Trajectories for $\epsilon=0$')</w:t>
      </w:r>
    </w:p>
    <w:p w14:paraId="6CBD17D9" w14:textId="77777777" w:rsidR="00727CA5" w:rsidRPr="00727CA5" w:rsidRDefault="00727CA5" w:rsidP="00727CA5">
      <w:pPr>
        <w:spacing w:after="0" w:line="240" w:lineRule="auto"/>
        <w:rPr>
          <w:rFonts w:ascii="Courier New" w:hAnsi="Courier New" w:cs="Courier New"/>
          <w:sz w:val="18"/>
          <w:szCs w:val="18"/>
        </w:rPr>
      </w:pPr>
    </w:p>
    <w:p w14:paraId="2D48C6A3" w14:textId="77777777" w:rsidR="00727CA5" w:rsidRPr="00727CA5" w:rsidRDefault="00727CA5" w:rsidP="00727CA5">
      <w:pPr>
        <w:spacing w:after="0" w:line="240" w:lineRule="auto"/>
        <w:rPr>
          <w:rFonts w:ascii="Courier New" w:hAnsi="Courier New" w:cs="Courier New"/>
          <w:sz w:val="18"/>
          <w:szCs w:val="18"/>
        </w:rPr>
      </w:pPr>
    </w:p>
    <w:p w14:paraId="5BF916C8" w14:textId="77777777" w:rsidR="00727CA5" w:rsidRPr="00727CA5" w:rsidRDefault="00727CA5" w:rsidP="00727CA5">
      <w:pPr>
        <w:spacing w:after="0" w:line="240" w:lineRule="auto"/>
        <w:rPr>
          <w:rFonts w:ascii="Courier New" w:hAnsi="Courier New" w:cs="Courier New"/>
          <w:sz w:val="18"/>
          <w:szCs w:val="18"/>
        </w:rPr>
      </w:pPr>
    </w:p>
    <w:p w14:paraId="7DEBE001"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plotStatus</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nnet,nTrials,epsilonTrace,rtrace</w:t>
      </w:r>
      <w:proofErr w:type="spellEnd"/>
      <w:r w:rsidRPr="00727CA5">
        <w:rPr>
          <w:rFonts w:ascii="Courier New" w:hAnsi="Courier New" w:cs="Courier New"/>
          <w:sz w:val="18"/>
          <w:szCs w:val="18"/>
        </w:rPr>
        <w:t>)</w:t>
      </w:r>
    </w:p>
    <w:p w14:paraId="5CFD6F09" w14:textId="77777777"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testIt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nnet,10,500)</w:t>
      </w:r>
    </w:p>
    <w:p w14:paraId="0199A309" w14:textId="77777777" w:rsidR="00727CA5" w:rsidRPr="00727CA5" w:rsidRDefault="00727CA5" w:rsidP="00727CA5">
      <w:pPr>
        <w:spacing w:after="0" w:line="240" w:lineRule="auto"/>
        <w:rPr>
          <w:rFonts w:ascii="Courier New" w:hAnsi="Courier New" w:cs="Courier New"/>
          <w:sz w:val="18"/>
          <w:szCs w:val="18"/>
        </w:rPr>
      </w:pPr>
    </w:p>
    <w:p w14:paraId="7E103FEC" w14:textId="77777777" w:rsid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plt.show</w:t>
      </w:r>
      <w:proofErr w:type="spellEnd"/>
      <w:r w:rsidRPr="00727CA5">
        <w:rPr>
          <w:rFonts w:ascii="Courier New" w:hAnsi="Courier New" w:cs="Courier New"/>
          <w:sz w:val="18"/>
          <w:szCs w:val="18"/>
        </w:rPr>
        <w:t>()</w:t>
      </w:r>
      <w:proofErr w:type="gramEnd"/>
    </w:p>
    <w:p w14:paraId="50712EA8" w14:textId="77777777" w:rsidR="009560C4" w:rsidRDefault="009560C4" w:rsidP="00727CA5">
      <w:pPr>
        <w:spacing w:after="0" w:line="240" w:lineRule="auto"/>
        <w:rPr>
          <w:rFonts w:ascii="Courier New" w:hAnsi="Courier New" w:cs="Courier New"/>
          <w:sz w:val="18"/>
          <w:szCs w:val="18"/>
        </w:rPr>
      </w:pPr>
    </w:p>
    <w:p w14:paraId="2117B408" w14:textId="77777777" w:rsidR="009560C4" w:rsidRDefault="009560C4" w:rsidP="00727CA5">
      <w:pPr>
        <w:spacing w:after="0" w:line="240" w:lineRule="auto"/>
        <w:rPr>
          <w:rFonts w:ascii="Courier New" w:hAnsi="Courier New" w:cs="Courier New"/>
          <w:sz w:val="18"/>
          <w:szCs w:val="18"/>
        </w:rPr>
      </w:pPr>
    </w:p>
    <w:p w14:paraId="256257F2" w14:textId="77777777" w:rsidR="009560C4" w:rsidRDefault="009560C4" w:rsidP="00727CA5">
      <w:pPr>
        <w:spacing w:after="0" w:line="240" w:lineRule="auto"/>
        <w:rPr>
          <w:rFonts w:ascii="Courier New" w:hAnsi="Courier New" w:cs="Courier New"/>
          <w:sz w:val="18"/>
          <w:szCs w:val="18"/>
        </w:rPr>
      </w:pPr>
    </w:p>
    <w:p w14:paraId="48D4ABDD" w14:textId="57C20186" w:rsidR="009560C4" w:rsidRDefault="009560C4" w:rsidP="009560C4">
      <w:pPr>
        <w:pStyle w:val="Heading3"/>
      </w:pPr>
      <w:bookmarkStart w:id="1830" w:name="_Toc441811484"/>
      <w:r>
        <w:lastRenderedPageBreak/>
        <w:t>A5. Cloud Interaction with Pyt</w:t>
      </w:r>
      <w:ins w:id="1831" w:author="Aditya" w:date="2016-01-29T11:08:00Z">
        <w:r w:rsidR="00581CDF">
          <w:t>h</w:t>
        </w:r>
      </w:ins>
      <w:r>
        <w:t>on code</w:t>
      </w:r>
      <w:bookmarkEnd w:id="1830"/>
    </w:p>
    <w:p w14:paraId="21D22C08" w14:textId="77777777" w:rsidR="00872F39" w:rsidRPr="00872F39" w:rsidRDefault="00872F39" w:rsidP="00872F39">
      <w:pPr>
        <w:spacing w:after="0" w:line="240" w:lineRule="auto"/>
        <w:rPr>
          <w:rFonts w:ascii="Courier New" w:hAnsi="Courier New" w:cs="Courier New"/>
          <w:b/>
          <w:sz w:val="18"/>
          <w:szCs w:val="18"/>
        </w:rPr>
      </w:pPr>
      <w:r w:rsidRPr="00872F39">
        <w:rPr>
          <w:rFonts w:ascii="Courier New" w:hAnsi="Courier New" w:cs="Courier New"/>
          <w:b/>
          <w:sz w:val="18"/>
          <w:szCs w:val="18"/>
        </w:rPr>
        <w:t>Upload to S3</w:t>
      </w:r>
    </w:p>
    <w:p w14:paraId="16EFF438" w14:textId="77777777" w:rsidR="00872F39" w:rsidRPr="00872F39" w:rsidRDefault="00872F39" w:rsidP="00872F39">
      <w:pPr>
        <w:spacing w:after="0" w:line="240" w:lineRule="auto"/>
        <w:rPr>
          <w:rFonts w:ascii="Courier New" w:hAnsi="Courier New" w:cs="Courier New"/>
          <w:sz w:val="18"/>
          <w:szCs w:val="18"/>
        </w:rPr>
      </w:pPr>
    </w:p>
    <w:p w14:paraId="0E78BC7F"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Here is the code we use to upload the picture files:</w:t>
      </w:r>
    </w:p>
    <w:p w14:paraId="48E417CC"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r>
      <w:proofErr w:type="spellStart"/>
      <w:proofErr w:type="gramStart"/>
      <w:r w:rsidRPr="00872F39">
        <w:rPr>
          <w:rFonts w:ascii="Courier New" w:hAnsi="Courier New" w:cs="Courier New"/>
          <w:sz w:val="18"/>
          <w:szCs w:val="18"/>
        </w:rPr>
        <w:t>def</w:t>
      </w:r>
      <w:proofErr w:type="spellEnd"/>
      <w:proofErr w:type="gramEnd"/>
      <w:r w:rsidRPr="00872F39">
        <w:rPr>
          <w:rFonts w:ascii="Courier New" w:hAnsi="Courier New" w:cs="Courier New"/>
          <w:sz w:val="18"/>
          <w:szCs w:val="18"/>
        </w:rPr>
        <w:t xml:space="preserve"> push_picture_to_s3(id):</w:t>
      </w:r>
    </w:p>
    <w:p w14:paraId="7171C7C5"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gramStart"/>
      <w:r w:rsidRPr="00872F39">
        <w:rPr>
          <w:rFonts w:ascii="Courier New" w:hAnsi="Courier New" w:cs="Courier New"/>
          <w:sz w:val="18"/>
          <w:szCs w:val="18"/>
        </w:rPr>
        <w:t>try</w:t>
      </w:r>
      <w:proofErr w:type="gramEnd"/>
      <w:r w:rsidRPr="00872F39">
        <w:rPr>
          <w:rFonts w:ascii="Courier New" w:hAnsi="Courier New" w:cs="Courier New"/>
          <w:sz w:val="18"/>
          <w:szCs w:val="18"/>
        </w:rPr>
        <w:t>:</w:t>
      </w:r>
    </w:p>
    <w:p w14:paraId="3509C887"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gramStart"/>
      <w:r w:rsidRPr="00872F39">
        <w:rPr>
          <w:rFonts w:ascii="Courier New" w:hAnsi="Courier New" w:cs="Courier New"/>
          <w:sz w:val="18"/>
          <w:szCs w:val="18"/>
        </w:rPr>
        <w:t>import</w:t>
      </w:r>
      <w:proofErr w:type="gramEnd"/>
      <w:r w:rsidRPr="00872F39">
        <w:rPr>
          <w:rFonts w:ascii="Courier New" w:hAnsi="Courier New" w:cs="Courier New"/>
          <w:sz w:val="18"/>
          <w:szCs w:val="18"/>
        </w:rPr>
        <w:t xml:space="preserve"> </w:t>
      </w:r>
      <w:proofErr w:type="spellStart"/>
      <w:r w:rsidRPr="00872F39">
        <w:rPr>
          <w:rFonts w:ascii="Courier New" w:hAnsi="Courier New" w:cs="Courier New"/>
          <w:sz w:val="18"/>
          <w:szCs w:val="18"/>
        </w:rPr>
        <w:t>boto</w:t>
      </w:r>
      <w:proofErr w:type="spellEnd"/>
    </w:p>
    <w:p w14:paraId="535EB58A"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gramStart"/>
      <w:r w:rsidRPr="00872F39">
        <w:rPr>
          <w:rFonts w:ascii="Courier New" w:hAnsi="Courier New" w:cs="Courier New"/>
          <w:sz w:val="18"/>
          <w:szCs w:val="18"/>
        </w:rPr>
        <w:t>from</w:t>
      </w:r>
      <w:proofErr w:type="gramEnd"/>
      <w:r w:rsidRPr="00872F39">
        <w:rPr>
          <w:rFonts w:ascii="Courier New" w:hAnsi="Courier New" w:cs="Courier New"/>
          <w:sz w:val="18"/>
          <w:szCs w:val="18"/>
        </w:rPr>
        <w:t xml:space="preserve"> offloading.s3.key import Key</w:t>
      </w:r>
    </w:p>
    <w:p w14:paraId="73674872"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 set offloading lib debug to critical</w:t>
      </w:r>
    </w:p>
    <w:p w14:paraId="5C532B08"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spellStart"/>
      <w:proofErr w:type="gramStart"/>
      <w:r w:rsidRPr="00872F39">
        <w:rPr>
          <w:rFonts w:ascii="Courier New" w:hAnsi="Courier New" w:cs="Courier New"/>
          <w:sz w:val="18"/>
          <w:szCs w:val="18"/>
        </w:rPr>
        <w:t>logging.getLogger</w:t>
      </w:r>
      <w:proofErr w:type="spellEnd"/>
      <w:r w:rsidRPr="00872F39">
        <w:rPr>
          <w:rFonts w:ascii="Courier New" w:hAnsi="Courier New" w:cs="Courier New"/>
          <w:sz w:val="18"/>
          <w:szCs w:val="18"/>
        </w:rPr>
        <w:t>(</w:t>
      </w:r>
      <w:proofErr w:type="gramEnd"/>
      <w:r w:rsidRPr="00872F39">
        <w:rPr>
          <w:rFonts w:ascii="Courier New" w:hAnsi="Courier New" w:cs="Courier New"/>
          <w:sz w:val="18"/>
          <w:szCs w:val="18"/>
        </w:rPr>
        <w:t>'offloading').</w:t>
      </w:r>
      <w:proofErr w:type="spellStart"/>
      <w:r w:rsidRPr="00872F39">
        <w:rPr>
          <w:rFonts w:ascii="Courier New" w:hAnsi="Courier New" w:cs="Courier New"/>
          <w:sz w:val="18"/>
          <w:szCs w:val="18"/>
        </w:rPr>
        <w:t>setLevel</w:t>
      </w:r>
      <w:proofErr w:type="spellEnd"/>
      <w:r w:rsidRPr="00872F39">
        <w:rPr>
          <w:rFonts w:ascii="Courier New" w:hAnsi="Courier New" w:cs="Courier New"/>
          <w:sz w:val="18"/>
          <w:szCs w:val="18"/>
        </w:rPr>
        <w:t>(</w:t>
      </w:r>
      <w:proofErr w:type="spellStart"/>
      <w:r w:rsidRPr="00872F39">
        <w:rPr>
          <w:rFonts w:ascii="Courier New" w:hAnsi="Courier New" w:cs="Courier New"/>
          <w:sz w:val="18"/>
          <w:szCs w:val="18"/>
        </w:rPr>
        <w:t>logging.CRITICAL</w:t>
      </w:r>
      <w:proofErr w:type="spellEnd"/>
      <w:r w:rsidRPr="00872F39">
        <w:rPr>
          <w:rFonts w:ascii="Courier New" w:hAnsi="Courier New" w:cs="Courier New"/>
          <w:sz w:val="18"/>
          <w:szCs w:val="18"/>
        </w:rPr>
        <w:t>)</w:t>
      </w:r>
    </w:p>
    <w:p w14:paraId="7DA6C837"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spellStart"/>
      <w:r w:rsidRPr="00872F39">
        <w:rPr>
          <w:rFonts w:ascii="Courier New" w:hAnsi="Courier New" w:cs="Courier New"/>
          <w:sz w:val="18"/>
          <w:szCs w:val="18"/>
        </w:rPr>
        <w:t>bucket_name</w:t>
      </w:r>
      <w:proofErr w:type="spellEnd"/>
      <w:r w:rsidRPr="00872F39">
        <w:rPr>
          <w:rFonts w:ascii="Courier New" w:hAnsi="Courier New" w:cs="Courier New"/>
          <w:sz w:val="18"/>
          <w:szCs w:val="18"/>
        </w:rPr>
        <w:t xml:space="preserve"> = </w:t>
      </w:r>
      <w:proofErr w:type="spellStart"/>
      <w:r w:rsidRPr="00872F39">
        <w:rPr>
          <w:rFonts w:ascii="Courier New" w:hAnsi="Courier New" w:cs="Courier New"/>
          <w:sz w:val="18"/>
          <w:szCs w:val="18"/>
        </w:rPr>
        <w:t>settings.MyCloudBucketOffloading</w:t>
      </w:r>
      <w:proofErr w:type="spellEnd"/>
    </w:p>
    <w:p w14:paraId="025BDEEB"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 connect to the bucket</w:t>
      </w:r>
    </w:p>
    <w:p w14:paraId="19839771"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gramStart"/>
      <w:r w:rsidRPr="00872F39">
        <w:rPr>
          <w:rFonts w:ascii="Courier New" w:hAnsi="Courier New" w:cs="Courier New"/>
          <w:sz w:val="18"/>
          <w:szCs w:val="18"/>
        </w:rPr>
        <w:t>conn</w:t>
      </w:r>
      <w:proofErr w:type="gramEnd"/>
      <w:r w:rsidRPr="00872F39">
        <w:rPr>
          <w:rFonts w:ascii="Courier New" w:hAnsi="Courier New" w:cs="Courier New"/>
          <w:sz w:val="18"/>
          <w:szCs w:val="18"/>
        </w:rPr>
        <w:t xml:space="preserve"> = boto.connect_s3(</w:t>
      </w:r>
      <w:proofErr w:type="spellStart"/>
      <w:r w:rsidRPr="00872F39">
        <w:rPr>
          <w:rFonts w:ascii="Courier New" w:hAnsi="Courier New" w:cs="Courier New"/>
          <w:sz w:val="18"/>
          <w:szCs w:val="18"/>
        </w:rPr>
        <w:t>settings.AWS_ACCESS_KEY_ID</w:t>
      </w:r>
      <w:proofErr w:type="spellEnd"/>
      <w:r w:rsidRPr="00872F39">
        <w:rPr>
          <w:rFonts w:ascii="Courier New" w:hAnsi="Courier New" w:cs="Courier New"/>
          <w:sz w:val="18"/>
          <w:szCs w:val="18"/>
        </w:rPr>
        <w:t>,</w:t>
      </w:r>
    </w:p>
    <w:p w14:paraId="68559B20"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spellStart"/>
      <w:r w:rsidRPr="00872F39">
        <w:rPr>
          <w:rFonts w:ascii="Courier New" w:hAnsi="Courier New" w:cs="Courier New"/>
          <w:sz w:val="18"/>
          <w:szCs w:val="18"/>
        </w:rPr>
        <w:t>settings.AWS_SECRET_ACCESS_KEY</w:t>
      </w:r>
      <w:proofErr w:type="spellEnd"/>
      <w:r w:rsidRPr="00872F39">
        <w:rPr>
          <w:rFonts w:ascii="Courier New" w:hAnsi="Courier New" w:cs="Courier New"/>
          <w:sz w:val="18"/>
          <w:szCs w:val="18"/>
        </w:rPr>
        <w:t>)</w:t>
      </w:r>
    </w:p>
    <w:p w14:paraId="372CF9A3"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gramStart"/>
      <w:r w:rsidRPr="00872F39">
        <w:rPr>
          <w:rFonts w:ascii="Courier New" w:hAnsi="Courier New" w:cs="Courier New"/>
          <w:sz w:val="18"/>
          <w:szCs w:val="18"/>
        </w:rPr>
        <w:t>bucket</w:t>
      </w:r>
      <w:proofErr w:type="gramEnd"/>
      <w:r w:rsidRPr="00872F39">
        <w:rPr>
          <w:rFonts w:ascii="Courier New" w:hAnsi="Courier New" w:cs="Courier New"/>
          <w:sz w:val="18"/>
          <w:szCs w:val="18"/>
        </w:rPr>
        <w:t xml:space="preserve"> = </w:t>
      </w:r>
      <w:proofErr w:type="spellStart"/>
      <w:r w:rsidRPr="00872F39">
        <w:rPr>
          <w:rFonts w:ascii="Courier New" w:hAnsi="Courier New" w:cs="Courier New"/>
          <w:sz w:val="18"/>
          <w:szCs w:val="18"/>
        </w:rPr>
        <w:t>conn.get_bucket</w:t>
      </w:r>
      <w:proofErr w:type="spellEnd"/>
      <w:r w:rsidRPr="00872F39">
        <w:rPr>
          <w:rFonts w:ascii="Courier New" w:hAnsi="Courier New" w:cs="Courier New"/>
          <w:sz w:val="18"/>
          <w:szCs w:val="18"/>
        </w:rPr>
        <w:t>(</w:t>
      </w:r>
      <w:proofErr w:type="spellStart"/>
      <w:r w:rsidRPr="00872F39">
        <w:rPr>
          <w:rFonts w:ascii="Courier New" w:hAnsi="Courier New" w:cs="Courier New"/>
          <w:sz w:val="18"/>
          <w:szCs w:val="18"/>
        </w:rPr>
        <w:t>bucket_name</w:t>
      </w:r>
      <w:proofErr w:type="spellEnd"/>
      <w:r w:rsidRPr="00872F39">
        <w:rPr>
          <w:rFonts w:ascii="Courier New" w:hAnsi="Courier New" w:cs="Courier New"/>
          <w:sz w:val="18"/>
          <w:szCs w:val="18"/>
        </w:rPr>
        <w:t>)</w:t>
      </w:r>
    </w:p>
    <w:p w14:paraId="5371A1FA"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 go through each version of the file</w:t>
      </w:r>
    </w:p>
    <w:p w14:paraId="495FE3C3"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gramStart"/>
      <w:r w:rsidRPr="00872F39">
        <w:rPr>
          <w:rFonts w:ascii="Courier New" w:hAnsi="Courier New" w:cs="Courier New"/>
          <w:sz w:val="18"/>
          <w:szCs w:val="18"/>
        </w:rPr>
        <w:t>key</w:t>
      </w:r>
      <w:proofErr w:type="gramEnd"/>
      <w:r w:rsidRPr="00872F39">
        <w:rPr>
          <w:rFonts w:ascii="Courier New" w:hAnsi="Courier New" w:cs="Courier New"/>
          <w:sz w:val="18"/>
          <w:szCs w:val="18"/>
        </w:rPr>
        <w:t xml:space="preserve"> = '%s.png' % id</w:t>
      </w:r>
    </w:p>
    <w:p w14:paraId="7EB197E9"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spellStart"/>
      <w:proofErr w:type="gramStart"/>
      <w:r w:rsidRPr="00872F39">
        <w:rPr>
          <w:rFonts w:ascii="Courier New" w:hAnsi="Courier New" w:cs="Courier New"/>
          <w:sz w:val="18"/>
          <w:szCs w:val="18"/>
        </w:rPr>
        <w:t>fn</w:t>
      </w:r>
      <w:proofErr w:type="spellEnd"/>
      <w:proofErr w:type="gramEnd"/>
      <w:r w:rsidRPr="00872F39">
        <w:rPr>
          <w:rFonts w:ascii="Courier New" w:hAnsi="Courier New" w:cs="Courier New"/>
          <w:sz w:val="18"/>
          <w:szCs w:val="18"/>
        </w:rPr>
        <w:t xml:space="preserve"> = '/</w:t>
      </w:r>
      <w:proofErr w:type="spellStart"/>
      <w:r w:rsidRPr="00872F39">
        <w:rPr>
          <w:rFonts w:ascii="Courier New" w:hAnsi="Courier New" w:cs="Courier New"/>
          <w:sz w:val="18"/>
          <w:szCs w:val="18"/>
        </w:rPr>
        <w:t>var</w:t>
      </w:r>
      <w:proofErr w:type="spellEnd"/>
      <w:r w:rsidRPr="00872F39">
        <w:rPr>
          <w:rFonts w:ascii="Courier New" w:hAnsi="Courier New" w:cs="Courier New"/>
          <w:sz w:val="18"/>
          <w:szCs w:val="18"/>
        </w:rPr>
        <w:t>/www/data/%s.png' % id</w:t>
      </w:r>
    </w:p>
    <w:p w14:paraId="7E1DD14F"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 create a key to keep track of our file in the storage</w:t>
      </w:r>
    </w:p>
    <w:p w14:paraId="58F3B3B7"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k = </w:t>
      </w:r>
      <w:proofErr w:type="gramStart"/>
      <w:r w:rsidRPr="00872F39">
        <w:rPr>
          <w:rFonts w:ascii="Courier New" w:hAnsi="Courier New" w:cs="Courier New"/>
          <w:sz w:val="18"/>
          <w:szCs w:val="18"/>
        </w:rPr>
        <w:t>Key(</w:t>
      </w:r>
      <w:proofErr w:type="gramEnd"/>
      <w:r w:rsidRPr="00872F39">
        <w:rPr>
          <w:rFonts w:ascii="Courier New" w:hAnsi="Courier New" w:cs="Courier New"/>
          <w:sz w:val="18"/>
          <w:szCs w:val="18"/>
        </w:rPr>
        <w:t>bucket)</w:t>
      </w:r>
    </w:p>
    <w:p w14:paraId="1842629A"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spellStart"/>
      <w:r w:rsidRPr="00872F39">
        <w:rPr>
          <w:rFonts w:ascii="Courier New" w:hAnsi="Courier New" w:cs="Courier New"/>
          <w:sz w:val="18"/>
          <w:szCs w:val="18"/>
        </w:rPr>
        <w:t>k.key</w:t>
      </w:r>
      <w:proofErr w:type="spellEnd"/>
      <w:r w:rsidRPr="00872F39">
        <w:rPr>
          <w:rFonts w:ascii="Courier New" w:hAnsi="Courier New" w:cs="Courier New"/>
          <w:sz w:val="18"/>
          <w:szCs w:val="18"/>
        </w:rPr>
        <w:t xml:space="preserve"> = key</w:t>
      </w:r>
    </w:p>
    <w:p w14:paraId="45CD6FBB"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spellStart"/>
      <w:r w:rsidRPr="00872F39">
        <w:rPr>
          <w:rFonts w:ascii="Courier New" w:hAnsi="Courier New" w:cs="Courier New"/>
          <w:sz w:val="18"/>
          <w:szCs w:val="18"/>
        </w:rPr>
        <w:t>k.set_contents_from_</w:t>
      </w:r>
      <w:proofErr w:type="gramStart"/>
      <w:r w:rsidRPr="00872F39">
        <w:rPr>
          <w:rFonts w:ascii="Courier New" w:hAnsi="Courier New" w:cs="Courier New"/>
          <w:sz w:val="18"/>
          <w:szCs w:val="18"/>
        </w:rPr>
        <w:t>filename</w:t>
      </w:r>
      <w:proofErr w:type="spellEnd"/>
      <w:r w:rsidRPr="00872F39">
        <w:rPr>
          <w:rFonts w:ascii="Courier New" w:hAnsi="Courier New" w:cs="Courier New"/>
          <w:sz w:val="18"/>
          <w:szCs w:val="18"/>
        </w:rPr>
        <w:t>(</w:t>
      </w:r>
      <w:proofErr w:type="spellStart"/>
      <w:proofErr w:type="gramEnd"/>
      <w:r w:rsidRPr="00872F39">
        <w:rPr>
          <w:rFonts w:ascii="Courier New" w:hAnsi="Courier New" w:cs="Courier New"/>
          <w:sz w:val="18"/>
          <w:szCs w:val="18"/>
        </w:rPr>
        <w:t>fn</w:t>
      </w:r>
      <w:proofErr w:type="spellEnd"/>
      <w:r w:rsidRPr="00872F39">
        <w:rPr>
          <w:rFonts w:ascii="Courier New" w:hAnsi="Courier New" w:cs="Courier New"/>
          <w:sz w:val="18"/>
          <w:szCs w:val="18"/>
        </w:rPr>
        <w:t>)</w:t>
      </w:r>
    </w:p>
    <w:p w14:paraId="75444534"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 </w:t>
      </w:r>
      <w:proofErr w:type="gramStart"/>
      <w:r w:rsidRPr="00872F39">
        <w:rPr>
          <w:rFonts w:ascii="Courier New" w:hAnsi="Courier New" w:cs="Courier New"/>
          <w:sz w:val="18"/>
          <w:szCs w:val="18"/>
        </w:rPr>
        <w:t>we</w:t>
      </w:r>
      <w:proofErr w:type="gramEnd"/>
      <w:r w:rsidRPr="00872F39">
        <w:rPr>
          <w:rFonts w:ascii="Courier New" w:hAnsi="Courier New" w:cs="Courier New"/>
          <w:sz w:val="18"/>
          <w:szCs w:val="18"/>
        </w:rPr>
        <w:t xml:space="preserve"> need to make it public so it can be accessed publicly</w:t>
      </w:r>
    </w:p>
    <w:p w14:paraId="571FC7C9"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 using a URL like http://s3.amazonaws.com/bucket_name/key</w:t>
      </w:r>
    </w:p>
    <w:p w14:paraId="7940596F"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spellStart"/>
      <w:r w:rsidRPr="00872F39">
        <w:rPr>
          <w:rFonts w:ascii="Courier New" w:hAnsi="Courier New" w:cs="Courier New"/>
          <w:sz w:val="18"/>
          <w:szCs w:val="18"/>
        </w:rPr>
        <w:t>k.make_</w:t>
      </w:r>
      <w:proofErr w:type="gramStart"/>
      <w:r w:rsidRPr="00872F39">
        <w:rPr>
          <w:rFonts w:ascii="Courier New" w:hAnsi="Courier New" w:cs="Courier New"/>
          <w:sz w:val="18"/>
          <w:szCs w:val="18"/>
        </w:rPr>
        <w:t>public</w:t>
      </w:r>
      <w:proofErr w:type="spellEnd"/>
      <w:r w:rsidRPr="00872F39">
        <w:rPr>
          <w:rFonts w:ascii="Courier New" w:hAnsi="Courier New" w:cs="Courier New"/>
          <w:sz w:val="18"/>
          <w:szCs w:val="18"/>
        </w:rPr>
        <w:t>()</w:t>
      </w:r>
      <w:proofErr w:type="gramEnd"/>
    </w:p>
    <w:p w14:paraId="34B3FB59"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 remove the file from the web server</w:t>
      </w:r>
    </w:p>
    <w:p w14:paraId="77BE6144"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spellStart"/>
      <w:proofErr w:type="gramStart"/>
      <w:r w:rsidRPr="00872F39">
        <w:rPr>
          <w:rFonts w:ascii="Courier New" w:hAnsi="Courier New" w:cs="Courier New"/>
          <w:sz w:val="18"/>
          <w:szCs w:val="18"/>
        </w:rPr>
        <w:t>os.remove</w:t>
      </w:r>
      <w:proofErr w:type="spellEnd"/>
      <w:r w:rsidRPr="00872F39">
        <w:rPr>
          <w:rFonts w:ascii="Courier New" w:hAnsi="Courier New" w:cs="Courier New"/>
          <w:sz w:val="18"/>
          <w:szCs w:val="18"/>
        </w:rPr>
        <w:t>(</w:t>
      </w:r>
      <w:proofErr w:type="spellStart"/>
      <w:proofErr w:type="gramEnd"/>
      <w:r w:rsidRPr="00872F39">
        <w:rPr>
          <w:rFonts w:ascii="Courier New" w:hAnsi="Courier New" w:cs="Courier New"/>
          <w:sz w:val="18"/>
          <w:szCs w:val="18"/>
        </w:rPr>
        <w:t>fn</w:t>
      </w:r>
      <w:proofErr w:type="spellEnd"/>
      <w:r w:rsidRPr="00872F39">
        <w:rPr>
          <w:rFonts w:ascii="Courier New" w:hAnsi="Courier New" w:cs="Courier New"/>
          <w:sz w:val="18"/>
          <w:szCs w:val="18"/>
        </w:rPr>
        <w:t>)</w:t>
      </w:r>
    </w:p>
    <w:p w14:paraId="5DA66909" w14:textId="77777777" w:rsidR="009560C4"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gramStart"/>
      <w:r w:rsidRPr="00872F39">
        <w:rPr>
          <w:rFonts w:ascii="Courier New" w:hAnsi="Courier New" w:cs="Courier New"/>
          <w:sz w:val="18"/>
          <w:szCs w:val="18"/>
        </w:rPr>
        <w:t>except</w:t>
      </w:r>
      <w:proofErr w:type="gramEnd"/>
      <w:r w:rsidRPr="00872F39">
        <w:rPr>
          <w:rFonts w:ascii="Courier New" w:hAnsi="Courier New" w:cs="Courier New"/>
          <w:sz w:val="18"/>
          <w:szCs w:val="18"/>
        </w:rPr>
        <w:t>:</w:t>
      </w:r>
    </w:p>
    <w:p w14:paraId="54185782" w14:textId="77777777" w:rsidR="00872F39" w:rsidRDefault="00872F39" w:rsidP="00872F39">
      <w:pPr>
        <w:spacing w:after="0" w:line="240" w:lineRule="auto"/>
        <w:rPr>
          <w:rFonts w:ascii="Courier New" w:hAnsi="Courier New" w:cs="Courier New"/>
          <w:sz w:val="18"/>
          <w:szCs w:val="18"/>
        </w:rPr>
      </w:pPr>
    </w:p>
    <w:p w14:paraId="44E1FCE1" w14:textId="77777777" w:rsidR="00872F39" w:rsidRPr="00872F39" w:rsidRDefault="00872F39" w:rsidP="00872F39">
      <w:pPr>
        <w:spacing w:after="0" w:line="240" w:lineRule="auto"/>
        <w:rPr>
          <w:rFonts w:ascii="Courier New" w:hAnsi="Courier New" w:cs="Courier New"/>
          <w:b/>
          <w:sz w:val="18"/>
          <w:szCs w:val="18"/>
        </w:rPr>
      </w:pPr>
      <w:r w:rsidRPr="00872F39">
        <w:rPr>
          <w:rFonts w:ascii="Courier New" w:hAnsi="Courier New" w:cs="Courier New"/>
          <w:b/>
          <w:sz w:val="18"/>
          <w:szCs w:val="18"/>
        </w:rPr>
        <w:t>Download from S3</w:t>
      </w:r>
    </w:p>
    <w:p w14:paraId="2CAF17BC" w14:textId="77777777" w:rsidR="00872F39" w:rsidRPr="00872F39" w:rsidRDefault="00872F39" w:rsidP="00872F39">
      <w:pPr>
        <w:spacing w:after="0" w:line="240" w:lineRule="auto"/>
        <w:rPr>
          <w:rFonts w:ascii="Courier New" w:hAnsi="Courier New" w:cs="Courier New"/>
          <w:sz w:val="18"/>
          <w:szCs w:val="18"/>
        </w:rPr>
      </w:pPr>
    </w:p>
    <w:p w14:paraId="542E5286"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 xml:space="preserve">We can access the file using the URL: http://s3.amazonaws.com/bucket_name/key </w:t>
      </w:r>
    </w:p>
    <w:p w14:paraId="1020C69C" w14:textId="77777777" w:rsidR="00872F39" w:rsidRPr="00872F39" w:rsidRDefault="00872F39" w:rsidP="00872F39">
      <w:pPr>
        <w:spacing w:after="0" w:line="240" w:lineRule="auto"/>
        <w:rPr>
          <w:rFonts w:ascii="Courier New" w:hAnsi="Courier New" w:cs="Courier New"/>
          <w:sz w:val="18"/>
          <w:szCs w:val="18"/>
        </w:rPr>
      </w:pPr>
    </w:p>
    <w:p w14:paraId="546FFFAD"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Here is the script to do that:</w:t>
      </w:r>
    </w:p>
    <w:p w14:paraId="67B061BE"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r>
      <w:proofErr w:type="gramStart"/>
      <w:r w:rsidRPr="00872F39">
        <w:rPr>
          <w:rFonts w:ascii="Courier New" w:hAnsi="Courier New" w:cs="Courier New"/>
          <w:sz w:val="18"/>
          <w:szCs w:val="18"/>
        </w:rPr>
        <w:t>import</w:t>
      </w:r>
      <w:proofErr w:type="gramEnd"/>
      <w:r w:rsidRPr="00872F39">
        <w:rPr>
          <w:rFonts w:ascii="Courier New" w:hAnsi="Courier New" w:cs="Courier New"/>
          <w:sz w:val="18"/>
          <w:szCs w:val="18"/>
        </w:rPr>
        <w:t xml:space="preserve"> </w:t>
      </w:r>
      <w:proofErr w:type="spellStart"/>
      <w:r w:rsidRPr="00872F39">
        <w:rPr>
          <w:rFonts w:ascii="Courier New" w:hAnsi="Courier New" w:cs="Courier New"/>
          <w:sz w:val="18"/>
          <w:szCs w:val="18"/>
        </w:rPr>
        <w:t>boto</w:t>
      </w:r>
      <w:proofErr w:type="spellEnd"/>
    </w:p>
    <w:p w14:paraId="74A2A451"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r>
      <w:proofErr w:type="gramStart"/>
      <w:r w:rsidRPr="00872F39">
        <w:rPr>
          <w:rFonts w:ascii="Courier New" w:hAnsi="Courier New" w:cs="Courier New"/>
          <w:sz w:val="18"/>
          <w:szCs w:val="18"/>
        </w:rPr>
        <w:t>import</w:t>
      </w:r>
      <w:proofErr w:type="gramEnd"/>
      <w:r w:rsidRPr="00872F39">
        <w:rPr>
          <w:rFonts w:ascii="Courier New" w:hAnsi="Courier New" w:cs="Courier New"/>
          <w:sz w:val="18"/>
          <w:szCs w:val="18"/>
        </w:rPr>
        <w:t xml:space="preserve"> sys, </w:t>
      </w:r>
      <w:proofErr w:type="spellStart"/>
      <w:r w:rsidRPr="00872F39">
        <w:rPr>
          <w:rFonts w:ascii="Courier New" w:hAnsi="Courier New" w:cs="Courier New"/>
          <w:sz w:val="18"/>
          <w:szCs w:val="18"/>
        </w:rPr>
        <w:t>os</w:t>
      </w:r>
      <w:proofErr w:type="spellEnd"/>
    </w:p>
    <w:p w14:paraId="1E869FA7"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r>
      <w:proofErr w:type="gramStart"/>
      <w:r w:rsidRPr="00872F39">
        <w:rPr>
          <w:rFonts w:ascii="Courier New" w:hAnsi="Courier New" w:cs="Courier New"/>
          <w:sz w:val="18"/>
          <w:szCs w:val="18"/>
        </w:rPr>
        <w:t>from</w:t>
      </w:r>
      <w:proofErr w:type="gramEnd"/>
      <w:r w:rsidRPr="00872F39">
        <w:rPr>
          <w:rFonts w:ascii="Courier New" w:hAnsi="Courier New" w:cs="Courier New"/>
          <w:sz w:val="18"/>
          <w:szCs w:val="18"/>
        </w:rPr>
        <w:t xml:space="preserve"> offloading.s3.key import Key</w:t>
      </w:r>
    </w:p>
    <w:p w14:paraId="2DA7969F"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
    <w:p w14:paraId="114A1A25"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LOCAL_PATH = '/backup/s3/'</w:t>
      </w:r>
    </w:p>
    <w:p w14:paraId="62D9C2C0"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AWS_ACCESS_KEY_ID = </w:t>
      </w:r>
      <w:proofErr w:type="spellStart"/>
      <w:r w:rsidRPr="00872F39">
        <w:rPr>
          <w:rFonts w:ascii="Courier New" w:hAnsi="Courier New" w:cs="Courier New"/>
          <w:sz w:val="18"/>
          <w:szCs w:val="18"/>
        </w:rPr>
        <w:t>some_key</w:t>
      </w:r>
      <w:proofErr w:type="spellEnd"/>
    </w:p>
    <w:p w14:paraId="57111A43"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AWS_SECRET_ACCESS_KEY = </w:t>
      </w:r>
      <w:proofErr w:type="spellStart"/>
      <w:r w:rsidRPr="00872F39">
        <w:rPr>
          <w:rFonts w:ascii="Courier New" w:hAnsi="Courier New" w:cs="Courier New"/>
          <w:sz w:val="18"/>
          <w:szCs w:val="18"/>
        </w:rPr>
        <w:t>some_secret_key</w:t>
      </w:r>
      <w:proofErr w:type="spellEnd"/>
    </w:p>
    <w:p w14:paraId="4629665D"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
    <w:p w14:paraId="3D48D873"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r>
      <w:proofErr w:type="spellStart"/>
      <w:r w:rsidRPr="00872F39">
        <w:rPr>
          <w:rFonts w:ascii="Courier New" w:hAnsi="Courier New" w:cs="Courier New"/>
          <w:sz w:val="18"/>
          <w:szCs w:val="18"/>
        </w:rPr>
        <w:t>bucket_name</w:t>
      </w:r>
      <w:proofErr w:type="spellEnd"/>
      <w:r w:rsidRPr="00872F39">
        <w:rPr>
          <w:rFonts w:ascii="Courier New" w:hAnsi="Courier New" w:cs="Courier New"/>
          <w:sz w:val="18"/>
          <w:szCs w:val="18"/>
        </w:rPr>
        <w:t xml:space="preserve"> = '</w:t>
      </w:r>
      <w:proofErr w:type="spellStart"/>
      <w:r w:rsidRPr="00872F39">
        <w:rPr>
          <w:rFonts w:ascii="Courier New" w:hAnsi="Courier New" w:cs="Courier New"/>
          <w:sz w:val="18"/>
          <w:szCs w:val="18"/>
        </w:rPr>
        <w:t>MyCloudBucketOffloading</w:t>
      </w:r>
      <w:proofErr w:type="spellEnd"/>
      <w:r w:rsidRPr="00872F39">
        <w:rPr>
          <w:rFonts w:ascii="Courier New" w:hAnsi="Courier New" w:cs="Courier New"/>
          <w:sz w:val="18"/>
          <w:szCs w:val="18"/>
        </w:rPr>
        <w:t>'</w:t>
      </w:r>
    </w:p>
    <w:p w14:paraId="2EA48560"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connect to the bucket</w:t>
      </w:r>
    </w:p>
    <w:p w14:paraId="789D864B"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r>
      <w:proofErr w:type="gramStart"/>
      <w:r w:rsidRPr="00872F39">
        <w:rPr>
          <w:rFonts w:ascii="Courier New" w:hAnsi="Courier New" w:cs="Courier New"/>
          <w:sz w:val="18"/>
          <w:szCs w:val="18"/>
        </w:rPr>
        <w:t>conn</w:t>
      </w:r>
      <w:proofErr w:type="gramEnd"/>
      <w:r w:rsidRPr="00872F39">
        <w:rPr>
          <w:rFonts w:ascii="Courier New" w:hAnsi="Courier New" w:cs="Courier New"/>
          <w:sz w:val="18"/>
          <w:szCs w:val="18"/>
        </w:rPr>
        <w:t xml:space="preserve"> = Offloading.connect_s3(AWS_ACCESS_KEY_ID,</w:t>
      </w:r>
    </w:p>
    <w:p w14:paraId="4E35E3F4"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AWS_SECRET_ACCESS_KEY)</w:t>
      </w:r>
    </w:p>
    <w:p w14:paraId="0476F976"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r>
      <w:proofErr w:type="gramStart"/>
      <w:r w:rsidRPr="00872F39">
        <w:rPr>
          <w:rFonts w:ascii="Courier New" w:hAnsi="Courier New" w:cs="Courier New"/>
          <w:sz w:val="18"/>
          <w:szCs w:val="18"/>
        </w:rPr>
        <w:t>bucket</w:t>
      </w:r>
      <w:proofErr w:type="gramEnd"/>
      <w:r w:rsidRPr="00872F39">
        <w:rPr>
          <w:rFonts w:ascii="Courier New" w:hAnsi="Courier New" w:cs="Courier New"/>
          <w:sz w:val="18"/>
          <w:szCs w:val="18"/>
        </w:rPr>
        <w:t xml:space="preserve"> = </w:t>
      </w:r>
      <w:proofErr w:type="spellStart"/>
      <w:r w:rsidRPr="00872F39">
        <w:rPr>
          <w:rFonts w:ascii="Courier New" w:hAnsi="Courier New" w:cs="Courier New"/>
          <w:sz w:val="18"/>
          <w:szCs w:val="18"/>
        </w:rPr>
        <w:t>conn.get_bucket</w:t>
      </w:r>
      <w:proofErr w:type="spellEnd"/>
      <w:r w:rsidRPr="00872F39">
        <w:rPr>
          <w:rFonts w:ascii="Courier New" w:hAnsi="Courier New" w:cs="Courier New"/>
          <w:sz w:val="18"/>
          <w:szCs w:val="18"/>
        </w:rPr>
        <w:t>(</w:t>
      </w:r>
      <w:proofErr w:type="spellStart"/>
      <w:r w:rsidRPr="00872F39">
        <w:rPr>
          <w:rFonts w:ascii="Courier New" w:hAnsi="Courier New" w:cs="Courier New"/>
          <w:sz w:val="18"/>
          <w:szCs w:val="18"/>
        </w:rPr>
        <w:t>bucket_name</w:t>
      </w:r>
      <w:proofErr w:type="spellEnd"/>
      <w:r w:rsidRPr="00872F39">
        <w:rPr>
          <w:rFonts w:ascii="Courier New" w:hAnsi="Courier New" w:cs="Courier New"/>
          <w:sz w:val="18"/>
          <w:szCs w:val="18"/>
        </w:rPr>
        <w:t>)</w:t>
      </w:r>
    </w:p>
    <w:p w14:paraId="634CD3F8"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go through the list of files</w:t>
      </w:r>
    </w:p>
    <w:p w14:paraId="156CC277"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r>
      <w:proofErr w:type="spellStart"/>
      <w:r w:rsidRPr="00872F39">
        <w:rPr>
          <w:rFonts w:ascii="Courier New" w:hAnsi="Courier New" w:cs="Courier New"/>
          <w:sz w:val="18"/>
          <w:szCs w:val="18"/>
        </w:rPr>
        <w:t>bucket_list</w:t>
      </w:r>
      <w:proofErr w:type="spellEnd"/>
      <w:r w:rsidRPr="00872F39">
        <w:rPr>
          <w:rFonts w:ascii="Courier New" w:hAnsi="Courier New" w:cs="Courier New"/>
          <w:sz w:val="18"/>
          <w:szCs w:val="18"/>
        </w:rPr>
        <w:t xml:space="preserve"> = </w:t>
      </w:r>
      <w:proofErr w:type="spellStart"/>
      <w:proofErr w:type="gramStart"/>
      <w:r w:rsidRPr="00872F39">
        <w:rPr>
          <w:rFonts w:ascii="Courier New" w:hAnsi="Courier New" w:cs="Courier New"/>
          <w:sz w:val="18"/>
          <w:szCs w:val="18"/>
        </w:rPr>
        <w:t>bucket.list</w:t>
      </w:r>
      <w:proofErr w:type="spellEnd"/>
      <w:r w:rsidRPr="00872F39">
        <w:rPr>
          <w:rFonts w:ascii="Courier New" w:hAnsi="Courier New" w:cs="Courier New"/>
          <w:sz w:val="18"/>
          <w:szCs w:val="18"/>
        </w:rPr>
        <w:t>()</w:t>
      </w:r>
      <w:proofErr w:type="gramEnd"/>
    </w:p>
    <w:p w14:paraId="086CFBE4"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r>
      <w:proofErr w:type="gramStart"/>
      <w:r w:rsidRPr="00872F39">
        <w:rPr>
          <w:rFonts w:ascii="Courier New" w:hAnsi="Courier New" w:cs="Courier New"/>
          <w:sz w:val="18"/>
          <w:szCs w:val="18"/>
        </w:rPr>
        <w:t>for</w:t>
      </w:r>
      <w:proofErr w:type="gramEnd"/>
      <w:r w:rsidRPr="00872F39">
        <w:rPr>
          <w:rFonts w:ascii="Courier New" w:hAnsi="Courier New" w:cs="Courier New"/>
          <w:sz w:val="18"/>
          <w:szCs w:val="18"/>
        </w:rPr>
        <w:t xml:space="preserve"> l in </w:t>
      </w:r>
      <w:proofErr w:type="spellStart"/>
      <w:r w:rsidRPr="00872F39">
        <w:rPr>
          <w:rFonts w:ascii="Courier New" w:hAnsi="Courier New" w:cs="Courier New"/>
          <w:sz w:val="18"/>
          <w:szCs w:val="18"/>
        </w:rPr>
        <w:t>bucket_list</w:t>
      </w:r>
      <w:proofErr w:type="spellEnd"/>
      <w:r w:rsidRPr="00872F39">
        <w:rPr>
          <w:rFonts w:ascii="Courier New" w:hAnsi="Courier New" w:cs="Courier New"/>
          <w:sz w:val="18"/>
          <w:szCs w:val="18"/>
        </w:rPr>
        <w:t>:</w:t>
      </w:r>
    </w:p>
    <w:p w14:paraId="58081731"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spellStart"/>
      <w:proofErr w:type="gramStart"/>
      <w:r w:rsidRPr="00872F39">
        <w:rPr>
          <w:rFonts w:ascii="Courier New" w:hAnsi="Courier New" w:cs="Courier New"/>
          <w:sz w:val="18"/>
          <w:szCs w:val="18"/>
        </w:rPr>
        <w:t>keyString</w:t>
      </w:r>
      <w:proofErr w:type="spellEnd"/>
      <w:proofErr w:type="gramEnd"/>
      <w:r w:rsidRPr="00872F39">
        <w:rPr>
          <w:rFonts w:ascii="Courier New" w:hAnsi="Courier New" w:cs="Courier New"/>
          <w:sz w:val="18"/>
          <w:szCs w:val="18"/>
        </w:rPr>
        <w:t xml:space="preserve"> = </w:t>
      </w:r>
      <w:proofErr w:type="spellStart"/>
      <w:r w:rsidRPr="00872F39">
        <w:rPr>
          <w:rFonts w:ascii="Courier New" w:hAnsi="Courier New" w:cs="Courier New"/>
          <w:sz w:val="18"/>
          <w:szCs w:val="18"/>
        </w:rPr>
        <w:t>str</w:t>
      </w:r>
      <w:proofErr w:type="spellEnd"/>
      <w:r w:rsidRPr="00872F39">
        <w:rPr>
          <w:rFonts w:ascii="Courier New" w:hAnsi="Courier New" w:cs="Courier New"/>
          <w:sz w:val="18"/>
          <w:szCs w:val="18"/>
        </w:rPr>
        <w:t>(</w:t>
      </w:r>
      <w:proofErr w:type="spellStart"/>
      <w:r w:rsidRPr="00872F39">
        <w:rPr>
          <w:rFonts w:ascii="Courier New" w:hAnsi="Courier New" w:cs="Courier New"/>
          <w:sz w:val="18"/>
          <w:szCs w:val="18"/>
        </w:rPr>
        <w:t>l.key</w:t>
      </w:r>
      <w:proofErr w:type="spellEnd"/>
      <w:r w:rsidRPr="00872F39">
        <w:rPr>
          <w:rFonts w:ascii="Courier New" w:hAnsi="Courier New" w:cs="Courier New"/>
          <w:sz w:val="18"/>
          <w:szCs w:val="18"/>
        </w:rPr>
        <w:t>)</w:t>
      </w:r>
    </w:p>
    <w:p w14:paraId="496EA9F0"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 </w:t>
      </w:r>
      <w:proofErr w:type="gramStart"/>
      <w:r w:rsidRPr="00872F39">
        <w:rPr>
          <w:rFonts w:ascii="Courier New" w:hAnsi="Courier New" w:cs="Courier New"/>
          <w:sz w:val="18"/>
          <w:szCs w:val="18"/>
        </w:rPr>
        <w:t>check</w:t>
      </w:r>
      <w:proofErr w:type="gramEnd"/>
      <w:r w:rsidRPr="00872F39">
        <w:rPr>
          <w:rFonts w:ascii="Courier New" w:hAnsi="Courier New" w:cs="Courier New"/>
          <w:sz w:val="18"/>
          <w:szCs w:val="18"/>
        </w:rPr>
        <w:t xml:space="preserve"> if file exists locally, if not: download it</w:t>
      </w:r>
    </w:p>
    <w:p w14:paraId="357A2EAF"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gramStart"/>
      <w:r w:rsidRPr="00872F39">
        <w:rPr>
          <w:rFonts w:ascii="Courier New" w:hAnsi="Courier New" w:cs="Courier New"/>
          <w:sz w:val="18"/>
          <w:szCs w:val="18"/>
        </w:rPr>
        <w:t>if</w:t>
      </w:r>
      <w:proofErr w:type="gramEnd"/>
      <w:r w:rsidRPr="00872F39">
        <w:rPr>
          <w:rFonts w:ascii="Courier New" w:hAnsi="Courier New" w:cs="Courier New"/>
          <w:sz w:val="18"/>
          <w:szCs w:val="18"/>
        </w:rPr>
        <w:t xml:space="preserve"> not </w:t>
      </w:r>
      <w:proofErr w:type="spellStart"/>
      <w:r w:rsidRPr="00872F39">
        <w:rPr>
          <w:rFonts w:ascii="Courier New" w:hAnsi="Courier New" w:cs="Courier New"/>
          <w:sz w:val="18"/>
          <w:szCs w:val="18"/>
        </w:rPr>
        <w:t>os.path.exists</w:t>
      </w:r>
      <w:proofErr w:type="spellEnd"/>
      <w:r w:rsidRPr="00872F39">
        <w:rPr>
          <w:rFonts w:ascii="Courier New" w:hAnsi="Courier New" w:cs="Courier New"/>
          <w:sz w:val="18"/>
          <w:szCs w:val="18"/>
        </w:rPr>
        <w:t>(</w:t>
      </w:r>
      <w:proofErr w:type="spellStart"/>
      <w:r w:rsidRPr="00872F39">
        <w:rPr>
          <w:rFonts w:ascii="Courier New" w:hAnsi="Courier New" w:cs="Courier New"/>
          <w:sz w:val="18"/>
          <w:szCs w:val="18"/>
        </w:rPr>
        <w:t>LOCAL_PATH+keyString</w:t>
      </w:r>
      <w:proofErr w:type="spellEnd"/>
      <w:r w:rsidRPr="00872F39">
        <w:rPr>
          <w:rFonts w:ascii="Courier New" w:hAnsi="Courier New" w:cs="Courier New"/>
          <w:sz w:val="18"/>
          <w:szCs w:val="18"/>
        </w:rPr>
        <w:t>):</w:t>
      </w:r>
    </w:p>
    <w:p w14:paraId="2B5DC8E4" w14:textId="77777777" w:rsidR="00872F39" w:rsidRPr="00727CA5"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spellStart"/>
      <w:r w:rsidRPr="00872F39">
        <w:rPr>
          <w:rFonts w:ascii="Courier New" w:hAnsi="Courier New" w:cs="Courier New"/>
          <w:sz w:val="18"/>
          <w:szCs w:val="18"/>
        </w:rPr>
        <w:t>l.get_contents_to_</w:t>
      </w:r>
      <w:proofErr w:type="gramStart"/>
      <w:r w:rsidRPr="00872F39">
        <w:rPr>
          <w:rFonts w:ascii="Courier New" w:hAnsi="Courier New" w:cs="Courier New"/>
          <w:sz w:val="18"/>
          <w:szCs w:val="18"/>
        </w:rPr>
        <w:t>filename</w:t>
      </w:r>
      <w:proofErr w:type="spellEnd"/>
      <w:r w:rsidRPr="00872F39">
        <w:rPr>
          <w:rFonts w:ascii="Courier New" w:hAnsi="Courier New" w:cs="Courier New"/>
          <w:sz w:val="18"/>
          <w:szCs w:val="18"/>
        </w:rPr>
        <w:t>(</w:t>
      </w:r>
      <w:proofErr w:type="spellStart"/>
      <w:proofErr w:type="gramEnd"/>
      <w:r w:rsidRPr="00872F39">
        <w:rPr>
          <w:rFonts w:ascii="Courier New" w:hAnsi="Courier New" w:cs="Courier New"/>
          <w:sz w:val="18"/>
          <w:szCs w:val="18"/>
        </w:rPr>
        <w:t>LOCAL_PATH+keyString</w:t>
      </w:r>
      <w:proofErr w:type="spellEnd"/>
      <w:r w:rsidRPr="00872F39">
        <w:rPr>
          <w:rFonts w:ascii="Courier New" w:hAnsi="Courier New" w:cs="Courier New"/>
          <w:sz w:val="18"/>
          <w:szCs w:val="18"/>
        </w:rPr>
        <w:t>)</w:t>
      </w:r>
    </w:p>
    <w:p w14:paraId="47F09A16" w14:textId="77777777" w:rsidR="00872F39" w:rsidRDefault="00872F39" w:rsidP="00F3120B"/>
    <w:p w14:paraId="74540DDD" w14:textId="77777777" w:rsidR="00BA7C3B" w:rsidRDefault="00872F39" w:rsidP="00BA7C3B">
      <w:pPr>
        <w:pStyle w:val="Heading3"/>
      </w:pPr>
      <w:bookmarkStart w:id="1832" w:name="_Toc441811485"/>
      <w:r>
        <w:t>A6</w:t>
      </w:r>
      <w:r w:rsidR="00BA7C3B">
        <w:t>. AWS Cloud Interaction</w:t>
      </w:r>
      <w:r>
        <w:t xml:space="preserve"> with Shell script</w:t>
      </w:r>
      <w:bookmarkEnd w:id="1832"/>
    </w:p>
    <w:p w14:paraId="57A4C940" w14:textId="77777777" w:rsidR="00BA7C3B" w:rsidRDefault="00BA7C3B" w:rsidP="00BA7C3B">
      <w:pPr>
        <w:spacing w:after="0" w:line="240" w:lineRule="auto"/>
        <w:rPr>
          <w:rFonts w:ascii="Courier New" w:hAnsi="Courier New" w:cs="Courier New"/>
          <w:sz w:val="18"/>
          <w:szCs w:val="18"/>
        </w:rPr>
      </w:pPr>
      <w:proofErr w:type="spellStart"/>
      <w:proofErr w:type="gramStart"/>
      <w:r>
        <w:rPr>
          <w:rFonts w:ascii="Courier New" w:hAnsi="Courier New" w:cs="Courier New"/>
          <w:sz w:val="18"/>
          <w:szCs w:val="18"/>
        </w:rPr>
        <w:t>aws</w:t>
      </w:r>
      <w:proofErr w:type="spellEnd"/>
      <w:proofErr w:type="gramEnd"/>
      <w:r>
        <w:rPr>
          <w:rFonts w:ascii="Courier New" w:hAnsi="Courier New" w:cs="Courier New"/>
          <w:sz w:val="18"/>
          <w:szCs w:val="18"/>
        </w:rPr>
        <w:t xml:space="preserve"> s3 </w:t>
      </w:r>
      <w:proofErr w:type="spellStart"/>
      <w:r>
        <w:rPr>
          <w:rFonts w:ascii="Courier New" w:hAnsi="Courier New" w:cs="Courier New"/>
          <w:sz w:val="18"/>
          <w:szCs w:val="18"/>
        </w:rPr>
        <w:t>mb</w:t>
      </w:r>
      <w:proofErr w:type="spellEnd"/>
      <w:r>
        <w:rPr>
          <w:rFonts w:ascii="Courier New" w:hAnsi="Courier New" w:cs="Courier New"/>
          <w:sz w:val="18"/>
          <w:szCs w:val="18"/>
        </w:rPr>
        <w:t xml:space="preserve"> s3://MyCloudBucketOffloading //  create a bucket on AWS cloud</w:t>
      </w:r>
    </w:p>
    <w:p w14:paraId="67C980BA" w14:textId="77777777" w:rsidR="00BA7C3B" w:rsidRDefault="00BA7C3B" w:rsidP="00BA7C3B">
      <w:pPr>
        <w:spacing w:after="0" w:line="240" w:lineRule="auto"/>
        <w:rPr>
          <w:rFonts w:ascii="Courier New" w:hAnsi="Courier New" w:cs="Courier New"/>
          <w:sz w:val="18"/>
          <w:szCs w:val="18"/>
        </w:rPr>
      </w:pPr>
      <w:proofErr w:type="spellStart"/>
      <w:proofErr w:type="gramStart"/>
      <w:r>
        <w:rPr>
          <w:rFonts w:ascii="Courier New" w:hAnsi="Courier New" w:cs="Courier New"/>
          <w:sz w:val="18"/>
          <w:szCs w:val="18"/>
        </w:rPr>
        <w:t>aws</w:t>
      </w:r>
      <w:proofErr w:type="spellEnd"/>
      <w:proofErr w:type="gramEnd"/>
      <w:r>
        <w:rPr>
          <w:rFonts w:ascii="Courier New" w:hAnsi="Courier New" w:cs="Courier New"/>
          <w:sz w:val="18"/>
          <w:szCs w:val="18"/>
        </w:rPr>
        <w:t xml:space="preserve"> s3 </w:t>
      </w:r>
      <w:proofErr w:type="spellStart"/>
      <w:r>
        <w:rPr>
          <w:rFonts w:ascii="Courier New" w:hAnsi="Courier New" w:cs="Courier New"/>
          <w:sz w:val="18"/>
          <w:szCs w:val="18"/>
        </w:rPr>
        <w:t>cp</w:t>
      </w:r>
      <w:proofErr w:type="spellEnd"/>
      <w:r>
        <w:rPr>
          <w:rFonts w:ascii="Courier New" w:hAnsi="Courier New" w:cs="Courier New"/>
          <w:sz w:val="18"/>
          <w:szCs w:val="18"/>
        </w:rPr>
        <w:t xml:space="preserve"> stuff/firstfile.txt s3://MyCloudBucketOffloading  // upload the file on AWS cloud</w:t>
      </w:r>
    </w:p>
    <w:p w14:paraId="385C4FAA" w14:textId="77777777" w:rsidR="00BA7C3B" w:rsidRDefault="00BA7C3B" w:rsidP="00BA7C3B">
      <w:pPr>
        <w:spacing w:after="0" w:line="240" w:lineRule="auto"/>
        <w:rPr>
          <w:rFonts w:ascii="Courier New" w:hAnsi="Courier New" w:cs="Courier New"/>
          <w:sz w:val="18"/>
          <w:szCs w:val="18"/>
        </w:rPr>
      </w:pPr>
      <w:proofErr w:type="spellStart"/>
      <w:proofErr w:type="gramStart"/>
      <w:r>
        <w:rPr>
          <w:rFonts w:ascii="Courier New" w:hAnsi="Courier New" w:cs="Courier New"/>
          <w:sz w:val="18"/>
          <w:szCs w:val="18"/>
        </w:rPr>
        <w:t>aws</w:t>
      </w:r>
      <w:proofErr w:type="spellEnd"/>
      <w:proofErr w:type="gramEnd"/>
      <w:r>
        <w:rPr>
          <w:rFonts w:ascii="Courier New" w:hAnsi="Courier New" w:cs="Courier New"/>
          <w:sz w:val="18"/>
          <w:szCs w:val="18"/>
        </w:rPr>
        <w:t xml:space="preserve"> s3 ls s3://MyCloudBucketOffloading // see all the file which are present in Bucket</w:t>
      </w:r>
    </w:p>
    <w:p w14:paraId="4868FC68" w14:textId="77777777" w:rsidR="00BA7C3B" w:rsidRDefault="00BA7C3B" w:rsidP="00BA7C3B">
      <w:pPr>
        <w:spacing w:after="0" w:line="240" w:lineRule="auto"/>
        <w:rPr>
          <w:rFonts w:ascii="Courier New" w:hAnsi="Courier New" w:cs="Courier New"/>
          <w:sz w:val="18"/>
          <w:szCs w:val="18"/>
        </w:rPr>
      </w:pPr>
      <w:proofErr w:type="spellStart"/>
      <w:proofErr w:type="gramStart"/>
      <w:r>
        <w:rPr>
          <w:rFonts w:ascii="Courier New" w:hAnsi="Courier New" w:cs="Courier New"/>
          <w:sz w:val="18"/>
          <w:szCs w:val="18"/>
        </w:rPr>
        <w:t>aws</w:t>
      </w:r>
      <w:proofErr w:type="spellEnd"/>
      <w:proofErr w:type="gramEnd"/>
      <w:r>
        <w:rPr>
          <w:rFonts w:ascii="Courier New" w:hAnsi="Courier New" w:cs="Courier New"/>
          <w:sz w:val="18"/>
          <w:szCs w:val="18"/>
        </w:rPr>
        <w:t xml:space="preserve"> </w:t>
      </w:r>
      <w:r w:rsidR="009560C4">
        <w:rPr>
          <w:rFonts w:ascii="Courier New" w:hAnsi="Courier New" w:cs="Courier New"/>
          <w:sz w:val="18"/>
          <w:szCs w:val="18"/>
        </w:rPr>
        <w:t>s3 sync . s3://MyCloudBucketOffloading/stuff – - delete //sync files on cloud bucket</w:t>
      </w:r>
    </w:p>
    <w:p w14:paraId="7EA7FED7" w14:textId="77777777" w:rsidR="009560C4" w:rsidRDefault="009560C4" w:rsidP="00BA7C3B">
      <w:pPr>
        <w:spacing w:after="0" w:line="240" w:lineRule="auto"/>
        <w:rPr>
          <w:rFonts w:ascii="Courier New" w:hAnsi="Courier New" w:cs="Courier New"/>
          <w:sz w:val="18"/>
          <w:szCs w:val="18"/>
        </w:rPr>
      </w:pPr>
      <w:proofErr w:type="spellStart"/>
      <w:proofErr w:type="gramStart"/>
      <w:r>
        <w:rPr>
          <w:rFonts w:ascii="Courier New" w:hAnsi="Courier New" w:cs="Courier New"/>
          <w:sz w:val="18"/>
          <w:szCs w:val="18"/>
        </w:rPr>
        <w:t>aws</w:t>
      </w:r>
      <w:proofErr w:type="spellEnd"/>
      <w:proofErr w:type="gramEnd"/>
      <w:r>
        <w:rPr>
          <w:rFonts w:ascii="Courier New" w:hAnsi="Courier New" w:cs="Courier New"/>
          <w:sz w:val="18"/>
          <w:szCs w:val="18"/>
        </w:rPr>
        <w:t xml:space="preserve"> s3 </w:t>
      </w:r>
      <w:proofErr w:type="spellStart"/>
      <w:r>
        <w:rPr>
          <w:rFonts w:ascii="Courier New" w:hAnsi="Courier New" w:cs="Courier New"/>
          <w:sz w:val="18"/>
          <w:szCs w:val="18"/>
        </w:rPr>
        <w:t>rb</w:t>
      </w:r>
      <w:proofErr w:type="spellEnd"/>
      <w:r>
        <w:rPr>
          <w:rFonts w:ascii="Courier New" w:hAnsi="Courier New" w:cs="Courier New"/>
          <w:sz w:val="18"/>
          <w:szCs w:val="18"/>
        </w:rPr>
        <w:t xml:space="preserve"> s3://MyCloudBucketOffloading - - force // delete the bucket</w:t>
      </w:r>
    </w:p>
    <w:p w14:paraId="0DE86EE0" w14:textId="77777777" w:rsidR="009560C4" w:rsidRDefault="009560C4" w:rsidP="00BA7C3B">
      <w:pPr>
        <w:spacing w:after="0" w:line="240" w:lineRule="auto"/>
        <w:rPr>
          <w:rFonts w:ascii="Courier New" w:hAnsi="Courier New" w:cs="Courier New"/>
          <w:sz w:val="18"/>
          <w:szCs w:val="18"/>
        </w:rPr>
      </w:pPr>
    </w:p>
    <w:p w14:paraId="28F24917" w14:textId="77777777" w:rsidR="009560C4" w:rsidRDefault="009560C4" w:rsidP="00BA7C3B">
      <w:pPr>
        <w:spacing w:after="0" w:line="240" w:lineRule="auto"/>
        <w:rPr>
          <w:rFonts w:ascii="Courier New" w:hAnsi="Courier New" w:cs="Courier New"/>
          <w:sz w:val="18"/>
          <w:szCs w:val="18"/>
        </w:rPr>
      </w:pPr>
    </w:p>
    <w:p w14:paraId="71EAB64B" w14:textId="77777777" w:rsidR="009560C4" w:rsidRDefault="009560C4" w:rsidP="00BA7C3B">
      <w:pPr>
        <w:spacing w:after="0" w:line="240" w:lineRule="auto"/>
        <w:rPr>
          <w:rFonts w:ascii="Courier New" w:hAnsi="Courier New" w:cs="Courier New"/>
          <w:sz w:val="18"/>
          <w:szCs w:val="18"/>
        </w:rPr>
      </w:pPr>
    </w:p>
    <w:p w14:paraId="54604B43" w14:textId="77777777" w:rsidR="009560C4" w:rsidRPr="00127B46" w:rsidRDefault="009560C4" w:rsidP="00BA7C3B">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D343876" w14:textId="77777777" w:rsidR="00BA7C3B" w:rsidRDefault="00BA7C3B" w:rsidP="00F3120B"/>
    <w:p w14:paraId="53925B38" w14:textId="77777777" w:rsidR="00ED24B1" w:rsidRDefault="00ED24B1" w:rsidP="00A271F3">
      <w:pPr>
        <w:pStyle w:val="Title"/>
        <w:rPr>
          <w:ins w:id="1833" w:author="Aditya" w:date="2016-01-29T11:11:00Z"/>
        </w:rPr>
      </w:pPr>
    </w:p>
    <w:p w14:paraId="30C252BB" w14:textId="77777777" w:rsidR="00ED24B1" w:rsidRDefault="00ED24B1" w:rsidP="00A271F3">
      <w:pPr>
        <w:pStyle w:val="Title"/>
        <w:rPr>
          <w:ins w:id="1834" w:author="Aditya" w:date="2016-01-29T11:11:00Z"/>
        </w:rPr>
      </w:pPr>
    </w:p>
    <w:p w14:paraId="29EC8C2D" w14:textId="77777777" w:rsidR="00ED24B1" w:rsidRDefault="00ED24B1" w:rsidP="00A271F3">
      <w:pPr>
        <w:pStyle w:val="Title"/>
        <w:rPr>
          <w:ins w:id="1835" w:author="Aditya" w:date="2016-01-29T11:11:00Z"/>
        </w:rPr>
      </w:pPr>
    </w:p>
    <w:p w14:paraId="72CA75AF" w14:textId="77777777" w:rsidR="00ED24B1" w:rsidRDefault="00ED24B1" w:rsidP="00A271F3">
      <w:pPr>
        <w:pStyle w:val="Title"/>
        <w:rPr>
          <w:ins w:id="1836" w:author="Aditya" w:date="2016-01-29T11:11:00Z"/>
        </w:rPr>
      </w:pPr>
    </w:p>
    <w:p w14:paraId="5C11A485" w14:textId="77777777" w:rsidR="00ED24B1" w:rsidRDefault="00ED24B1" w:rsidP="00A271F3">
      <w:pPr>
        <w:pStyle w:val="Title"/>
        <w:rPr>
          <w:ins w:id="1837" w:author="Aditya" w:date="2016-01-29T11:11:00Z"/>
        </w:rPr>
      </w:pPr>
    </w:p>
    <w:p w14:paraId="2BE17C87" w14:textId="77777777" w:rsidR="00ED24B1" w:rsidRDefault="00ED24B1" w:rsidP="00A271F3">
      <w:pPr>
        <w:pStyle w:val="Title"/>
        <w:rPr>
          <w:ins w:id="1838" w:author="Aditya" w:date="2016-01-29T11:11:00Z"/>
        </w:rPr>
      </w:pPr>
    </w:p>
    <w:p w14:paraId="04730457" w14:textId="77777777" w:rsidR="00ED24B1" w:rsidRDefault="00ED24B1" w:rsidP="00A271F3">
      <w:pPr>
        <w:pStyle w:val="Title"/>
        <w:rPr>
          <w:ins w:id="1839" w:author="Aditya" w:date="2016-01-29T11:11:00Z"/>
        </w:rPr>
      </w:pPr>
    </w:p>
    <w:p w14:paraId="4B7A210C" w14:textId="77777777" w:rsidR="00ED24B1" w:rsidRDefault="00ED24B1" w:rsidP="00A271F3">
      <w:pPr>
        <w:pStyle w:val="Title"/>
        <w:rPr>
          <w:ins w:id="1840" w:author="Aditya" w:date="2016-01-29T11:11:00Z"/>
        </w:rPr>
      </w:pPr>
    </w:p>
    <w:p w14:paraId="27529FFA" w14:textId="77777777" w:rsidR="00ED24B1" w:rsidRDefault="00ED24B1" w:rsidP="00A271F3">
      <w:pPr>
        <w:pStyle w:val="Title"/>
        <w:rPr>
          <w:ins w:id="1841" w:author="Aditya" w:date="2016-01-29T11:11:00Z"/>
        </w:rPr>
      </w:pPr>
    </w:p>
    <w:p w14:paraId="27D012C3" w14:textId="77777777" w:rsidR="00ED24B1" w:rsidRDefault="00ED24B1" w:rsidP="00A271F3">
      <w:pPr>
        <w:pStyle w:val="Title"/>
        <w:rPr>
          <w:ins w:id="1842" w:author="Aditya" w:date="2016-01-29T11:11:00Z"/>
        </w:rPr>
      </w:pPr>
    </w:p>
    <w:p w14:paraId="0381CAE2" w14:textId="77777777" w:rsidR="00ED24B1" w:rsidRDefault="00ED24B1">
      <w:pPr>
        <w:pStyle w:val="Title"/>
        <w:jc w:val="both"/>
        <w:rPr>
          <w:ins w:id="1843" w:author="Aditya" w:date="2016-01-29T11:11:00Z"/>
        </w:rPr>
        <w:pPrChange w:id="1844" w:author="Aditya" w:date="2016-01-29T11:12:00Z">
          <w:pPr>
            <w:pStyle w:val="Title"/>
          </w:pPr>
        </w:pPrChange>
      </w:pPr>
    </w:p>
    <w:p w14:paraId="2550E38B" w14:textId="77777777" w:rsidR="00ED24B1" w:rsidRDefault="00ED24B1" w:rsidP="00A271F3">
      <w:pPr>
        <w:pStyle w:val="Title"/>
        <w:rPr>
          <w:ins w:id="1845" w:author="Aditya" w:date="2016-01-29T11:11:00Z"/>
        </w:rPr>
      </w:pPr>
    </w:p>
    <w:p w14:paraId="2766C8A8" w14:textId="36B1C983" w:rsidR="003C2992" w:rsidRPr="00E162E3" w:rsidDel="00ED24B1" w:rsidRDefault="00766307" w:rsidP="00A271F3">
      <w:pPr>
        <w:pStyle w:val="Title"/>
        <w:rPr>
          <w:del w:id="1846" w:author="Aditya" w:date="2016-01-29T11:12:00Z"/>
        </w:rPr>
        <w:sectPr w:rsidR="003C2992" w:rsidRPr="00E162E3" w:rsidDel="00ED24B1" w:rsidSect="00FA5065">
          <w:headerReference w:type="default" r:id="rId40"/>
          <w:type w:val="continuous"/>
          <w:pgSz w:w="12240" w:h="15840"/>
          <w:pgMar w:top="2880" w:right="1440" w:bottom="1440" w:left="1440" w:header="720" w:footer="720" w:gutter="0"/>
          <w:cols w:space="720"/>
          <w:docGrid w:linePitch="360"/>
        </w:sectPr>
      </w:pPr>
      <w:del w:id="1847" w:author="Aditya" w:date="2016-01-29T11:12:00Z">
        <w:r w:rsidRPr="000D5D13" w:rsidDel="00ED24B1">
          <w:delText>ABBREVIATIONS</w:delText>
        </w:r>
      </w:del>
    </w:p>
    <w:p w14:paraId="0F09B6A4" w14:textId="77777777" w:rsidR="00ED24B1" w:rsidRDefault="00ED24B1" w:rsidP="006E3241">
      <w:pPr>
        <w:rPr>
          <w:ins w:id="1848" w:author="Aditya" w:date="2016-01-29T11:12:00Z"/>
        </w:rPr>
      </w:pPr>
    </w:p>
    <w:p w14:paraId="02B07072" w14:textId="52301A40" w:rsidR="00ED24B1" w:rsidRPr="00ED24B1" w:rsidRDefault="00ED24B1" w:rsidP="00CF426D">
      <w:pPr>
        <w:pStyle w:val="ChapterHeading"/>
        <w:rPr>
          <w:ins w:id="1849" w:author="Aditya" w:date="2016-01-29T11:12:00Z"/>
          <w:rPrChange w:id="1850" w:author="Aditya" w:date="2016-01-29T11:12:00Z">
            <w:rPr>
              <w:ins w:id="1851" w:author="Aditya" w:date="2016-01-29T11:12:00Z"/>
            </w:rPr>
          </w:rPrChange>
        </w:rPr>
        <w:pPrChange w:id="1852" w:author="Aditya" w:date="2016-02-01T18:28:00Z">
          <w:pPr/>
        </w:pPrChange>
      </w:pPr>
      <w:ins w:id="1853" w:author="Aditya" w:date="2016-01-29T11:12:00Z">
        <w:r w:rsidRPr="00ED24B1">
          <w:rPr>
            <w:rPrChange w:id="1854" w:author="Aditya" w:date="2016-01-29T11:12:00Z">
              <w:rPr/>
            </w:rPrChange>
          </w:rPr>
          <w:lastRenderedPageBreak/>
          <w:t>ABBREVATIONS</w:t>
        </w:r>
      </w:ins>
    </w:p>
    <w:p w14:paraId="2D2C9AF1" w14:textId="77777777" w:rsidR="006E3241" w:rsidRDefault="006E3241" w:rsidP="006E3241">
      <w:r>
        <w:t>3D</w:t>
      </w:r>
      <w:r>
        <w:tab/>
      </w:r>
      <w:r>
        <w:tab/>
      </w:r>
      <w:r>
        <w:tab/>
        <w:t>3-Dimensional</w:t>
      </w:r>
    </w:p>
    <w:p w14:paraId="2340D516" w14:textId="77777777" w:rsidR="006E3241" w:rsidRDefault="006E3241" w:rsidP="006E3241">
      <w:r>
        <w:t>3G/4G</w:t>
      </w:r>
      <w:r>
        <w:tab/>
      </w:r>
      <w:r>
        <w:tab/>
      </w:r>
      <w:r>
        <w:tab/>
        <w:t>3</w:t>
      </w:r>
      <w:r w:rsidRPr="00F74568">
        <w:rPr>
          <w:vertAlign w:val="superscript"/>
        </w:rPr>
        <w:t>rd</w:t>
      </w:r>
      <w:r>
        <w:t xml:space="preserve"> and 4</w:t>
      </w:r>
      <w:r w:rsidRPr="00707BCF">
        <w:rPr>
          <w:vertAlign w:val="superscript"/>
        </w:rPr>
        <w:t>th</w:t>
      </w:r>
      <w:r>
        <w:t xml:space="preserve"> Generation (of cellular mobile networks)</w:t>
      </w:r>
    </w:p>
    <w:p w14:paraId="093B760D" w14:textId="77777777" w:rsidR="006E3241" w:rsidRDefault="006E3241" w:rsidP="006E3241">
      <w:r>
        <w:t>AP</w:t>
      </w:r>
      <w:r>
        <w:tab/>
      </w:r>
      <w:r>
        <w:tab/>
      </w:r>
      <w:r>
        <w:tab/>
        <w:t>Access Point</w:t>
      </w:r>
    </w:p>
    <w:p w14:paraId="492C8805" w14:textId="77777777" w:rsidR="006E3241" w:rsidRDefault="006E3241" w:rsidP="006E3241">
      <w:r>
        <w:t>API</w:t>
      </w:r>
      <w:r>
        <w:tab/>
      </w:r>
      <w:r>
        <w:tab/>
      </w:r>
      <w:r>
        <w:tab/>
        <w:t>Application Programming Interface</w:t>
      </w:r>
    </w:p>
    <w:p w14:paraId="4C6B039A" w14:textId="77777777" w:rsidR="006E3241" w:rsidRDefault="006E3241" w:rsidP="006E3241">
      <w:r>
        <w:t>ARM</w:t>
      </w:r>
      <w:r>
        <w:tab/>
      </w:r>
      <w:r>
        <w:tab/>
      </w:r>
      <w:r>
        <w:tab/>
        <w:t>Advanced RISC Machine</w:t>
      </w:r>
    </w:p>
    <w:p w14:paraId="40761857" w14:textId="77777777" w:rsidR="006E3241" w:rsidRDefault="006E3241" w:rsidP="006E3241">
      <w:r>
        <w:t>AURA</w:t>
      </w:r>
      <w:r>
        <w:tab/>
      </w:r>
      <w:r>
        <w:tab/>
      </w:r>
      <w:r>
        <w:tab/>
        <w:t>Application and User interaction Aware (framework)</w:t>
      </w:r>
    </w:p>
    <w:p w14:paraId="0D90A2F1" w14:textId="77777777" w:rsidR="006E3241" w:rsidRDefault="006E3241" w:rsidP="006E3241">
      <w:r>
        <w:t>CHBL</w:t>
      </w:r>
      <w:r>
        <w:tab/>
      </w:r>
      <w:r>
        <w:tab/>
      </w:r>
      <w:r>
        <w:tab/>
        <w:t>Change Blindness</w:t>
      </w:r>
    </w:p>
    <w:p w14:paraId="00C7A928" w14:textId="77777777" w:rsidR="006E3241" w:rsidRPr="000D5D13" w:rsidRDefault="006E3241" w:rsidP="006E3241">
      <w:pPr>
        <w:rPr>
          <w:rFonts w:cs="Times New Roman"/>
        </w:rPr>
      </w:pPr>
      <w:r>
        <w:rPr>
          <w:rFonts w:cs="Times New Roman"/>
        </w:rPr>
        <w:t>CPU</w:t>
      </w:r>
      <w:r>
        <w:rPr>
          <w:rFonts w:cs="Times New Roman"/>
        </w:rPr>
        <w:tab/>
      </w:r>
      <w:r>
        <w:rPr>
          <w:rFonts w:cs="Times New Roman"/>
        </w:rPr>
        <w:tab/>
      </w:r>
      <w:r>
        <w:rPr>
          <w:rFonts w:cs="Times New Roman"/>
        </w:rPr>
        <w:tab/>
        <w:t>Central Processing Unit</w:t>
      </w:r>
    </w:p>
    <w:p w14:paraId="06B12074" w14:textId="77777777" w:rsidR="006E3241" w:rsidRDefault="006E3241" w:rsidP="006E3241">
      <w:proofErr w:type="gramStart"/>
      <w:r>
        <w:t>D(</w:t>
      </w:r>
      <w:proofErr w:type="gramEnd"/>
      <w:r>
        <w:t>V)FS</w:t>
      </w:r>
      <w:r>
        <w:tab/>
      </w:r>
      <w:r>
        <w:tab/>
        <w:t>Dynamic (Voltage) Frequency Scaling</w:t>
      </w:r>
    </w:p>
    <w:p w14:paraId="5436A91B" w14:textId="77777777" w:rsidR="006E3241" w:rsidRDefault="006E3241" w:rsidP="006E3241">
      <w:r>
        <w:t>EDGE</w:t>
      </w:r>
      <w:r>
        <w:tab/>
      </w:r>
      <w:r>
        <w:tab/>
      </w:r>
      <w:r>
        <w:tab/>
        <w:t>Enhanced Data rates for GSM Evolution</w:t>
      </w:r>
    </w:p>
    <w:p w14:paraId="5002412B" w14:textId="77777777" w:rsidR="006E3241" w:rsidRDefault="006E3241" w:rsidP="006E3241">
      <w:r>
        <w:t>GPS</w:t>
      </w:r>
      <w:r>
        <w:tab/>
      </w:r>
      <w:r>
        <w:tab/>
      </w:r>
      <w:r>
        <w:tab/>
        <w:t>Global Positioning System</w:t>
      </w:r>
    </w:p>
    <w:p w14:paraId="018AF461" w14:textId="77777777" w:rsidR="006E3241" w:rsidRDefault="006E3241" w:rsidP="006E3241">
      <w:r>
        <w:t>GPU</w:t>
      </w:r>
      <w:r>
        <w:tab/>
      </w:r>
      <w:r>
        <w:tab/>
      </w:r>
      <w:r>
        <w:tab/>
        <w:t>Graphics Processing Unit</w:t>
      </w:r>
    </w:p>
    <w:p w14:paraId="4ACDD3FA" w14:textId="77777777" w:rsidR="006E3241" w:rsidRDefault="006E3241" w:rsidP="006E3241">
      <w:r>
        <w:t>GSM</w:t>
      </w:r>
      <w:r>
        <w:tab/>
      </w:r>
      <w:r>
        <w:tab/>
      </w:r>
      <w:r>
        <w:tab/>
        <w:t>Global System for Mobile communications</w:t>
      </w:r>
    </w:p>
    <w:p w14:paraId="5549F423" w14:textId="77777777" w:rsidR="006E3241" w:rsidRDefault="006E3241" w:rsidP="006E3241">
      <w:r>
        <w:t>HBLP</w:t>
      </w:r>
      <w:r>
        <w:tab/>
      </w:r>
      <w:r>
        <w:tab/>
      </w:r>
      <w:r>
        <w:tab/>
        <w:t>High Burst Long Pause</w:t>
      </w:r>
    </w:p>
    <w:p w14:paraId="1127D19D" w14:textId="77777777" w:rsidR="006E3241" w:rsidRDefault="006E3241" w:rsidP="006E3241">
      <w:r>
        <w:t>HTC</w:t>
      </w:r>
      <w:r>
        <w:tab/>
      </w:r>
      <w:r>
        <w:tab/>
      </w:r>
      <w:r>
        <w:tab/>
        <w:t>High Tech Computer corporation</w:t>
      </w:r>
    </w:p>
    <w:p w14:paraId="3FA120EB" w14:textId="77777777" w:rsidR="006E3241" w:rsidRDefault="006E3241" w:rsidP="006E3241">
      <w:r>
        <w:lastRenderedPageBreak/>
        <w:t>KNN</w:t>
      </w:r>
      <w:r>
        <w:tab/>
      </w:r>
      <w:r>
        <w:tab/>
      </w:r>
      <w:r>
        <w:tab/>
        <w:t>K-Nearest Neighbor</w:t>
      </w:r>
    </w:p>
    <w:p w14:paraId="2378A9A5" w14:textId="77777777" w:rsidR="006E3241" w:rsidRDefault="006E3241" w:rsidP="006E3241">
      <w:r>
        <w:t>LBA</w:t>
      </w:r>
      <w:r>
        <w:tab/>
      </w:r>
      <w:r>
        <w:tab/>
      </w:r>
      <w:r>
        <w:tab/>
        <w:t>Location-Based Application</w:t>
      </w:r>
    </w:p>
    <w:p w14:paraId="6710E359" w14:textId="77777777" w:rsidR="006E3241" w:rsidRDefault="006E3241" w:rsidP="006E3241">
      <w:r>
        <w:t>LCD</w:t>
      </w:r>
      <w:r>
        <w:tab/>
      </w:r>
      <w:r>
        <w:tab/>
      </w:r>
      <w:r>
        <w:tab/>
        <w:t>Liquid Crystal Display</w:t>
      </w:r>
    </w:p>
    <w:p w14:paraId="0DEEC752" w14:textId="77777777" w:rsidR="006E3241" w:rsidRDefault="006E3241" w:rsidP="006E3241">
      <w:r>
        <w:t>LDA</w:t>
      </w:r>
      <w:r>
        <w:tab/>
      </w:r>
      <w:r>
        <w:tab/>
      </w:r>
      <w:r>
        <w:tab/>
        <w:t>Linear Discriminant Analysis</w:t>
      </w:r>
    </w:p>
    <w:p w14:paraId="1C613D2E" w14:textId="77777777" w:rsidR="006E3241" w:rsidRDefault="006E3241" w:rsidP="006E3241">
      <w:r>
        <w:t>LLR</w:t>
      </w:r>
      <w:r>
        <w:tab/>
      </w:r>
      <w:r>
        <w:tab/>
      </w:r>
      <w:r>
        <w:tab/>
        <w:t>Linear Logistic Regression</w:t>
      </w:r>
    </w:p>
    <w:p w14:paraId="5974BD84" w14:textId="77777777" w:rsidR="006E3241" w:rsidRDefault="006E3241" w:rsidP="006E3241">
      <w:r>
        <w:t>MDP</w:t>
      </w:r>
      <w:r>
        <w:tab/>
      </w:r>
      <w:r>
        <w:tab/>
      </w:r>
      <w:r>
        <w:tab/>
        <w:t>Markov Decision Process</w:t>
      </w:r>
    </w:p>
    <w:p w14:paraId="6E974672" w14:textId="77777777" w:rsidR="004A6AA2" w:rsidRDefault="004A6AA2" w:rsidP="006E3241">
      <w:r>
        <w:t>MEMS</w:t>
      </w:r>
      <w:r>
        <w:tab/>
      </w:r>
      <w:r>
        <w:tab/>
      </w:r>
      <w:r>
        <w:tab/>
      </w:r>
      <w:proofErr w:type="spellStart"/>
      <w:r>
        <w:t>MicroElectroMechanical</w:t>
      </w:r>
      <w:proofErr w:type="spellEnd"/>
      <w:r>
        <w:t xml:space="preserve"> System</w:t>
      </w:r>
    </w:p>
    <w:p w14:paraId="3C7666EB" w14:textId="77777777" w:rsidR="006E3241" w:rsidRDefault="006E3241" w:rsidP="006E3241">
      <w:r>
        <w:t>MHz/GHz</w:t>
      </w:r>
      <w:r>
        <w:tab/>
      </w:r>
      <w:r>
        <w:tab/>
      </w:r>
      <w:proofErr w:type="spellStart"/>
      <w:r>
        <w:t>MegaHertz</w:t>
      </w:r>
      <w:proofErr w:type="spellEnd"/>
      <w:r>
        <w:t>/</w:t>
      </w:r>
      <w:proofErr w:type="spellStart"/>
      <w:r>
        <w:t>GigaHertz</w:t>
      </w:r>
      <w:proofErr w:type="spellEnd"/>
    </w:p>
    <w:p w14:paraId="2557279B" w14:textId="77777777" w:rsidR="006E3241" w:rsidRDefault="006E3241" w:rsidP="006E3241">
      <w:r>
        <w:t>MVSOM</w:t>
      </w:r>
      <w:r>
        <w:tab/>
      </w:r>
      <w:r>
        <w:tab/>
        <w:t>Missing Values Self-Organizing Map</w:t>
      </w:r>
    </w:p>
    <w:p w14:paraId="1B971DCF" w14:textId="77777777" w:rsidR="006E3241" w:rsidRDefault="006E3241" w:rsidP="006E3241">
      <w:proofErr w:type="spellStart"/>
      <w:proofErr w:type="gramStart"/>
      <w:r>
        <w:t>mW</w:t>
      </w:r>
      <w:proofErr w:type="spellEnd"/>
      <w:proofErr w:type="gramEnd"/>
      <w:r>
        <w:tab/>
      </w:r>
      <w:r>
        <w:tab/>
      </w:r>
      <w:r>
        <w:tab/>
      </w:r>
      <w:proofErr w:type="spellStart"/>
      <w:r>
        <w:t>milliWatts</w:t>
      </w:r>
      <w:proofErr w:type="spellEnd"/>
    </w:p>
    <w:p w14:paraId="0F5F4008" w14:textId="77777777" w:rsidR="006E3241" w:rsidRDefault="006E3241" w:rsidP="006E3241">
      <w:r>
        <w:t>NN</w:t>
      </w:r>
      <w:r>
        <w:tab/>
      </w:r>
      <w:r>
        <w:tab/>
      </w:r>
      <w:r>
        <w:tab/>
        <w:t>Neural Network</w:t>
      </w:r>
    </w:p>
    <w:p w14:paraId="54281E5D" w14:textId="77777777" w:rsidR="006E3241" w:rsidRDefault="006E3241" w:rsidP="006E3241">
      <w:r>
        <w:t>OLED</w:t>
      </w:r>
      <w:r>
        <w:tab/>
      </w:r>
      <w:r>
        <w:tab/>
      </w:r>
      <w:r>
        <w:tab/>
        <w:t>Organic Light-Emitting Diode</w:t>
      </w:r>
    </w:p>
    <w:p w14:paraId="2221BD1D" w14:textId="77777777" w:rsidR="006E3241" w:rsidRDefault="006E3241" w:rsidP="006E3241">
      <w:r>
        <w:t xml:space="preserve">OS </w:t>
      </w:r>
      <w:r>
        <w:tab/>
      </w:r>
      <w:r>
        <w:tab/>
      </w:r>
      <w:r>
        <w:tab/>
        <w:t>Operating System</w:t>
      </w:r>
    </w:p>
    <w:p w14:paraId="0360C786" w14:textId="77777777" w:rsidR="006E3241" w:rsidRDefault="006E3241" w:rsidP="006E3241">
      <w:r>
        <w:t>PC</w:t>
      </w:r>
      <w:r>
        <w:tab/>
      </w:r>
      <w:r>
        <w:tab/>
      </w:r>
      <w:r>
        <w:tab/>
        <w:t>Personal Computer</w:t>
      </w:r>
    </w:p>
    <w:p w14:paraId="32D305D2" w14:textId="77777777" w:rsidR="001F60B8" w:rsidRDefault="001F60B8" w:rsidP="006E3241">
      <w:r>
        <w:t>PCA</w:t>
      </w:r>
      <w:r>
        <w:tab/>
      </w:r>
      <w:r>
        <w:tab/>
      </w:r>
      <w:r>
        <w:tab/>
        <w:t>Principle Component Analysis</w:t>
      </w:r>
    </w:p>
    <w:p w14:paraId="64930E39" w14:textId="77777777" w:rsidR="00EA60D1" w:rsidRDefault="00EA60D1" w:rsidP="006E3241">
      <w:r>
        <w:lastRenderedPageBreak/>
        <w:t>PCB</w:t>
      </w:r>
      <w:r>
        <w:tab/>
      </w:r>
      <w:r>
        <w:tab/>
      </w:r>
      <w:r>
        <w:tab/>
        <w:t>Printed Circuit Board</w:t>
      </w:r>
    </w:p>
    <w:p w14:paraId="78957EBD" w14:textId="77777777" w:rsidR="00BD6382" w:rsidRDefault="00BD6382" w:rsidP="006E3241">
      <w:r>
        <w:t>PCM</w:t>
      </w:r>
      <w:r>
        <w:tab/>
      </w:r>
      <w:r>
        <w:tab/>
      </w:r>
      <w:r>
        <w:tab/>
        <w:t>Phase Change Memory</w:t>
      </w:r>
    </w:p>
    <w:p w14:paraId="1A2C174B" w14:textId="77777777" w:rsidR="006E3241" w:rsidRDefault="006E3241" w:rsidP="006E3241">
      <w:pPr>
        <w:rPr>
          <w:rFonts w:cs="Times New Roman"/>
        </w:rPr>
      </w:pPr>
      <w:r>
        <w:rPr>
          <w:rFonts w:cs="Times New Roman"/>
        </w:rPr>
        <w:t>PDA</w:t>
      </w:r>
      <w:r>
        <w:rPr>
          <w:rFonts w:cs="Times New Roman"/>
        </w:rPr>
        <w:tab/>
      </w:r>
      <w:r>
        <w:rPr>
          <w:rFonts w:cs="Times New Roman"/>
        </w:rPr>
        <w:tab/>
      </w:r>
      <w:r>
        <w:rPr>
          <w:rFonts w:cs="Times New Roman"/>
        </w:rPr>
        <w:tab/>
        <w:t>Personal Digital Assistant</w:t>
      </w:r>
    </w:p>
    <w:p w14:paraId="28864AD3" w14:textId="77777777" w:rsidR="006E3241" w:rsidRDefault="006E3241" w:rsidP="006E3241">
      <w:pPr>
        <w:rPr>
          <w:rFonts w:cs="Times New Roman"/>
        </w:rPr>
      </w:pPr>
      <w:proofErr w:type="spellStart"/>
      <w:r>
        <w:rPr>
          <w:rFonts w:cs="Times New Roman"/>
        </w:rPr>
        <w:t>QoS</w:t>
      </w:r>
      <w:proofErr w:type="spellEnd"/>
      <w:r>
        <w:rPr>
          <w:rFonts w:cs="Times New Roman"/>
        </w:rPr>
        <w:tab/>
      </w:r>
      <w:r>
        <w:rPr>
          <w:rFonts w:cs="Times New Roman"/>
        </w:rPr>
        <w:tab/>
      </w:r>
      <w:r>
        <w:rPr>
          <w:rFonts w:cs="Times New Roman"/>
        </w:rPr>
        <w:tab/>
        <w:t>Quality of Service</w:t>
      </w:r>
    </w:p>
    <w:p w14:paraId="42F14B6E" w14:textId="77777777" w:rsidR="00BD6382" w:rsidRDefault="00BD6382" w:rsidP="006E3241">
      <w:pPr>
        <w:rPr>
          <w:rFonts w:cs="Times New Roman"/>
        </w:rPr>
      </w:pPr>
      <w:r>
        <w:rPr>
          <w:rFonts w:cs="Times New Roman"/>
        </w:rPr>
        <w:t>RAM</w:t>
      </w:r>
      <w:r>
        <w:rPr>
          <w:rFonts w:cs="Times New Roman"/>
        </w:rPr>
        <w:tab/>
      </w:r>
      <w:r>
        <w:rPr>
          <w:rFonts w:cs="Times New Roman"/>
        </w:rPr>
        <w:tab/>
      </w:r>
      <w:r>
        <w:rPr>
          <w:rFonts w:cs="Times New Roman"/>
        </w:rPr>
        <w:tab/>
        <w:t>Random Access Memory</w:t>
      </w:r>
    </w:p>
    <w:p w14:paraId="3DE79F71" w14:textId="77777777" w:rsidR="006E3241" w:rsidRDefault="006E3241" w:rsidP="006E3241">
      <w:r>
        <w:t>RIM</w:t>
      </w:r>
      <w:r>
        <w:tab/>
      </w:r>
      <w:r>
        <w:tab/>
      </w:r>
      <w:r>
        <w:tab/>
        <w:t xml:space="preserve">Research </w:t>
      </w:r>
      <w:proofErr w:type="gramStart"/>
      <w:r>
        <w:t>In</w:t>
      </w:r>
      <w:proofErr w:type="gramEnd"/>
      <w:r>
        <w:t xml:space="preserve"> Motion</w:t>
      </w:r>
    </w:p>
    <w:p w14:paraId="79DC7BC7" w14:textId="77777777" w:rsidR="006E3241" w:rsidRDefault="006E3241" w:rsidP="006E3241">
      <w:r>
        <w:t>RISC</w:t>
      </w:r>
      <w:r>
        <w:tab/>
      </w:r>
      <w:r>
        <w:tab/>
      </w:r>
      <w:r>
        <w:tab/>
        <w:t>Reduced Instruction Set</w:t>
      </w:r>
    </w:p>
    <w:p w14:paraId="1A85774F" w14:textId="77777777" w:rsidR="006E3241" w:rsidRDefault="006E3241" w:rsidP="006E3241">
      <w:r>
        <w:t>RSSI</w:t>
      </w:r>
      <w:r>
        <w:tab/>
      </w:r>
      <w:r>
        <w:tab/>
      </w:r>
      <w:r>
        <w:tab/>
        <w:t>Received Signal Strength Indicator</w:t>
      </w:r>
    </w:p>
    <w:p w14:paraId="0D3EC87A" w14:textId="77777777" w:rsidR="006E3241" w:rsidRDefault="006E3241" w:rsidP="006E3241">
      <w:r>
        <w:t>SCG</w:t>
      </w:r>
      <w:r>
        <w:tab/>
      </w:r>
      <w:r>
        <w:tab/>
      </w:r>
      <w:r>
        <w:tab/>
        <w:t>Scaled Conjugate Gradient</w:t>
      </w:r>
    </w:p>
    <w:p w14:paraId="3C9D9B54" w14:textId="77777777" w:rsidR="006E3241" w:rsidRDefault="006E3241" w:rsidP="006E3241">
      <w:r>
        <w:t>SDK</w:t>
      </w:r>
      <w:r>
        <w:tab/>
      </w:r>
      <w:r>
        <w:tab/>
      </w:r>
      <w:r>
        <w:tab/>
        <w:t>Software Development Kit</w:t>
      </w:r>
    </w:p>
    <w:p w14:paraId="055CC966" w14:textId="77777777" w:rsidR="006E3241" w:rsidRDefault="006E3241" w:rsidP="006E3241">
      <w:r>
        <w:t>SMS</w:t>
      </w:r>
      <w:r>
        <w:tab/>
      </w:r>
      <w:r>
        <w:tab/>
      </w:r>
      <w:r>
        <w:tab/>
        <w:t>Short Message Service</w:t>
      </w:r>
    </w:p>
    <w:p w14:paraId="53A70666" w14:textId="77777777" w:rsidR="001F60B8" w:rsidRDefault="001F60B8" w:rsidP="006E3241">
      <w:r>
        <w:t>SVM</w:t>
      </w:r>
      <w:r>
        <w:tab/>
      </w:r>
      <w:r>
        <w:tab/>
      </w:r>
      <w:r>
        <w:tab/>
        <w:t>Support Vector Machine</w:t>
      </w:r>
    </w:p>
    <w:p w14:paraId="49AD67AC" w14:textId="77777777" w:rsidR="006E3241" w:rsidRDefault="006E3241" w:rsidP="006E3241">
      <w:r>
        <w:t>UI</w:t>
      </w:r>
      <w:r>
        <w:tab/>
      </w:r>
      <w:r>
        <w:tab/>
      </w:r>
      <w:r>
        <w:tab/>
        <w:t>User Interface</w:t>
      </w:r>
    </w:p>
    <w:p w14:paraId="1C6F0B8D" w14:textId="77777777" w:rsidR="006E3241" w:rsidRDefault="006E3241" w:rsidP="006E3241">
      <w:r>
        <w:t>UMTS</w:t>
      </w:r>
      <w:r>
        <w:tab/>
      </w:r>
      <w:r>
        <w:tab/>
      </w:r>
      <w:r>
        <w:tab/>
        <w:t>Universal Mobile Telecommunications System</w:t>
      </w:r>
    </w:p>
    <w:p w14:paraId="6B1AE06F" w14:textId="77777777" w:rsidR="006E3241" w:rsidRDefault="006E3241" w:rsidP="006E3241">
      <w:r>
        <w:t>VM</w:t>
      </w:r>
      <w:r>
        <w:tab/>
      </w:r>
      <w:r>
        <w:tab/>
      </w:r>
      <w:r>
        <w:tab/>
        <w:t>Virtual Machine</w:t>
      </w:r>
    </w:p>
    <w:p w14:paraId="0120F5B8" w14:textId="77777777" w:rsidR="006E3241" w:rsidRDefault="006E3241" w:rsidP="006E3241">
      <w:r>
        <w:lastRenderedPageBreak/>
        <w:t>VRL</w:t>
      </w:r>
      <w:r>
        <w:tab/>
      </w:r>
      <w:r>
        <w:tab/>
      </w:r>
      <w:r>
        <w:tab/>
        <w:t>Variable Rate Logging</w:t>
      </w:r>
    </w:p>
    <w:p w14:paraId="687F3CD4" w14:textId="69A5F80F" w:rsidR="006E3241" w:rsidRDefault="006E3241" w:rsidP="006E3241">
      <w:r>
        <w:t>Wi</w:t>
      </w:r>
      <w:ins w:id="1855" w:author="Aditya" w:date="2016-01-29T11:05:00Z">
        <w:r w:rsidR="00FA5065">
          <w:t>-</w:t>
        </w:r>
      </w:ins>
      <w:r>
        <w:t>Fi</w:t>
      </w:r>
      <w:r>
        <w:tab/>
      </w:r>
      <w:r>
        <w:tab/>
      </w:r>
      <w:r>
        <w:tab/>
        <w:t>Wireless Fidelity</w:t>
      </w:r>
    </w:p>
    <w:p w14:paraId="744D7891" w14:textId="77777777" w:rsidR="006E3241" w:rsidRDefault="006E3241" w:rsidP="004C4AC0">
      <w:pPr>
        <w:rPr>
          <w:rFonts w:cs="Times New Roman"/>
        </w:rPr>
        <w:sectPr w:rsidR="006E3241" w:rsidSect="00A74339">
          <w:type w:val="continuous"/>
          <w:pgSz w:w="12240" w:h="15840"/>
          <w:pgMar w:top="2880" w:right="1440" w:bottom="1440" w:left="1440" w:header="720" w:footer="720" w:gutter="0"/>
          <w:cols w:space="720"/>
          <w:docGrid w:linePitch="360"/>
        </w:sectPr>
      </w:pPr>
    </w:p>
    <w:p w14:paraId="5B173907" w14:textId="77777777" w:rsidR="004C4AC0" w:rsidRDefault="004C4AC0" w:rsidP="006E3241"/>
    <w:sectPr w:rsidR="004C4AC0" w:rsidSect="00A74339">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Pasricha,Sudeep" w:date="2016-01-21T13:52:00Z" w:initials="P">
    <w:p w14:paraId="53D87B20" w14:textId="32F85D15" w:rsidR="0098679B" w:rsidRDefault="0098679B">
      <w:pPr>
        <w:pStyle w:val="CommentText"/>
      </w:pPr>
      <w:r>
        <w:rPr>
          <w:rStyle w:val="CommentReference"/>
        </w:rPr>
        <w:annotationRef/>
      </w:r>
      <w:r>
        <w:t>Why do you have spelling mistakes</w:t>
      </w:r>
      <w:proofErr w:type="gramStart"/>
      <w:r>
        <w:t>??</w:t>
      </w:r>
      <w:proofErr w:type="gramEnd"/>
      <w:r>
        <w:t xml:space="preserve"> Use a spell check tool</w:t>
      </w:r>
      <w:proofErr w:type="gramStart"/>
      <w:r>
        <w:t>!!!</w:t>
      </w:r>
      <w:proofErr w:type="gramEnd"/>
    </w:p>
  </w:comment>
  <w:comment w:id="4" w:author="Aditya" w:date="2016-01-21T18:55:00Z" w:initials="A">
    <w:p w14:paraId="12954ABD" w14:textId="25EF053E" w:rsidR="0098679B" w:rsidRDefault="0098679B">
      <w:pPr>
        <w:pStyle w:val="CommentText"/>
      </w:pPr>
      <w:r>
        <w:rPr>
          <w:rStyle w:val="CommentReference"/>
        </w:rPr>
        <w:annotationRef/>
      </w:r>
      <w:r>
        <w:t>I corrected it now, Sorry about this one, I wasn’t conversant with MS 2013, it has very tricky spellcheck tool.</w:t>
      </w:r>
    </w:p>
  </w:comment>
  <w:comment w:id="8" w:author="Pasricha,Sudeep" w:date="2016-01-21T13:49:00Z" w:initials="P">
    <w:p w14:paraId="4646D4D9" w14:textId="77777777" w:rsidR="0098679B" w:rsidRDefault="0098679B">
      <w:pPr>
        <w:pStyle w:val="CommentText"/>
      </w:pPr>
      <w:r>
        <w:rPr>
          <w:rStyle w:val="CommentReference"/>
        </w:rPr>
        <w:annotationRef/>
      </w:r>
      <w:r>
        <w:t xml:space="preserve">You randomly capitalize words in the middle of sentences – not </w:t>
      </w:r>
      <w:proofErr w:type="spellStart"/>
      <w:r>
        <w:t>accepotable</w:t>
      </w:r>
      <w:proofErr w:type="spellEnd"/>
      <w:r>
        <w:t>. Go through your entire draft and correct this issue.</w:t>
      </w:r>
    </w:p>
  </w:comment>
  <w:comment w:id="9" w:author="Aditya" w:date="2016-01-29T17:33:00Z" w:initials="A">
    <w:p w14:paraId="1DCC0D52" w14:textId="4BDAFC20" w:rsidR="0098679B" w:rsidRDefault="0098679B">
      <w:pPr>
        <w:pStyle w:val="CommentText"/>
      </w:pPr>
      <w:r>
        <w:rPr>
          <w:rStyle w:val="CommentReference"/>
        </w:rPr>
        <w:annotationRef/>
      </w:r>
      <w:r>
        <w:t>I corrected it.</w:t>
      </w:r>
    </w:p>
  </w:comment>
  <w:comment w:id="35" w:author="Pasricha,Sudeep" w:date="2016-01-21T13:51:00Z" w:initials="P">
    <w:p w14:paraId="266062BF" w14:textId="77777777" w:rsidR="0098679B" w:rsidRDefault="0098679B">
      <w:pPr>
        <w:pStyle w:val="CommentText"/>
      </w:pPr>
      <w:r>
        <w:rPr>
          <w:rStyle w:val="CommentReference"/>
        </w:rPr>
        <w:annotationRef/>
      </w:r>
      <w:r>
        <w:t>Define what this means, for a general audience</w:t>
      </w:r>
    </w:p>
  </w:comment>
  <w:comment w:id="183" w:author="Pasricha,Sudeep" w:date="2016-01-21T14:31:00Z" w:initials="P">
    <w:p w14:paraId="5AB91207" w14:textId="77777777" w:rsidR="0098679B" w:rsidRDefault="0098679B">
      <w:pPr>
        <w:pStyle w:val="CommentText"/>
      </w:pPr>
      <w:r>
        <w:rPr>
          <w:rStyle w:val="CommentReference"/>
        </w:rPr>
        <w:annotationRef/>
      </w:r>
      <w:r>
        <w:t>You should have an acknowledgements page as well</w:t>
      </w:r>
    </w:p>
  </w:comment>
  <w:comment w:id="473" w:author="Pasricha,Sudeep" w:date="2016-01-21T15:41:00Z" w:initials="P">
    <w:p w14:paraId="494B207C" w14:textId="59BFFE99" w:rsidR="0098679B" w:rsidRDefault="0098679B">
      <w:pPr>
        <w:pStyle w:val="CommentText"/>
      </w:pPr>
      <w:r>
        <w:rPr>
          <w:rStyle w:val="CommentReference"/>
        </w:rPr>
        <w:annotationRef/>
      </w:r>
      <w:r>
        <w:t>“</w:t>
      </w:r>
      <w:proofErr w:type="gramStart"/>
      <w:r>
        <w:t>offloading</w:t>
      </w:r>
      <w:proofErr w:type="gramEnd"/>
      <w:r>
        <w:t xml:space="preserve"> to”, not “offloading on”. Check entire draft.</w:t>
      </w:r>
    </w:p>
  </w:comment>
  <w:comment w:id="474" w:author="Pasricha,Sudeep" w:date="2016-01-21T14:32:00Z" w:initials="P">
    <w:p w14:paraId="08F56BD1" w14:textId="77777777" w:rsidR="0098679B" w:rsidRDefault="0098679B">
      <w:pPr>
        <w:pStyle w:val="CommentText"/>
      </w:pPr>
      <w:r>
        <w:rPr>
          <w:rStyle w:val="CommentReference"/>
        </w:rPr>
        <w:annotationRef/>
      </w:r>
      <w:r>
        <w:t>Center align all images and image captions – e.g. fig 1.2 caption is not properly aligned</w:t>
      </w:r>
    </w:p>
  </w:comment>
  <w:comment w:id="504" w:author="Pasricha,Sudeep" w:date="2016-01-21T15:40:00Z" w:initials="P">
    <w:p w14:paraId="77B289F0" w14:textId="4E951B74" w:rsidR="0098679B" w:rsidRDefault="0098679B">
      <w:pPr>
        <w:pStyle w:val="CommentText"/>
      </w:pPr>
      <w:r>
        <w:rPr>
          <w:rStyle w:val="CommentReference"/>
        </w:rPr>
        <w:annotationRef/>
      </w:r>
      <w:r>
        <w:t xml:space="preserve">Your writing has a lot of grammatical errors. You should make some appointments with the writing center @ </w:t>
      </w:r>
      <w:proofErr w:type="spellStart"/>
      <w:r>
        <w:t>csu</w:t>
      </w:r>
      <w:proofErr w:type="spellEnd"/>
      <w:r>
        <w:t xml:space="preserve"> and help them improve your writing.</w:t>
      </w:r>
    </w:p>
  </w:comment>
  <w:comment w:id="505" w:author="Aditya" w:date="2016-01-29T17:35:00Z" w:initials="A">
    <w:p w14:paraId="2B07282D" w14:textId="387AC5F5" w:rsidR="0098679B" w:rsidRDefault="0098679B">
      <w:pPr>
        <w:pStyle w:val="CommentText"/>
      </w:pPr>
      <w:r>
        <w:rPr>
          <w:rStyle w:val="CommentReference"/>
        </w:rPr>
        <w:annotationRef/>
      </w:r>
      <w:r>
        <w:t>I corrected some of the mistakes after visiting Writing Center, I have scheduled few more appointments with Writing center next week.</w:t>
      </w:r>
    </w:p>
  </w:comment>
  <w:comment w:id="533" w:author="Pasricha,Sudeep" w:date="2016-01-21T15:46:00Z" w:initials="P">
    <w:p w14:paraId="35972985" w14:textId="6CEC4553" w:rsidR="0098679B" w:rsidRDefault="0098679B">
      <w:pPr>
        <w:pStyle w:val="CommentText"/>
      </w:pPr>
      <w:r>
        <w:rPr>
          <w:rStyle w:val="CommentReference"/>
        </w:rPr>
        <w:annotationRef/>
      </w:r>
      <w:r>
        <w:t>Background on what? Be specific in your titles</w:t>
      </w:r>
    </w:p>
  </w:comment>
  <w:comment w:id="665" w:author="Pasricha,Sudeep" w:date="2016-01-21T15:47:00Z" w:initials="P">
    <w:p w14:paraId="3F2C845A" w14:textId="446765A9" w:rsidR="0098679B" w:rsidRDefault="0098679B">
      <w:pPr>
        <w:pStyle w:val="CommentText"/>
      </w:pPr>
      <w:r>
        <w:rPr>
          <w:rStyle w:val="CommentReference"/>
        </w:rPr>
        <w:annotationRef/>
      </w:r>
      <w:proofErr w:type="spellStart"/>
      <w:r>
        <w:t>Throughtout</w:t>
      </w:r>
      <w:proofErr w:type="spellEnd"/>
      <w:r>
        <w:t xml:space="preserve"> the thesis, do not use ‘past perfect’ tense except in the conclusion – e.g. say that “we present …”, “we propose using …”, “we compare …” instead of “we have proposed”, “we have compared” etc. Follow the tense guidelines from papers and theses (</w:t>
      </w:r>
      <w:proofErr w:type="spellStart"/>
      <w:r>
        <w:t>eg</w:t>
      </w:r>
      <w:proofErr w:type="spellEnd"/>
      <w:r>
        <w:t xml:space="preserve"> Brad’s) which I hope you have looked at. </w:t>
      </w:r>
    </w:p>
  </w:comment>
  <w:comment w:id="666" w:author="Aditya" w:date="2016-01-29T17:46:00Z" w:initials="A">
    <w:p w14:paraId="189F8389" w14:textId="347AFDD1" w:rsidR="0098679B" w:rsidRDefault="0098679B">
      <w:pPr>
        <w:pStyle w:val="CommentText"/>
      </w:pPr>
      <w:r>
        <w:rPr>
          <w:rStyle w:val="CommentReference"/>
        </w:rPr>
        <w:annotationRef/>
      </w:r>
      <w:r>
        <w:t>I corrected it.</w:t>
      </w:r>
    </w:p>
  </w:comment>
  <w:comment w:id="764" w:author="Pasricha,Sudeep" w:date="2016-01-21T15:50:00Z" w:initials="P">
    <w:p w14:paraId="4DB3EDE5" w14:textId="14B32935" w:rsidR="0098679B" w:rsidRDefault="0098679B">
      <w:pPr>
        <w:pStyle w:val="CommentText"/>
      </w:pPr>
      <w:r>
        <w:rPr>
          <w:rStyle w:val="CommentReference"/>
        </w:rPr>
        <w:annotationRef/>
      </w:r>
      <w:r>
        <w:t>This chapter is very sparse – you should talk about not just offloading but also other techniques used to save energy/improve performance with smartphones. Have some appropriate subsections with these different types of approaches.</w:t>
      </w:r>
    </w:p>
  </w:comment>
  <w:comment w:id="931" w:author="Pasricha,Sudeep" w:date="2016-01-21T15:52:00Z" w:initials="P">
    <w:p w14:paraId="384081CA" w14:textId="7403170A" w:rsidR="0098679B" w:rsidRDefault="0098679B">
      <w:pPr>
        <w:pStyle w:val="CommentText"/>
      </w:pPr>
      <w:r>
        <w:rPr>
          <w:rStyle w:val="CommentReference"/>
        </w:rPr>
        <w:annotationRef/>
      </w:r>
      <w:r>
        <w:t>A blank line should be added before *every* section and subsection title.</w:t>
      </w:r>
    </w:p>
  </w:comment>
  <w:comment w:id="932" w:author="Aditya" w:date="2016-01-29T17:48:00Z" w:initials="A">
    <w:p w14:paraId="621B0FA5" w14:textId="409B59CF" w:rsidR="0098679B" w:rsidRDefault="0098679B">
      <w:pPr>
        <w:pStyle w:val="CommentText"/>
      </w:pPr>
      <w:r>
        <w:rPr>
          <w:rStyle w:val="CommentReference"/>
        </w:rPr>
        <w:annotationRef/>
      </w:r>
      <w:r>
        <w:t>I corrected it.</w:t>
      </w:r>
    </w:p>
  </w:comment>
  <w:comment w:id="952" w:author="Pasricha,Sudeep" w:date="2016-01-21T15:52:00Z" w:initials="P">
    <w:p w14:paraId="3597DB23" w14:textId="4D851315" w:rsidR="0098679B" w:rsidRDefault="0098679B">
      <w:pPr>
        <w:pStyle w:val="CommentText"/>
      </w:pPr>
      <w:r>
        <w:rPr>
          <w:rStyle w:val="CommentReference"/>
        </w:rPr>
        <w:annotationRef/>
      </w:r>
      <w:r>
        <w:t>You need to add appropriate references with all of these techniques in this chapter.</w:t>
      </w:r>
    </w:p>
  </w:comment>
  <w:comment w:id="968" w:author="Pasricha,Sudeep" w:date="2016-01-21T15:53:00Z" w:initials="P">
    <w:p w14:paraId="4552749C" w14:textId="3476898B" w:rsidR="0098679B" w:rsidRDefault="0098679B">
      <w:pPr>
        <w:pStyle w:val="CommentText"/>
      </w:pPr>
      <w:r>
        <w:rPr>
          <w:rStyle w:val="CommentReference"/>
        </w:rPr>
        <w:annotationRef/>
      </w:r>
      <w:r>
        <w:t>Use bullets – numbering makes it confusing, especially as your subsections are numbered</w:t>
      </w:r>
    </w:p>
  </w:comment>
  <w:comment w:id="969" w:author="Aditya" w:date="2016-01-21T20:43:00Z" w:initials="A">
    <w:p w14:paraId="3967618B" w14:textId="4A436627" w:rsidR="0098679B" w:rsidRDefault="0098679B">
      <w:pPr>
        <w:pStyle w:val="CommentText"/>
      </w:pPr>
      <w:r>
        <w:rPr>
          <w:rStyle w:val="CommentReference"/>
        </w:rPr>
        <w:annotationRef/>
      </w:r>
      <w:r>
        <w:t>I changed it to bullets.</w:t>
      </w:r>
    </w:p>
  </w:comment>
  <w:comment w:id="1052" w:author="Pasricha,Sudeep" w:date="2016-01-21T15:56:00Z" w:initials="P">
    <w:p w14:paraId="74AAB741" w14:textId="727C41D7" w:rsidR="0098679B" w:rsidRDefault="0098679B">
      <w:pPr>
        <w:pStyle w:val="CommentText"/>
      </w:pPr>
      <w:r>
        <w:rPr>
          <w:rStyle w:val="CommentReference"/>
        </w:rPr>
        <w:annotationRef/>
      </w:r>
      <w:r>
        <w:t>Singular/plural – again grammar needs to be improved</w:t>
      </w:r>
    </w:p>
  </w:comment>
  <w:comment w:id="1045" w:author="Pasricha,Sudeep" w:date="2016-01-21T15:58:00Z" w:initials="P">
    <w:p w14:paraId="79C59037" w14:textId="72D2E2CB" w:rsidR="0098679B" w:rsidRDefault="0098679B">
      <w:pPr>
        <w:pStyle w:val="CommentText"/>
      </w:pPr>
      <w:r>
        <w:rPr>
          <w:rStyle w:val="CommentReference"/>
        </w:rPr>
        <w:annotationRef/>
      </w:r>
      <w:r>
        <w:t>Be consistent with your figure legend – why do you say “with 3G Offloading” for CB and “with 3G” for LB</w:t>
      </w:r>
      <w:proofErr w:type="gramStart"/>
      <w:r>
        <w:t>??</w:t>
      </w:r>
      <w:proofErr w:type="gramEnd"/>
      <w:r>
        <w:t xml:space="preserve"> Choose one style and stick to it. Many of your other figures have the same issue. </w:t>
      </w:r>
    </w:p>
  </w:comment>
  <w:comment w:id="1066" w:author="Pasricha,Sudeep" w:date="2016-01-21T15:57:00Z" w:initials="P">
    <w:p w14:paraId="23F6C221" w14:textId="4580D058" w:rsidR="0098679B" w:rsidRDefault="0098679B">
      <w:pPr>
        <w:pStyle w:val="CommentText"/>
      </w:pPr>
      <w:r>
        <w:rPr>
          <w:rStyle w:val="CommentReference"/>
        </w:rPr>
        <w:annotationRef/>
      </w:r>
      <w:r>
        <w:t>Anytime you use acronyms (LB, CB) in your figures, you should mention them in the text when discussing the figure as well as in your figure caption.</w:t>
      </w:r>
    </w:p>
  </w:comment>
  <w:comment w:id="1067" w:author="Aditya" w:date="2016-01-29T06:06:00Z" w:initials="A">
    <w:p w14:paraId="48D7E59E" w14:textId="36EA4D09" w:rsidR="0098679B" w:rsidRDefault="0098679B">
      <w:pPr>
        <w:pStyle w:val="CommentText"/>
      </w:pPr>
      <w:r>
        <w:rPr>
          <w:rStyle w:val="CommentReference"/>
        </w:rPr>
        <w:annotationRef/>
      </w:r>
      <w:r>
        <w:t>Corrected it. I removed LB, CB instead using Local Processing, and offloading.</w:t>
      </w:r>
    </w:p>
  </w:comment>
  <w:comment w:id="1071" w:author="Pasricha,Sudeep" w:date="2016-01-21T15:59:00Z" w:initials="P">
    <w:p w14:paraId="1F538367" w14:textId="1CAA3C58" w:rsidR="0098679B" w:rsidRDefault="0098679B">
      <w:pPr>
        <w:pStyle w:val="CommentText"/>
      </w:pPr>
      <w:r>
        <w:rPr>
          <w:rStyle w:val="CommentReference"/>
        </w:rPr>
        <w:annotationRef/>
      </w:r>
      <w:r>
        <w:t xml:space="preserve">Kilobits? That should be Kb not </w:t>
      </w:r>
      <w:proofErr w:type="spellStart"/>
      <w:r>
        <w:t>Kib</w:t>
      </w:r>
      <w:proofErr w:type="spellEnd"/>
    </w:p>
  </w:comment>
  <w:comment w:id="1072" w:author="Aditya" w:date="2016-01-21T21:02:00Z" w:initials="A">
    <w:p w14:paraId="7FC7797D" w14:textId="139C19BE" w:rsidR="0098679B" w:rsidRDefault="0098679B">
      <w:pPr>
        <w:pStyle w:val="CommentText"/>
      </w:pPr>
      <w:r>
        <w:rPr>
          <w:rStyle w:val="CommentReference"/>
        </w:rPr>
        <w:annotationRef/>
      </w:r>
      <w:r>
        <w:t xml:space="preserve">I think </w:t>
      </w:r>
      <w:proofErr w:type="spellStart"/>
      <w:r>
        <w:t>Kib</w:t>
      </w:r>
      <w:proofErr w:type="spellEnd"/>
      <w:r>
        <w:t xml:space="preserve"> is right, the International Electronic Commission established the term </w:t>
      </w:r>
      <w:proofErr w:type="spellStart"/>
      <w:r>
        <w:t>kibibyte</w:t>
      </w:r>
      <w:proofErr w:type="spellEnd"/>
      <w:r>
        <w:t xml:space="preserve"> for 1024 bytes, with the abbreviation KiB, </w:t>
      </w:r>
      <w:r w:rsidRPr="0076038C">
        <w:t>https://en.wikipedia.org/wiki/Kibibyte</w:t>
      </w:r>
    </w:p>
  </w:comment>
  <w:comment w:id="1077" w:author="Pasricha,Sudeep" w:date="2016-01-21T15:59:00Z" w:initials="P">
    <w:p w14:paraId="49D9C0FA" w14:textId="75073A8D" w:rsidR="0098679B" w:rsidRDefault="0098679B">
      <w:pPr>
        <w:pStyle w:val="CommentText"/>
      </w:pPr>
      <w:r>
        <w:rPr>
          <w:rStyle w:val="CommentReference"/>
        </w:rPr>
        <w:annotationRef/>
      </w:r>
      <w:r>
        <w:t>Be precise in your discussions – what is ‘others’?</w:t>
      </w:r>
    </w:p>
  </w:comment>
  <w:comment w:id="1080" w:author="Pasricha,Sudeep" w:date="2016-01-21T16:00:00Z" w:initials="P">
    <w:p w14:paraId="315E1681" w14:textId="3E935E9C" w:rsidR="0098679B" w:rsidRDefault="0098679B">
      <w:pPr>
        <w:pStyle w:val="CommentText"/>
      </w:pPr>
      <w:r>
        <w:rPr>
          <w:rStyle w:val="CommentReference"/>
        </w:rPr>
        <w:annotationRef/>
      </w:r>
      <w:r>
        <w:t xml:space="preserve">See </w:t>
      </w:r>
      <w:proofErr w:type="spellStart"/>
      <w:r>
        <w:t>prev</w:t>
      </w:r>
      <w:proofErr w:type="spellEnd"/>
      <w:r>
        <w:t xml:space="preserve"> comment</w:t>
      </w:r>
    </w:p>
  </w:comment>
  <w:comment w:id="1087" w:author="Pasricha,Sudeep" w:date="2016-01-21T16:00:00Z" w:initials="P">
    <w:p w14:paraId="628ECB0B" w14:textId="4D3C11D6" w:rsidR="0098679B" w:rsidRDefault="0098679B">
      <w:pPr>
        <w:pStyle w:val="CommentText"/>
      </w:pPr>
      <w:r>
        <w:rPr>
          <w:rStyle w:val="CommentReference"/>
        </w:rPr>
        <w:annotationRef/>
      </w:r>
      <w:r>
        <w:t xml:space="preserve">You should not use conversational style of English (which is less formal) when writing a thesis. There is no “idea” here. </w:t>
      </w:r>
    </w:p>
  </w:comment>
  <w:comment w:id="1123" w:author="Pasricha,Sudeep" w:date="2016-01-21T16:01:00Z" w:initials="P">
    <w:p w14:paraId="14850AF2" w14:textId="65CC3C9F" w:rsidR="0098679B" w:rsidRDefault="0098679B">
      <w:pPr>
        <w:pStyle w:val="CommentText"/>
      </w:pPr>
      <w:r>
        <w:rPr>
          <w:rStyle w:val="CommentReference"/>
        </w:rPr>
        <w:annotationRef/>
      </w:r>
      <w:r>
        <w:t>“Summary of Findings”</w:t>
      </w:r>
    </w:p>
  </w:comment>
  <w:comment w:id="1124" w:author="Aditya" w:date="2016-01-21T21:05:00Z" w:initials="A">
    <w:p w14:paraId="1AFBA30E" w14:textId="476BCF41" w:rsidR="0098679B" w:rsidRDefault="0098679B">
      <w:pPr>
        <w:pStyle w:val="CommentText"/>
      </w:pPr>
      <w:r>
        <w:rPr>
          <w:rStyle w:val="CommentReference"/>
        </w:rPr>
        <w:annotationRef/>
      </w:r>
      <w:r>
        <w:t>Changed it</w:t>
      </w:r>
    </w:p>
  </w:comment>
  <w:comment w:id="1136" w:author="Pasricha,Sudeep" w:date="2016-01-21T16:02:00Z" w:initials="P">
    <w:p w14:paraId="673E92ED" w14:textId="06022079" w:rsidR="0098679B" w:rsidRDefault="0098679B">
      <w:pPr>
        <w:pStyle w:val="CommentText"/>
      </w:pPr>
      <w:r>
        <w:rPr>
          <w:rStyle w:val="CommentReference"/>
        </w:rPr>
        <w:annotationRef/>
      </w:r>
      <w:r>
        <w:t>Is it really “true”? If the compute intensive app is very small, it probably is not worthwhile to offload it to the cloud due to the network latencies. Be careful what you write.</w:t>
      </w:r>
    </w:p>
  </w:comment>
  <w:comment w:id="1137" w:author="Aditya" w:date="2016-01-29T17:14:00Z" w:initials="A">
    <w:p w14:paraId="00125A53" w14:textId="526CE2C3" w:rsidR="0098679B" w:rsidRDefault="0098679B">
      <w:pPr>
        <w:pStyle w:val="CommentText"/>
      </w:pPr>
      <w:r>
        <w:rPr>
          <w:rStyle w:val="CommentReference"/>
        </w:rPr>
        <w:annotationRef/>
      </w:r>
      <w:r>
        <w:t xml:space="preserve">Yes it is true as shown in [2]. </w:t>
      </w:r>
    </w:p>
  </w:comment>
  <w:comment w:id="1168" w:author="Pasricha,Sudeep" w:date="2016-01-21T16:03:00Z" w:initials="P">
    <w:p w14:paraId="546FB4A6" w14:textId="0F1F8E5F" w:rsidR="0098679B" w:rsidRDefault="0098679B">
      <w:pPr>
        <w:pStyle w:val="CommentText"/>
      </w:pPr>
      <w:r>
        <w:rPr>
          <w:rStyle w:val="CommentReference"/>
        </w:rPr>
        <w:annotationRef/>
      </w:r>
      <w:proofErr w:type="gramStart"/>
      <w:r>
        <w:t>vs</w:t>
      </w:r>
      <w:proofErr w:type="gramEnd"/>
      <w:r>
        <w:t>.</w:t>
      </w:r>
    </w:p>
  </w:comment>
  <w:comment w:id="1170" w:author="Pasricha,Sudeep" w:date="2016-01-21T16:03:00Z" w:initials="P">
    <w:p w14:paraId="1AA46699" w14:textId="26C0FB26" w:rsidR="0098679B" w:rsidRDefault="0098679B">
      <w:pPr>
        <w:pStyle w:val="CommentText"/>
      </w:pPr>
      <w:r>
        <w:rPr>
          <w:rStyle w:val="CommentReference"/>
        </w:rPr>
        <w:annotationRef/>
      </w:r>
      <w:r>
        <w:t xml:space="preserve">It should </w:t>
      </w:r>
      <w:proofErr w:type="spellStart"/>
      <w:r>
        <w:t>ve</w:t>
      </w:r>
      <w:proofErr w:type="spellEnd"/>
      <w:r>
        <w:t xml:space="preserve"> “vs.”</w:t>
      </w:r>
    </w:p>
  </w:comment>
  <w:comment w:id="1186" w:author="Pasricha,Sudeep" w:date="2016-01-21T16:03:00Z" w:initials="P">
    <w:p w14:paraId="48A58936" w14:textId="25222049" w:rsidR="0098679B" w:rsidRDefault="0098679B">
      <w:pPr>
        <w:pStyle w:val="CommentText"/>
      </w:pPr>
      <w:r>
        <w:rPr>
          <w:rStyle w:val="CommentReference"/>
        </w:rPr>
        <w:annotationRef/>
      </w:r>
      <w:r>
        <w:t>Again this is informal English.</w:t>
      </w:r>
    </w:p>
  </w:comment>
  <w:comment w:id="1202" w:author="Pasricha,Sudeep" w:date="2016-01-21T16:03:00Z" w:initials="P">
    <w:p w14:paraId="158B7594" w14:textId="77777777" w:rsidR="0098679B" w:rsidRDefault="0098679B">
      <w:pPr>
        <w:pStyle w:val="CommentText"/>
      </w:pPr>
      <w:r>
        <w:rPr>
          <w:rStyle w:val="CommentReference"/>
        </w:rPr>
        <w:annotationRef/>
      </w:r>
      <w:r>
        <w:t>Informal English – not acceptable.</w:t>
      </w:r>
    </w:p>
    <w:p w14:paraId="4F1335AD" w14:textId="77777777" w:rsidR="0098679B" w:rsidRDefault="0098679B">
      <w:pPr>
        <w:pStyle w:val="CommentText"/>
      </w:pPr>
    </w:p>
    <w:p w14:paraId="293D4CC3" w14:textId="3B6792E9" w:rsidR="0098679B" w:rsidRDefault="0098679B">
      <w:pPr>
        <w:pStyle w:val="CommentText"/>
      </w:pPr>
      <w:r>
        <w:t>These are just some examples – you need to carefully re-read and make changes to your thesis so that it does not read as an informal document.</w:t>
      </w:r>
    </w:p>
  </w:comment>
  <w:comment w:id="1257" w:author="Pasricha,Sudeep" w:date="2016-01-21T16:08:00Z" w:initials="P">
    <w:p w14:paraId="0F7BDB3A" w14:textId="2BEEAD88" w:rsidR="0098679B" w:rsidRDefault="0098679B">
      <w:pPr>
        <w:pStyle w:val="CommentText"/>
      </w:pPr>
      <w:r>
        <w:rPr>
          <w:rStyle w:val="CommentReference"/>
        </w:rPr>
        <w:annotationRef/>
      </w:r>
      <w:r>
        <w:t>Find a shorter title “Middleware Framework for Smart Offloading”</w:t>
      </w:r>
    </w:p>
  </w:comment>
  <w:comment w:id="1258" w:author="Aditya" w:date="2016-01-29T06:13:00Z" w:initials="A">
    <w:p w14:paraId="16931CA0" w14:textId="74E81664" w:rsidR="0098679B" w:rsidRDefault="0098679B">
      <w:pPr>
        <w:pStyle w:val="CommentText"/>
      </w:pPr>
      <w:r>
        <w:rPr>
          <w:rStyle w:val="CommentReference"/>
        </w:rPr>
        <w:annotationRef/>
      </w:r>
      <w:r>
        <w:t>Changed it.</w:t>
      </w:r>
    </w:p>
  </w:comment>
  <w:comment w:id="1381" w:author="Pasricha,Sudeep" w:date="2016-01-21T16:09:00Z" w:initials="P">
    <w:p w14:paraId="35FA0CCC" w14:textId="30625A3B" w:rsidR="0098679B" w:rsidRDefault="0098679B">
      <w:pPr>
        <w:pStyle w:val="CommentText"/>
      </w:pPr>
      <w:r>
        <w:rPr>
          <w:rStyle w:val="CommentReference"/>
        </w:rPr>
        <w:annotationRef/>
      </w:r>
      <w:r>
        <w:t>Inconsistent with how you have used subsection numbering in the past – if this is not a subsection, remove the “a)”, “b)” etc.</w:t>
      </w:r>
    </w:p>
  </w:comment>
  <w:comment w:id="1393" w:author="Pasricha,Sudeep" w:date="2016-01-21T16:10:00Z" w:initials="P">
    <w:p w14:paraId="53C42D58" w14:textId="3EBCBD10" w:rsidR="0098679B" w:rsidRDefault="0098679B">
      <w:pPr>
        <w:pStyle w:val="CommentText"/>
      </w:pPr>
      <w:r>
        <w:rPr>
          <w:rStyle w:val="CommentReference"/>
        </w:rPr>
        <w:annotationRef/>
      </w:r>
      <w:r>
        <w:t>Your formatting for the algorithm is not good – see how algorithms are written in papers from my group and theses as well.</w:t>
      </w:r>
    </w:p>
  </w:comment>
  <w:comment w:id="1423" w:author="Pasricha,Sudeep" w:date="2016-01-21T16:12:00Z" w:initials="P">
    <w:p w14:paraId="776556B9" w14:textId="7A78D8FB" w:rsidR="0098679B" w:rsidRDefault="0098679B">
      <w:pPr>
        <w:pStyle w:val="CommentText"/>
      </w:pPr>
      <w:r>
        <w:rPr>
          <w:rStyle w:val="CommentReference"/>
        </w:rPr>
        <w:annotationRef/>
      </w:r>
      <w:r>
        <w:t>It is not clear which are the previous works – use references in the figure legends and also discuss the implementation of prior works clearly.</w:t>
      </w:r>
    </w:p>
  </w:comment>
  <w:comment w:id="1424" w:author="Pasricha,Sudeep" w:date="2016-01-21T16:11:00Z" w:initials="P">
    <w:p w14:paraId="69ADE594" w14:textId="54E52FBD" w:rsidR="0098679B" w:rsidRDefault="0098679B">
      <w:pPr>
        <w:pStyle w:val="CommentText"/>
      </w:pPr>
      <w:r>
        <w:rPr>
          <w:rStyle w:val="CommentReference"/>
        </w:rPr>
        <w:annotationRef/>
      </w:r>
      <w:r>
        <w:t xml:space="preserve">You should </w:t>
      </w:r>
      <w:proofErr w:type="spellStart"/>
      <w:r>
        <w:t>nto</w:t>
      </w:r>
      <w:proofErr w:type="spellEnd"/>
      <w:r>
        <w:t xml:space="preserve"> have spelling mistakes</w:t>
      </w:r>
      <w:proofErr w:type="gramStart"/>
      <w:r>
        <w:t>!!</w:t>
      </w:r>
      <w:proofErr w:type="gramEnd"/>
      <w:r>
        <w:t xml:space="preserve"> Use spell check!</w:t>
      </w:r>
    </w:p>
  </w:comment>
  <w:comment w:id="1445" w:author="Pasricha,Sudeep" w:date="2016-01-21T16:13:00Z" w:initials="P">
    <w:p w14:paraId="3F11091E" w14:textId="77777777" w:rsidR="0098679B" w:rsidRDefault="0098679B">
      <w:pPr>
        <w:pStyle w:val="CommentText"/>
      </w:pPr>
      <w:r>
        <w:rPr>
          <w:rStyle w:val="CommentReference"/>
        </w:rPr>
        <w:annotationRef/>
      </w:r>
      <w:r>
        <w:t>The results seem incomplete – you should try to get data for more apps (ideally all the 5 ones you had explored earlier).</w:t>
      </w:r>
    </w:p>
    <w:p w14:paraId="54263AD6" w14:textId="77777777" w:rsidR="0098679B" w:rsidRDefault="0098679B">
      <w:pPr>
        <w:pStyle w:val="CommentText"/>
      </w:pPr>
    </w:p>
    <w:p w14:paraId="4D9355CA" w14:textId="1E08BFEF" w:rsidR="0098679B" w:rsidRDefault="0098679B">
      <w:pPr>
        <w:pStyle w:val="CommentText"/>
      </w:pPr>
      <w:r>
        <w:t>You need to better and more thoroughly discuss all the results and trends</w:t>
      </w:r>
    </w:p>
    <w:p w14:paraId="7B15CD60" w14:textId="77777777" w:rsidR="0098679B" w:rsidRDefault="0098679B">
      <w:pPr>
        <w:pStyle w:val="CommentText"/>
      </w:pPr>
    </w:p>
    <w:p w14:paraId="516C7EDA" w14:textId="77777777" w:rsidR="0098679B" w:rsidRDefault="0098679B">
      <w:pPr>
        <w:pStyle w:val="CommentText"/>
      </w:pPr>
      <w:r>
        <w:t xml:space="preserve">It may be useful to see more details of some of the results – e.g. you can show some results of how much of the battery was spent doing computation on the smartphone processor when using offloading, and when not using offloading etc. </w:t>
      </w:r>
    </w:p>
    <w:p w14:paraId="4A4B4531" w14:textId="77777777" w:rsidR="0098679B" w:rsidRDefault="0098679B">
      <w:pPr>
        <w:pStyle w:val="CommentText"/>
      </w:pPr>
    </w:p>
    <w:p w14:paraId="09290834" w14:textId="4B9B9143" w:rsidR="0098679B" w:rsidRDefault="0098679B">
      <w:pPr>
        <w:pStyle w:val="CommentText"/>
      </w:pPr>
      <w:r>
        <w:t>Also what about performance/latency? How is that impacted by all the techniques? You need to show results/have discussions to talk about that aspect.</w:t>
      </w:r>
    </w:p>
  </w:comment>
  <w:comment w:id="1450" w:author="Pasricha,Sudeep" w:date="2016-01-21T16:16:00Z" w:initials="P">
    <w:p w14:paraId="3D9A02FD" w14:textId="5B92DBE3" w:rsidR="0098679B" w:rsidRDefault="0098679B">
      <w:pPr>
        <w:pStyle w:val="CommentText"/>
      </w:pPr>
      <w:r>
        <w:rPr>
          <w:rStyle w:val="CommentReference"/>
        </w:rPr>
        <w:annotationRef/>
      </w:r>
      <w:r>
        <w:t xml:space="preserve">All of this is a summary so why is </w:t>
      </w:r>
      <w:proofErr w:type="spellStart"/>
      <w:r>
        <w:t>is</w:t>
      </w:r>
      <w:proofErr w:type="spellEnd"/>
      <w:r>
        <w:t xml:space="preserve"> it not under section 6.1?</w:t>
      </w:r>
    </w:p>
  </w:comment>
  <w:comment w:id="1469" w:author="Pasricha,Sudeep" w:date="2016-01-21T16:19:00Z" w:initials="P">
    <w:p w14:paraId="71D7753C" w14:textId="5CA47408" w:rsidR="0098679B" w:rsidRDefault="0098679B">
      <w:pPr>
        <w:pStyle w:val="CommentText"/>
      </w:pPr>
      <w:r>
        <w:rPr>
          <w:rStyle w:val="CommentReference"/>
        </w:rPr>
        <w:annotationRef/>
      </w:r>
      <w:r>
        <w:t xml:space="preserve">Why is this not discussed in chapter 5? It should be. </w:t>
      </w:r>
    </w:p>
    <w:p w14:paraId="1D4434A6" w14:textId="77777777" w:rsidR="0098679B" w:rsidRDefault="0098679B">
      <w:pPr>
        <w:pStyle w:val="CommentText"/>
      </w:pPr>
    </w:p>
    <w:p w14:paraId="2C044BCC" w14:textId="40618088" w:rsidR="0098679B" w:rsidRDefault="0098679B">
      <w:pPr>
        <w:pStyle w:val="CommentText"/>
      </w:pPr>
      <w:r>
        <w:t>How can you make any reasonable assumptions about smartphone battery usage if all you are doing is analysis on the core i5 processor on a laptop/desktop</w:t>
      </w:r>
      <w:proofErr w:type="gramStart"/>
      <w:r>
        <w:t>??</w:t>
      </w:r>
      <w:proofErr w:type="gramEnd"/>
    </w:p>
  </w:comment>
  <w:comment w:id="1480" w:author="Pasricha,Sudeep" w:date="2016-01-21T16:17:00Z" w:initials="P">
    <w:p w14:paraId="1EF57F6F" w14:textId="77777777" w:rsidR="0098679B" w:rsidRDefault="0098679B" w:rsidP="00CA4643">
      <w:pPr>
        <w:pStyle w:val="CommentText"/>
      </w:pPr>
      <w:r>
        <w:rPr>
          <w:rStyle w:val="CommentReference"/>
        </w:rPr>
        <w:annotationRef/>
      </w:r>
      <w:r>
        <w:t>Formatting of references is not consistent – see writing guidelines.</w:t>
      </w:r>
    </w:p>
  </w:comment>
  <w:comment w:id="1481" w:author="Aditya" w:date="2016-01-29T08:11:00Z" w:initials="A">
    <w:p w14:paraId="4B268829" w14:textId="77777777" w:rsidR="0098679B" w:rsidRDefault="0098679B" w:rsidP="00CA4643">
      <w:pPr>
        <w:pStyle w:val="CommentText"/>
      </w:pPr>
      <w:r>
        <w:rPr>
          <w:rStyle w:val="CommentReference"/>
        </w:rPr>
        <w:annotationRef/>
      </w:r>
      <w:r>
        <w:t>I checked the CSU Formatting guide, it mentions:</w:t>
      </w:r>
    </w:p>
    <w:p w14:paraId="204267A3" w14:textId="77777777" w:rsidR="0098679B" w:rsidRDefault="0098679B" w:rsidP="00CA4643">
      <w:pPr>
        <w:pStyle w:val="CommentText"/>
        <w:numPr>
          <w:ilvl w:val="0"/>
          <w:numId w:val="27"/>
        </w:numPr>
      </w:pPr>
      <w:r>
        <w:t>The References or Bibliography heading is a major heading and the formatting needs to match chapter headings.</w:t>
      </w:r>
    </w:p>
    <w:p w14:paraId="2E8E8A6B" w14:textId="77777777" w:rsidR="0098679B" w:rsidRDefault="0098679B" w:rsidP="00CA4643">
      <w:pPr>
        <w:pStyle w:val="CommentText"/>
        <w:numPr>
          <w:ilvl w:val="0"/>
          <w:numId w:val="27"/>
        </w:numPr>
      </w:pPr>
      <w:r>
        <w:t xml:space="preserve">References </w:t>
      </w:r>
      <w:proofErr w:type="gramStart"/>
      <w:r>
        <w:t>are aligned</w:t>
      </w:r>
      <w:proofErr w:type="gramEnd"/>
      <w:r>
        <w:t xml:space="preserve"> flush with the left margin.</w:t>
      </w:r>
    </w:p>
  </w:comment>
  <w:comment w:id="1723" w:author="Pasricha,Sudeep" w:date="2016-01-21T16:17:00Z" w:initials="P">
    <w:p w14:paraId="2C0A8150" w14:textId="1EB3C69F" w:rsidR="0098679B" w:rsidRDefault="0098679B">
      <w:pPr>
        <w:pStyle w:val="CommentText"/>
      </w:pPr>
      <w:r>
        <w:rPr>
          <w:rStyle w:val="CommentReference"/>
        </w:rPr>
        <w:annotationRef/>
      </w:r>
      <w:r>
        <w:t>Formatting of references is not consistent – see writing guidelines.</w:t>
      </w:r>
    </w:p>
  </w:comment>
  <w:comment w:id="1724" w:author="Aditya" w:date="2016-01-29T08:11:00Z" w:initials="A">
    <w:p w14:paraId="1407E754" w14:textId="77777777" w:rsidR="0098679B" w:rsidRDefault="0098679B">
      <w:pPr>
        <w:pStyle w:val="CommentText"/>
      </w:pPr>
      <w:r>
        <w:rPr>
          <w:rStyle w:val="CommentReference"/>
        </w:rPr>
        <w:annotationRef/>
      </w:r>
      <w:r>
        <w:t>I checked the CSU Formatting guide, it mentions:</w:t>
      </w:r>
    </w:p>
    <w:p w14:paraId="2BE1E9AF" w14:textId="77777777" w:rsidR="0098679B" w:rsidRDefault="0098679B" w:rsidP="00CA4643">
      <w:pPr>
        <w:pStyle w:val="CommentText"/>
        <w:numPr>
          <w:ilvl w:val="0"/>
          <w:numId w:val="27"/>
        </w:numPr>
      </w:pPr>
      <w:r>
        <w:t>The References or Bibliography heading is a major heading and the formatting needs to match chapter headings.</w:t>
      </w:r>
    </w:p>
    <w:p w14:paraId="40589769" w14:textId="6E33E12D" w:rsidR="0098679B" w:rsidRDefault="0098679B" w:rsidP="00CA4643">
      <w:pPr>
        <w:pStyle w:val="CommentText"/>
        <w:numPr>
          <w:ilvl w:val="0"/>
          <w:numId w:val="27"/>
        </w:numPr>
      </w:pPr>
      <w:r>
        <w:t xml:space="preserve">References </w:t>
      </w:r>
      <w:proofErr w:type="gramStart"/>
      <w:r>
        <w:t>are aligned</w:t>
      </w:r>
      <w:proofErr w:type="gramEnd"/>
      <w:r>
        <w:t xml:space="preserve"> flush with the left margin.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3D87B20" w15:done="0"/>
  <w15:commentEx w15:paraId="12954ABD" w15:paraIdParent="53D87B20" w15:done="0"/>
  <w15:commentEx w15:paraId="4646D4D9" w15:done="0"/>
  <w15:commentEx w15:paraId="1DCC0D52" w15:paraIdParent="4646D4D9" w15:done="0"/>
  <w15:commentEx w15:paraId="266062BF" w15:done="0"/>
  <w15:commentEx w15:paraId="5AB91207" w15:done="0"/>
  <w15:commentEx w15:paraId="494B207C" w15:done="0"/>
  <w15:commentEx w15:paraId="08F56BD1" w15:done="0"/>
  <w15:commentEx w15:paraId="77B289F0" w15:done="0"/>
  <w15:commentEx w15:paraId="2B07282D" w15:paraIdParent="77B289F0" w15:done="0"/>
  <w15:commentEx w15:paraId="35972985" w15:done="0"/>
  <w15:commentEx w15:paraId="3F2C845A" w15:done="0"/>
  <w15:commentEx w15:paraId="189F8389" w15:paraIdParent="3F2C845A" w15:done="0"/>
  <w15:commentEx w15:paraId="4DB3EDE5" w15:done="0"/>
  <w15:commentEx w15:paraId="384081CA" w15:done="0"/>
  <w15:commentEx w15:paraId="621B0FA5" w15:paraIdParent="384081CA" w15:done="0"/>
  <w15:commentEx w15:paraId="3597DB23" w15:done="0"/>
  <w15:commentEx w15:paraId="4552749C" w15:done="0"/>
  <w15:commentEx w15:paraId="3967618B" w15:paraIdParent="4552749C" w15:done="0"/>
  <w15:commentEx w15:paraId="74AAB741" w15:done="0"/>
  <w15:commentEx w15:paraId="79C59037" w15:done="0"/>
  <w15:commentEx w15:paraId="23F6C221" w15:done="0"/>
  <w15:commentEx w15:paraId="48D7E59E" w15:paraIdParent="23F6C221" w15:done="0"/>
  <w15:commentEx w15:paraId="1F538367" w15:done="0"/>
  <w15:commentEx w15:paraId="7FC7797D" w15:paraIdParent="1F538367" w15:done="0"/>
  <w15:commentEx w15:paraId="49D9C0FA" w15:done="0"/>
  <w15:commentEx w15:paraId="315E1681" w15:done="0"/>
  <w15:commentEx w15:paraId="628ECB0B" w15:done="0"/>
  <w15:commentEx w15:paraId="14850AF2" w15:done="0"/>
  <w15:commentEx w15:paraId="1AFBA30E" w15:paraIdParent="14850AF2" w15:done="0"/>
  <w15:commentEx w15:paraId="673E92ED" w15:done="0"/>
  <w15:commentEx w15:paraId="00125A53" w15:paraIdParent="673E92ED" w15:done="0"/>
  <w15:commentEx w15:paraId="546FB4A6" w15:done="0"/>
  <w15:commentEx w15:paraId="1AA46699" w15:done="0"/>
  <w15:commentEx w15:paraId="48A58936" w15:done="0"/>
  <w15:commentEx w15:paraId="293D4CC3" w15:done="0"/>
  <w15:commentEx w15:paraId="0F7BDB3A" w15:done="0"/>
  <w15:commentEx w15:paraId="16931CA0" w15:paraIdParent="0F7BDB3A" w15:done="0"/>
  <w15:commentEx w15:paraId="35FA0CCC" w15:done="0"/>
  <w15:commentEx w15:paraId="53C42D58" w15:done="0"/>
  <w15:commentEx w15:paraId="776556B9" w15:done="0"/>
  <w15:commentEx w15:paraId="69ADE594" w15:done="0"/>
  <w15:commentEx w15:paraId="09290834" w15:done="0"/>
  <w15:commentEx w15:paraId="3D9A02FD" w15:done="0"/>
  <w15:commentEx w15:paraId="2C044BCC" w15:done="0"/>
  <w15:commentEx w15:paraId="1EF57F6F" w15:done="0"/>
  <w15:commentEx w15:paraId="2E8E8A6B" w15:paraIdParent="1EF57F6F" w15:done="0"/>
  <w15:commentEx w15:paraId="2C0A8150" w15:done="0"/>
  <w15:commentEx w15:paraId="40589769" w15:paraIdParent="2C0A815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5D2017" w14:textId="77777777" w:rsidR="00AC27AF" w:rsidRDefault="00AC27AF" w:rsidP="00CF7C06">
      <w:pPr>
        <w:spacing w:after="0" w:line="240" w:lineRule="auto"/>
      </w:pPr>
      <w:r>
        <w:separator/>
      </w:r>
    </w:p>
  </w:endnote>
  <w:endnote w:type="continuationSeparator" w:id="0">
    <w:p w14:paraId="5B05B4E4" w14:textId="77777777" w:rsidR="00AC27AF" w:rsidRDefault="00AC27AF" w:rsidP="00CF7C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F33A8" w14:textId="77777777" w:rsidR="0098679B" w:rsidRDefault="0098679B">
    <w:pPr>
      <w:pStyle w:val="Footer"/>
      <w:jc w:val="center"/>
    </w:pPr>
  </w:p>
  <w:p w14:paraId="3A9D9729" w14:textId="77777777" w:rsidR="0098679B" w:rsidRDefault="009867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27955"/>
      <w:docPartObj>
        <w:docPartGallery w:val="Page Numbers (Bottom of Page)"/>
        <w:docPartUnique/>
      </w:docPartObj>
    </w:sdtPr>
    <w:sdtContent>
      <w:p w14:paraId="4BC5BE47" w14:textId="77777777" w:rsidR="0098679B" w:rsidRDefault="0098679B">
        <w:pPr>
          <w:pStyle w:val="Footer"/>
          <w:jc w:val="center"/>
        </w:pPr>
        <w:r>
          <w:fldChar w:fldCharType="begin"/>
        </w:r>
        <w:r>
          <w:instrText xml:space="preserve"> PAGE   \* MERGEFORMAT </w:instrText>
        </w:r>
        <w:r>
          <w:fldChar w:fldCharType="separate"/>
        </w:r>
        <w:r w:rsidR="00F155B2">
          <w:rPr>
            <w:noProof/>
          </w:rPr>
          <w:t>21</w:t>
        </w:r>
        <w:r>
          <w:rPr>
            <w:noProof/>
          </w:rPr>
          <w:fldChar w:fldCharType="end"/>
        </w:r>
      </w:p>
    </w:sdtContent>
  </w:sdt>
  <w:p w14:paraId="7C217BFC" w14:textId="77777777" w:rsidR="0098679B" w:rsidRDefault="009867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549235" w14:textId="77777777" w:rsidR="00AC27AF" w:rsidRDefault="00AC27AF" w:rsidP="00CF7C06">
      <w:pPr>
        <w:spacing w:after="0" w:line="240" w:lineRule="auto"/>
      </w:pPr>
      <w:r>
        <w:separator/>
      </w:r>
    </w:p>
  </w:footnote>
  <w:footnote w:type="continuationSeparator" w:id="0">
    <w:p w14:paraId="44594BCC" w14:textId="77777777" w:rsidR="00AC27AF" w:rsidRDefault="00AC27AF" w:rsidP="00CF7C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35038" w14:textId="77777777" w:rsidR="0098679B" w:rsidRPr="00EF2C2D" w:rsidRDefault="0098679B" w:rsidP="00EF2C2D">
    <w:pPr>
      <w:pStyle w:val="Header"/>
      <w:contextualSpacing/>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AA0EE1" w14:textId="77777777" w:rsidR="0098679B" w:rsidRDefault="0098679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60640"/>
    <w:multiLevelType w:val="multilevel"/>
    <w:tmpl w:val="13FC0864"/>
    <w:lvl w:ilvl="0">
      <w:start w:val="1"/>
      <w:numFmt w:val="decimal"/>
      <w:lvlText w:val="%1."/>
      <w:lvlJc w:val="left"/>
      <w:pPr>
        <w:ind w:left="540" w:hanging="360"/>
      </w:pPr>
    </w:lvl>
    <w:lvl w:ilvl="1">
      <w:start w:val="2"/>
      <w:numFmt w:val="decimal"/>
      <w:isLgl/>
      <w:lvlText w:val="%1.%2"/>
      <w:lvlJc w:val="left"/>
      <w:pPr>
        <w:ind w:left="540" w:hanging="36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260" w:hanging="108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620" w:hanging="1440"/>
      </w:pPr>
      <w:rPr>
        <w:rFonts w:hint="default"/>
      </w:rPr>
    </w:lvl>
    <w:lvl w:ilvl="8">
      <w:start w:val="1"/>
      <w:numFmt w:val="decimal"/>
      <w:isLgl/>
      <w:lvlText w:val="%1.%2.%3.%4.%5.%6.%7.%8.%9"/>
      <w:lvlJc w:val="left"/>
      <w:pPr>
        <w:ind w:left="1980" w:hanging="1800"/>
      </w:pPr>
      <w:rPr>
        <w:rFonts w:hint="default"/>
      </w:rPr>
    </w:lvl>
  </w:abstractNum>
  <w:abstractNum w:abstractNumId="1" w15:restartNumberingAfterBreak="0">
    <w:nsid w:val="02176770"/>
    <w:multiLevelType w:val="hybridMultilevel"/>
    <w:tmpl w:val="055AC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976B2E"/>
    <w:multiLevelType w:val="hybridMultilevel"/>
    <w:tmpl w:val="2256A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755600"/>
    <w:multiLevelType w:val="hybridMultilevel"/>
    <w:tmpl w:val="DDD2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7F587D"/>
    <w:multiLevelType w:val="hybridMultilevel"/>
    <w:tmpl w:val="FEB029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4AE1E5C"/>
    <w:multiLevelType w:val="hybridMultilevel"/>
    <w:tmpl w:val="DD5E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5A354E"/>
    <w:multiLevelType w:val="hybridMultilevel"/>
    <w:tmpl w:val="3ABC9D42"/>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7" w15:restartNumberingAfterBreak="0">
    <w:nsid w:val="19200EF8"/>
    <w:multiLevelType w:val="hybridMultilevel"/>
    <w:tmpl w:val="FCE48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8E47BD"/>
    <w:multiLevelType w:val="multilevel"/>
    <w:tmpl w:val="7FC8B65A"/>
    <w:lvl w:ilvl="0">
      <w:start w:val="1"/>
      <w:numFmt w:val="decimal"/>
      <w:pStyle w:val="Subtitle"/>
      <w:lvlText w:val="[%1]"/>
      <w:lvlJc w:val="left"/>
      <w:pPr>
        <w:ind w:left="540" w:hanging="360"/>
      </w:pPr>
      <w:rPr>
        <w:rFonts w:hint="default"/>
      </w:rPr>
    </w:lvl>
    <w:lvl w:ilvl="1">
      <w:start w:val="2"/>
      <w:numFmt w:val="decimal"/>
      <w:isLgl/>
      <w:lvlText w:val="%1.%2"/>
      <w:lvlJc w:val="left"/>
      <w:pPr>
        <w:ind w:left="540" w:hanging="36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260" w:hanging="108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620" w:hanging="1440"/>
      </w:pPr>
      <w:rPr>
        <w:rFonts w:hint="default"/>
      </w:rPr>
    </w:lvl>
    <w:lvl w:ilvl="8">
      <w:start w:val="1"/>
      <w:numFmt w:val="decimal"/>
      <w:isLgl/>
      <w:lvlText w:val="%1.%2.%3.%4.%5.%6.%7.%8.%9"/>
      <w:lvlJc w:val="left"/>
      <w:pPr>
        <w:ind w:left="1980" w:hanging="1800"/>
      </w:pPr>
      <w:rPr>
        <w:rFonts w:hint="default"/>
      </w:rPr>
    </w:lvl>
  </w:abstractNum>
  <w:abstractNum w:abstractNumId="9" w15:restartNumberingAfterBreak="0">
    <w:nsid w:val="28893A75"/>
    <w:multiLevelType w:val="hybridMultilevel"/>
    <w:tmpl w:val="CAFA8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323BA3"/>
    <w:multiLevelType w:val="hybridMultilevel"/>
    <w:tmpl w:val="14AC55B4"/>
    <w:lvl w:ilvl="0" w:tplc="B6987C6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654C3F"/>
    <w:multiLevelType w:val="hybridMultilevel"/>
    <w:tmpl w:val="FD0C4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BC495C"/>
    <w:multiLevelType w:val="hybridMultilevel"/>
    <w:tmpl w:val="E01411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A81CF7"/>
    <w:multiLevelType w:val="hybridMultilevel"/>
    <w:tmpl w:val="705A9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3E21A0"/>
    <w:multiLevelType w:val="hybridMultilevel"/>
    <w:tmpl w:val="647AF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5D55C1"/>
    <w:multiLevelType w:val="hybridMultilevel"/>
    <w:tmpl w:val="107A5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2371A4"/>
    <w:multiLevelType w:val="hybridMultilevel"/>
    <w:tmpl w:val="C7163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AC2B3B"/>
    <w:multiLevelType w:val="hybridMultilevel"/>
    <w:tmpl w:val="FD2AD7F8"/>
    <w:lvl w:ilvl="0" w:tplc="BA58599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6A2129"/>
    <w:multiLevelType w:val="hybridMultilevel"/>
    <w:tmpl w:val="C1B83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7A1C76"/>
    <w:multiLevelType w:val="hybridMultilevel"/>
    <w:tmpl w:val="40AEA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AB01E7"/>
    <w:multiLevelType w:val="hybridMultilevel"/>
    <w:tmpl w:val="50FAE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4C6E81"/>
    <w:multiLevelType w:val="hybridMultilevel"/>
    <w:tmpl w:val="6916031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FB1331"/>
    <w:multiLevelType w:val="hybridMultilevel"/>
    <w:tmpl w:val="08CE2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5C6BE4"/>
    <w:multiLevelType w:val="hybridMultilevel"/>
    <w:tmpl w:val="BE72C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8B222A"/>
    <w:multiLevelType w:val="hybridMultilevel"/>
    <w:tmpl w:val="C4965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104903"/>
    <w:multiLevelType w:val="hybridMultilevel"/>
    <w:tmpl w:val="5A98E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035243"/>
    <w:multiLevelType w:val="hybridMultilevel"/>
    <w:tmpl w:val="3842A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FE322B"/>
    <w:multiLevelType w:val="hybridMultilevel"/>
    <w:tmpl w:val="69BEF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AC7865"/>
    <w:multiLevelType w:val="hybridMultilevel"/>
    <w:tmpl w:val="16867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6"/>
  </w:num>
  <w:num w:numId="3">
    <w:abstractNumId w:val="20"/>
  </w:num>
  <w:num w:numId="4">
    <w:abstractNumId w:val="17"/>
  </w:num>
  <w:num w:numId="5">
    <w:abstractNumId w:val="18"/>
  </w:num>
  <w:num w:numId="6">
    <w:abstractNumId w:val="22"/>
  </w:num>
  <w:num w:numId="7">
    <w:abstractNumId w:val="2"/>
  </w:num>
  <w:num w:numId="8">
    <w:abstractNumId w:val="10"/>
  </w:num>
  <w:num w:numId="9">
    <w:abstractNumId w:val="28"/>
  </w:num>
  <w:num w:numId="10">
    <w:abstractNumId w:val="6"/>
  </w:num>
  <w:num w:numId="11">
    <w:abstractNumId w:val="24"/>
  </w:num>
  <w:num w:numId="12">
    <w:abstractNumId w:val="0"/>
  </w:num>
  <w:num w:numId="13">
    <w:abstractNumId w:val="13"/>
  </w:num>
  <w:num w:numId="14">
    <w:abstractNumId w:val="15"/>
  </w:num>
  <w:num w:numId="15">
    <w:abstractNumId w:val="1"/>
  </w:num>
  <w:num w:numId="16">
    <w:abstractNumId w:val="19"/>
  </w:num>
  <w:num w:numId="17">
    <w:abstractNumId w:val="5"/>
  </w:num>
  <w:num w:numId="18">
    <w:abstractNumId w:val="23"/>
  </w:num>
  <w:num w:numId="19">
    <w:abstractNumId w:val="16"/>
  </w:num>
  <w:num w:numId="20">
    <w:abstractNumId w:val="8"/>
  </w:num>
  <w:num w:numId="21">
    <w:abstractNumId w:val="12"/>
  </w:num>
  <w:num w:numId="22">
    <w:abstractNumId w:val="9"/>
  </w:num>
  <w:num w:numId="23">
    <w:abstractNumId w:val="21"/>
  </w:num>
  <w:num w:numId="24">
    <w:abstractNumId w:val="14"/>
  </w:num>
  <w:num w:numId="25">
    <w:abstractNumId w:val="25"/>
  </w:num>
  <w:num w:numId="26">
    <w:abstractNumId w:val="27"/>
  </w:num>
  <w:num w:numId="27">
    <w:abstractNumId w:val="7"/>
  </w:num>
  <w:num w:numId="28">
    <w:abstractNumId w:val="4"/>
  </w:num>
  <w:num w:numId="29">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itya">
    <w15:presenceInfo w15:providerId="None" w15:userId="Adity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2F88"/>
    <w:rsid w:val="00001184"/>
    <w:rsid w:val="00001262"/>
    <w:rsid w:val="0000128A"/>
    <w:rsid w:val="00003066"/>
    <w:rsid w:val="00004CC3"/>
    <w:rsid w:val="00006798"/>
    <w:rsid w:val="0000745D"/>
    <w:rsid w:val="00007FFA"/>
    <w:rsid w:val="00011BD9"/>
    <w:rsid w:val="000133E4"/>
    <w:rsid w:val="00014252"/>
    <w:rsid w:val="00014894"/>
    <w:rsid w:val="000159BD"/>
    <w:rsid w:val="0001685D"/>
    <w:rsid w:val="00016907"/>
    <w:rsid w:val="00016B47"/>
    <w:rsid w:val="00016D94"/>
    <w:rsid w:val="00017565"/>
    <w:rsid w:val="000217E2"/>
    <w:rsid w:val="00022295"/>
    <w:rsid w:val="0002234B"/>
    <w:rsid w:val="00022A54"/>
    <w:rsid w:val="00024DBD"/>
    <w:rsid w:val="00025C55"/>
    <w:rsid w:val="0003034F"/>
    <w:rsid w:val="0003066E"/>
    <w:rsid w:val="000319B5"/>
    <w:rsid w:val="000328D2"/>
    <w:rsid w:val="00033DD4"/>
    <w:rsid w:val="0003479A"/>
    <w:rsid w:val="00036078"/>
    <w:rsid w:val="000365B7"/>
    <w:rsid w:val="000368ED"/>
    <w:rsid w:val="00037AEF"/>
    <w:rsid w:val="00040E03"/>
    <w:rsid w:val="0004127A"/>
    <w:rsid w:val="00043D1D"/>
    <w:rsid w:val="00044DBD"/>
    <w:rsid w:val="00046E08"/>
    <w:rsid w:val="00051A42"/>
    <w:rsid w:val="00051AF9"/>
    <w:rsid w:val="00052118"/>
    <w:rsid w:val="00052710"/>
    <w:rsid w:val="000531AD"/>
    <w:rsid w:val="00054547"/>
    <w:rsid w:val="00054715"/>
    <w:rsid w:val="0005485E"/>
    <w:rsid w:val="00055042"/>
    <w:rsid w:val="00055A1D"/>
    <w:rsid w:val="00057505"/>
    <w:rsid w:val="000578D2"/>
    <w:rsid w:val="000600DF"/>
    <w:rsid w:val="000609B9"/>
    <w:rsid w:val="00060E51"/>
    <w:rsid w:val="000619A9"/>
    <w:rsid w:val="00061F20"/>
    <w:rsid w:val="000623C6"/>
    <w:rsid w:val="00063A30"/>
    <w:rsid w:val="00065C71"/>
    <w:rsid w:val="00065CDC"/>
    <w:rsid w:val="00065F90"/>
    <w:rsid w:val="0006752B"/>
    <w:rsid w:val="00070FAA"/>
    <w:rsid w:val="00071765"/>
    <w:rsid w:val="0007177B"/>
    <w:rsid w:val="000739C4"/>
    <w:rsid w:val="0007545E"/>
    <w:rsid w:val="000765F5"/>
    <w:rsid w:val="00076F74"/>
    <w:rsid w:val="000808F0"/>
    <w:rsid w:val="00080A9C"/>
    <w:rsid w:val="00080B15"/>
    <w:rsid w:val="00080C1D"/>
    <w:rsid w:val="00080F44"/>
    <w:rsid w:val="00081C89"/>
    <w:rsid w:val="00081D28"/>
    <w:rsid w:val="00083371"/>
    <w:rsid w:val="0008440F"/>
    <w:rsid w:val="0008473D"/>
    <w:rsid w:val="000857C5"/>
    <w:rsid w:val="00085D2D"/>
    <w:rsid w:val="000863AB"/>
    <w:rsid w:val="000863C0"/>
    <w:rsid w:val="000902E2"/>
    <w:rsid w:val="00090DE3"/>
    <w:rsid w:val="00091166"/>
    <w:rsid w:val="00091EFC"/>
    <w:rsid w:val="00092654"/>
    <w:rsid w:val="0009330C"/>
    <w:rsid w:val="000934ED"/>
    <w:rsid w:val="000948D4"/>
    <w:rsid w:val="00096F2F"/>
    <w:rsid w:val="000A1551"/>
    <w:rsid w:val="000A319E"/>
    <w:rsid w:val="000A4F12"/>
    <w:rsid w:val="000A57CF"/>
    <w:rsid w:val="000A7BB5"/>
    <w:rsid w:val="000B2699"/>
    <w:rsid w:val="000B2706"/>
    <w:rsid w:val="000B2A5D"/>
    <w:rsid w:val="000B30FF"/>
    <w:rsid w:val="000B3F4C"/>
    <w:rsid w:val="000B48BD"/>
    <w:rsid w:val="000B4911"/>
    <w:rsid w:val="000B55F4"/>
    <w:rsid w:val="000B576F"/>
    <w:rsid w:val="000B78D8"/>
    <w:rsid w:val="000B7CAA"/>
    <w:rsid w:val="000B7CD2"/>
    <w:rsid w:val="000C346B"/>
    <w:rsid w:val="000C3C88"/>
    <w:rsid w:val="000C5882"/>
    <w:rsid w:val="000C78A3"/>
    <w:rsid w:val="000C7BE4"/>
    <w:rsid w:val="000C7F29"/>
    <w:rsid w:val="000D2694"/>
    <w:rsid w:val="000D39D7"/>
    <w:rsid w:val="000D5D13"/>
    <w:rsid w:val="000D5DF6"/>
    <w:rsid w:val="000D5EE0"/>
    <w:rsid w:val="000D5FDD"/>
    <w:rsid w:val="000D6F63"/>
    <w:rsid w:val="000D70BA"/>
    <w:rsid w:val="000D78D3"/>
    <w:rsid w:val="000D7D50"/>
    <w:rsid w:val="000E0BE3"/>
    <w:rsid w:val="000E3DC5"/>
    <w:rsid w:val="000E4AA6"/>
    <w:rsid w:val="000E517E"/>
    <w:rsid w:val="000E5EB1"/>
    <w:rsid w:val="000F09D0"/>
    <w:rsid w:val="000F1896"/>
    <w:rsid w:val="000F18C2"/>
    <w:rsid w:val="000F1B0C"/>
    <w:rsid w:val="000F2C7E"/>
    <w:rsid w:val="000F3189"/>
    <w:rsid w:val="000F4172"/>
    <w:rsid w:val="000F79C0"/>
    <w:rsid w:val="000F7D5A"/>
    <w:rsid w:val="0010019D"/>
    <w:rsid w:val="001006A9"/>
    <w:rsid w:val="0010099A"/>
    <w:rsid w:val="00100C06"/>
    <w:rsid w:val="00100F69"/>
    <w:rsid w:val="001013E3"/>
    <w:rsid w:val="001015F5"/>
    <w:rsid w:val="00101693"/>
    <w:rsid w:val="00101969"/>
    <w:rsid w:val="0010243B"/>
    <w:rsid w:val="00103EFB"/>
    <w:rsid w:val="001067D5"/>
    <w:rsid w:val="00106833"/>
    <w:rsid w:val="00107C5A"/>
    <w:rsid w:val="00107E6C"/>
    <w:rsid w:val="00110275"/>
    <w:rsid w:val="00110E4B"/>
    <w:rsid w:val="00110E5D"/>
    <w:rsid w:val="00111309"/>
    <w:rsid w:val="0011131E"/>
    <w:rsid w:val="00111CBA"/>
    <w:rsid w:val="00112DD3"/>
    <w:rsid w:val="00112DDC"/>
    <w:rsid w:val="00112E74"/>
    <w:rsid w:val="00113CC7"/>
    <w:rsid w:val="00114EB0"/>
    <w:rsid w:val="00115968"/>
    <w:rsid w:val="00115D86"/>
    <w:rsid w:val="001230F9"/>
    <w:rsid w:val="0012388A"/>
    <w:rsid w:val="00124139"/>
    <w:rsid w:val="00125100"/>
    <w:rsid w:val="00125D4F"/>
    <w:rsid w:val="001265EA"/>
    <w:rsid w:val="0012724F"/>
    <w:rsid w:val="00127B46"/>
    <w:rsid w:val="001308F2"/>
    <w:rsid w:val="00131AD3"/>
    <w:rsid w:val="00131C25"/>
    <w:rsid w:val="00132084"/>
    <w:rsid w:val="001348E4"/>
    <w:rsid w:val="0013538D"/>
    <w:rsid w:val="001367F6"/>
    <w:rsid w:val="001374BD"/>
    <w:rsid w:val="00140562"/>
    <w:rsid w:val="00140B84"/>
    <w:rsid w:val="0014112C"/>
    <w:rsid w:val="001416E9"/>
    <w:rsid w:val="00142A97"/>
    <w:rsid w:val="0014431C"/>
    <w:rsid w:val="001453DA"/>
    <w:rsid w:val="00145FCD"/>
    <w:rsid w:val="001465A0"/>
    <w:rsid w:val="00146B17"/>
    <w:rsid w:val="00146E55"/>
    <w:rsid w:val="00147796"/>
    <w:rsid w:val="001517F6"/>
    <w:rsid w:val="00153812"/>
    <w:rsid w:val="00153D55"/>
    <w:rsid w:val="00154978"/>
    <w:rsid w:val="00155325"/>
    <w:rsid w:val="00155471"/>
    <w:rsid w:val="00156339"/>
    <w:rsid w:val="001564BD"/>
    <w:rsid w:val="0015679F"/>
    <w:rsid w:val="0015697D"/>
    <w:rsid w:val="00156C7D"/>
    <w:rsid w:val="001572A3"/>
    <w:rsid w:val="0015749B"/>
    <w:rsid w:val="00157F75"/>
    <w:rsid w:val="001610EF"/>
    <w:rsid w:val="00162444"/>
    <w:rsid w:val="001633F3"/>
    <w:rsid w:val="00164C0E"/>
    <w:rsid w:val="00164CE6"/>
    <w:rsid w:val="00165333"/>
    <w:rsid w:val="001663BF"/>
    <w:rsid w:val="001674F4"/>
    <w:rsid w:val="00170196"/>
    <w:rsid w:val="00170318"/>
    <w:rsid w:val="0017084C"/>
    <w:rsid w:val="001711EB"/>
    <w:rsid w:val="001720AF"/>
    <w:rsid w:val="00172AF5"/>
    <w:rsid w:val="00172BEA"/>
    <w:rsid w:val="00173432"/>
    <w:rsid w:val="001751EF"/>
    <w:rsid w:val="00175D2A"/>
    <w:rsid w:val="001774BB"/>
    <w:rsid w:val="00180952"/>
    <w:rsid w:val="001813D0"/>
    <w:rsid w:val="0018162B"/>
    <w:rsid w:val="0018604E"/>
    <w:rsid w:val="00186A9E"/>
    <w:rsid w:val="00186CAC"/>
    <w:rsid w:val="00187976"/>
    <w:rsid w:val="0019087C"/>
    <w:rsid w:val="00191E05"/>
    <w:rsid w:val="001926B8"/>
    <w:rsid w:val="00193449"/>
    <w:rsid w:val="00193CDC"/>
    <w:rsid w:val="00194F2F"/>
    <w:rsid w:val="00195540"/>
    <w:rsid w:val="00196C54"/>
    <w:rsid w:val="001977C9"/>
    <w:rsid w:val="00197AC0"/>
    <w:rsid w:val="001A1168"/>
    <w:rsid w:val="001A17DB"/>
    <w:rsid w:val="001A27C8"/>
    <w:rsid w:val="001A2E9E"/>
    <w:rsid w:val="001A314F"/>
    <w:rsid w:val="001A3423"/>
    <w:rsid w:val="001A414B"/>
    <w:rsid w:val="001A5EE3"/>
    <w:rsid w:val="001A6340"/>
    <w:rsid w:val="001A6EF4"/>
    <w:rsid w:val="001A73BC"/>
    <w:rsid w:val="001B0DC8"/>
    <w:rsid w:val="001B16AA"/>
    <w:rsid w:val="001B34EF"/>
    <w:rsid w:val="001B3EA4"/>
    <w:rsid w:val="001B485D"/>
    <w:rsid w:val="001B535C"/>
    <w:rsid w:val="001B6662"/>
    <w:rsid w:val="001B6BFF"/>
    <w:rsid w:val="001B6F18"/>
    <w:rsid w:val="001B7909"/>
    <w:rsid w:val="001C1357"/>
    <w:rsid w:val="001C2C34"/>
    <w:rsid w:val="001C2F67"/>
    <w:rsid w:val="001C47D2"/>
    <w:rsid w:val="001C54F4"/>
    <w:rsid w:val="001C6ACD"/>
    <w:rsid w:val="001C765E"/>
    <w:rsid w:val="001C7901"/>
    <w:rsid w:val="001D0452"/>
    <w:rsid w:val="001D0A7F"/>
    <w:rsid w:val="001D0C0A"/>
    <w:rsid w:val="001D107A"/>
    <w:rsid w:val="001D1C71"/>
    <w:rsid w:val="001D252C"/>
    <w:rsid w:val="001D277E"/>
    <w:rsid w:val="001D31C9"/>
    <w:rsid w:val="001D4520"/>
    <w:rsid w:val="001D4C35"/>
    <w:rsid w:val="001D6826"/>
    <w:rsid w:val="001D6BD4"/>
    <w:rsid w:val="001D6FB9"/>
    <w:rsid w:val="001D7502"/>
    <w:rsid w:val="001E04CD"/>
    <w:rsid w:val="001E0A4D"/>
    <w:rsid w:val="001E0E47"/>
    <w:rsid w:val="001E24A3"/>
    <w:rsid w:val="001E261D"/>
    <w:rsid w:val="001E3733"/>
    <w:rsid w:val="001E4D38"/>
    <w:rsid w:val="001E4EBD"/>
    <w:rsid w:val="001E58C5"/>
    <w:rsid w:val="001E6025"/>
    <w:rsid w:val="001E63BE"/>
    <w:rsid w:val="001E63C6"/>
    <w:rsid w:val="001E7D12"/>
    <w:rsid w:val="001F1194"/>
    <w:rsid w:val="001F1AB7"/>
    <w:rsid w:val="001F1C34"/>
    <w:rsid w:val="001F2EB5"/>
    <w:rsid w:val="001F30AA"/>
    <w:rsid w:val="001F47B7"/>
    <w:rsid w:val="001F60B8"/>
    <w:rsid w:val="001F63FB"/>
    <w:rsid w:val="001F695F"/>
    <w:rsid w:val="00202939"/>
    <w:rsid w:val="00202A97"/>
    <w:rsid w:val="00202D54"/>
    <w:rsid w:val="00202E7E"/>
    <w:rsid w:val="002050FB"/>
    <w:rsid w:val="00205824"/>
    <w:rsid w:val="002069F9"/>
    <w:rsid w:val="00207A1B"/>
    <w:rsid w:val="00207B78"/>
    <w:rsid w:val="00210381"/>
    <w:rsid w:val="00210AAE"/>
    <w:rsid w:val="00213908"/>
    <w:rsid w:val="00214820"/>
    <w:rsid w:val="00214AC0"/>
    <w:rsid w:val="00215258"/>
    <w:rsid w:val="0021604C"/>
    <w:rsid w:val="00216206"/>
    <w:rsid w:val="0021654C"/>
    <w:rsid w:val="00216E37"/>
    <w:rsid w:val="00217974"/>
    <w:rsid w:val="00217FA0"/>
    <w:rsid w:val="00220351"/>
    <w:rsid w:val="00222B2E"/>
    <w:rsid w:val="002244A0"/>
    <w:rsid w:val="00225B32"/>
    <w:rsid w:val="002315DA"/>
    <w:rsid w:val="002315E9"/>
    <w:rsid w:val="00233AF2"/>
    <w:rsid w:val="002346B9"/>
    <w:rsid w:val="00234C15"/>
    <w:rsid w:val="002356EC"/>
    <w:rsid w:val="00235FDF"/>
    <w:rsid w:val="002364CC"/>
    <w:rsid w:val="00237749"/>
    <w:rsid w:val="00237BA1"/>
    <w:rsid w:val="00237E64"/>
    <w:rsid w:val="0024039F"/>
    <w:rsid w:val="002419BC"/>
    <w:rsid w:val="00244E67"/>
    <w:rsid w:val="00251AD7"/>
    <w:rsid w:val="00251D33"/>
    <w:rsid w:val="00251FE2"/>
    <w:rsid w:val="002527BB"/>
    <w:rsid w:val="00252AFB"/>
    <w:rsid w:val="00253516"/>
    <w:rsid w:val="00254648"/>
    <w:rsid w:val="002549A1"/>
    <w:rsid w:val="00255B59"/>
    <w:rsid w:val="00256012"/>
    <w:rsid w:val="0025602D"/>
    <w:rsid w:val="0025741B"/>
    <w:rsid w:val="00257F1C"/>
    <w:rsid w:val="002623D3"/>
    <w:rsid w:val="002625D1"/>
    <w:rsid w:val="002626D5"/>
    <w:rsid w:val="00262A6A"/>
    <w:rsid w:val="00264C53"/>
    <w:rsid w:val="00264E34"/>
    <w:rsid w:val="002652CF"/>
    <w:rsid w:val="00266399"/>
    <w:rsid w:val="00270E7F"/>
    <w:rsid w:val="002717A8"/>
    <w:rsid w:val="00271B77"/>
    <w:rsid w:val="00272F34"/>
    <w:rsid w:val="00280EED"/>
    <w:rsid w:val="002812D3"/>
    <w:rsid w:val="00281677"/>
    <w:rsid w:val="00281D51"/>
    <w:rsid w:val="00281E4E"/>
    <w:rsid w:val="002825A3"/>
    <w:rsid w:val="002831BD"/>
    <w:rsid w:val="00283349"/>
    <w:rsid w:val="0028373F"/>
    <w:rsid w:val="00283805"/>
    <w:rsid w:val="00283D3C"/>
    <w:rsid w:val="00284158"/>
    <w:rsid w:val="00287285"/>
    <w:rsid w:val="00290124"/>
    <w:rsid w:val="00291608"/>
    <w:rsid w:val="00291AAF"/>
    <w:rsid w:val="0029253C"/>
    <w:rsid w:val="00292CA2"/>
    <w:rsid w:val="00292DA9"/>
    <w:rsid w:val="00293D22"/>
    <w:rsid w:val="002944AB"/>
    <w:rsid w:val="00294E30"/>
    <w:rsid w:val="00294F83"/>
    <w:rsid w:val="002950CD"/>
    <w:rsid w:val="0029558A"/>
    <w:rsid w:val="00295A11"/>
    <w:rsid w:val="00297070"/>
    <w:rsid w:val="002977FA"/>
    <w:rsid w:val="002A0193"/>
    <w:rsid w:val="002A1352"/>
    <w:rsid w:val="002A1B92"/>
    <w:rsid w:val="002A2231"/>
    <w:rsid w:val="002A2E92"/>
    <w:rsid w:val="002A3429"/>
    <w:rsid w:val="002A67D5"/>
    <w:rsid w:val="002A69A2"/>
    <w:rsid w:val="002A7605"/>
    <w:rsid w:val="002A79E5"/>
    <w:rsid w:val="002B022A"/>
    <w:rsid w:val="002B12E8"/>
    <w:rsid w:val="002B14D8"/>
    <w:rsid w:val="002B1C58"/>
    <w:rsid w:val="002B1FEF"/>
    <w:rsid w:val="002B2C4E"/>
    <w:rsid w:val="002B3AB2"/>
    <w:rsid w:val="002B41B1"/>
    <w:rsid w:val="002B45A8"/>
    <w:rsid w:val="002B4CE0"/>
    <w:rsid w:val="002B6238"/>
    <w:rsid w:val="002B6861"/>
    <w:rsid w:val="002B6C78"/>
    <w:rsid w:val="002B6D0A"/>
    <w:rsid w:val="002B7457"/>
    <w:rsid w:val="002C05E9"/>
    <w:rsid w:val="002C19E7"/>
    <w:rsid w:val="002C1D49"/>
    <w:rsid w:val="002C2B86"/>
    <w:rsid w:val="002C474F"/>
    <w:rsid w:val="002C4DE3"/>
    <w:rsid w:val="002C5ECB"/>
    <w:rsid w:val="002C6F01"/>
    <w:rsid w:val="002D0A6D"/>
    <w:rsid w:val="002D1769"/>
    <w:rsid w:val="002D1A6D"/>
    <w:rsid w:val="002D3C51"/>
    <w:rsid w:val="002D4242"/>
    <w:rsid w:val="002D520E"/>
    <w:rsid w:val="002D55C1"/>
    <w:rsid w:val="002D5FC4"/>
    <w:rsid w:val="002D7DE9"/>
    <w:rsid w:val="002E065C"/>
    <w:rsid w:val="002E0C09"/>
    <w:rsid w:val="002E0F1E"/>
    <w:rsid w:val="002E1402"/>
    <w:rsid w:val="002E2211"/>
    <w:rsid w:val="002E3F19"/>
    <w:rsid w:val="002E4131"/>
    <w:rsid w:val="002E5788"/>
    <w:rsid w:val="002E67E8"/>
    <w:rsid w:val="002E7244"/>
    <w:rsid w:val="002E76ED"/>
    <w:rsid w:val="002E7F39"/>
    <w:rsid w:val="002F2CB3"/>
    <w:rsid w:val="002F475D"/>
    <w:rsid w:val="002F4FAE"/>
    <w:rsid w:val="002F5057"/>
    <w:rsid w:val="002F565C"/>
    <w:rsid w:val="0030013A"/>
    <w:rsid w:val="00300DFF"/>
    <w:rsid w:val="00300E7C"/>
    <w:rsid w:val="00301A13"/>
    <w:rsid w:val="00301A88"/>
    <w:rsid w:val="00302BBF"/>
    <w:rsid w:val="0030402F"/>
    <w:rsid w:val="003044FA"/>
    <w:rsid w:val="0030736C"/>
    <w:rsid w:val="003075D2"/>
    <w:rsid w:val="00310436"/>
    <w:rsid w:val="00310D16"/>
    <w:rsid w:val="00310EFA"/>
    <w:rsid w:val="00311E63"/>
    <w:rsid w:val="0031250E"/>
    <w:rsid w:val="003125DA"/>
    <w:rsid w:val="00313D82"/>
    <w:rsid w:val="00314D1D"/>
    <w:rsid w:val="00314D99"/>
    <w:rsid w:val="00315A32"/>
    <w:rsid w:val="00316BD3"/>
    <w:rsid w:val="00317199"/>
    <w:rsid w:val="003174FD"/>
    <w:rsid w:val="0031767E"/>
    <w:rsid w:val="00317E33"/>
    <w:rsid w:val="003209B2"/>
    <w:rsid w:val="00320A62"/>
    <w:rsid w:val="00321B1E"/>
    <w:rsid w:val="00321E73"/>
    <w:rsid w:val="00322127"/>
    <w:rsid w:val="00322DC5"/>
    <w:rsid w:val="0032329E"/>
    <w:rsid w:val="00323680"/>
    <w:rsid w:val="00324950"/>
    <w:rsid w:val="003253BC"/>
    <w:rsid w:val="003253DA"/>
    <w:rsid w:val="0032734E"/>
    <w:rsid w:val="0032774F"/>
    <w:rsid w:val="00330123"/>
    <w:rsid w:val="00330A05"/>
    <w:rsid w:val="00332111"/>
    <w:rsid w:val="00332D95"/>
    <w:rsid w:val="00333670"/>
    <w:rsid w:val="00334B2A"/>
    <w:rsid w:val="00335E1B"/>
    <w:rsid w:val="0033774E"/>
    <w:rsid w:val="003408D0"/>
    <w:rsid w:val="00344C4E"/>
    <w:rsid w:val="00344CFA"/>
    <w:rsid w:val="003457A3"/>
    <w:rsid w:val="00346623"/>
    <w:rsid w:val="00346C7E"/>
    <w:rsid w:val="00346D24"/>
    <w:rsid w:val="003478BF"/>
    <w:rsid w:val="00347CEE"/>
    <w:rsid w:val="0035060A"/>
    <w:rsid w:val="0035440A"/>
    <w:rsid w:val="00355A3B"/>
    <w:rsid w:val="00355C93"/>
    <w:rsid w:val="003563DF"/>
    <w:rsid w:val="00357AB3"/>
    <w:rsid w:val="0036063F"/>
    <w:rsid w:val="0036105F"/>
    <w:rsid w:val="003610CB"/>
    <w:rsid w:val="00361A3E"/>
    <w:rsid w:val="00361D0F"/>
    <w:rsid w:val="00362E74"/>
    <w:rsid w:val="0036430C"/>
    <w:rsid w:val="0036576F"/>
    <w:rsid w:val="00365F77"/>
    <w:rsid w:val="00367FB0"/>
    <w:rsid w:val="0037105C"/>
    <w:rsid w:val="003719B4"/>
    <w:rsid w:val="00371F32"/>
    <w:rsid w:val="003725A1"/>
    <w:rsid w:val="003726C1"/>
    <w:rsid w:val="003751AF"/>
    <w:rsid w:val="00375A71"/>
    <w:rsid w:val="00375BD4"/>
    <w:rsid w:val="00376CB7"/>
    <w:rsid w:val="00380BE6"/>
    <w:rsid w:val="00381E56"/>
    <w:rsid w:val="003828E2"/>
    <w:rsid w:val="00382F30"/>
    <w:rsid w:val="00384D8F"/>
    <w:rsid w:val="003901A2"/>
    <w:rsid w:val="00390E2E"/>
    <w:rsid w:val="003929DD"/>
    <w:rsid w:val="00392B8F"/>
    <w:rsid w:val="00393239"/>
    <w:rsid w:val="00395178"/>
    <w:rsid w:val="0039580E"/>
    <w:rsid w:val="00395885"/>
    <w:rsid w:val="00395890"/>
    <w:rsid w:val="00396071"/>
    <w:rsid w:val="00396410"/>
    <w:rsid w:val="0039641C"/>
    <w:rsid w:val="00397896"/>
    <w:rsid w:val="00397F16"/>
    <w:rsid w:val="003A108E"/>
    <w:rsid w:val="003A13AE"/>
    <w:rsid w:val="003A14EF"/>
    <w:rsid w:val="003A17F7"/>
    <w:rsid w:val="003A242E"/>
    <w:rsid w:val="003A2A2F"/>
    <w:rsid w:val="003A3E38"/>
    <w:rsid w:val="003A4F50"/>
    <w:rsid w:val="003A5B88"/>
    <w:rsid w:val="003A623A"/>
    <w:rsid w:val="003A703B"/>
    <w:rsid w:val="003A706C"/>
    <w:rsid w:val="003A7A2B"/>
    <w:rsid w:val="003A7B43"/>
    <w:rsid w:val="003B00C1"/>
    <w:rsid w:val="003B01D9"/>
    <w:rsid w:val="003B3DB7"/>
    <w:rsid w:val="003B6494"/>
    <w:rsid w:val="003B721D"/>
    <w:rsid w:val="003B73B9"/>
    <w:rsid w:val="003C062C"/>
    <w:rsid w:val="003C2992"/>
    <w:rsid w:val="003C4E19"/>
    <w:rsid w:val="003C4F2B"/>
    <w:rsid w:val="003C5B9C"/>
    <w:rsid w:val="003C6AE0"/>
    <w:rsid w:val="003D00BD"/>
    <w:rsid w:val="003D2486"/>
    <w:rsid w:val="003D261B"/>
    <w:rsid w:val="003D4861"/>
    <w:rsid w:val="003D4DBF"/>
    <w:rsid w:val="003D5142"/>
    <w:rsid w:val="003D51DE"/>
    <w:rsid w:val="003D609A"/>
    <w:rsid w:val="003D624E"/>
    <w:rsid w:val="003D66A1"/>
    <w:rsid w:val="003E04A2"/>
    <w:rsid w:val="003E13D8"/>
    <w:rsid w:val="003E29FD"/>
    <w:rsid w:val="003E334C"/>
    <w:rsid w:val="003E3FFC"/>
    <w:rsid w:val="003E54D6"/>
    <w:rsid w:val="003E7C90"/>
    <w:rsid w:val="003F05D2"/>
    <w:rsid w:val="003F09C5"/>
    <w:rsid w:val="003F0D18"/>
    <w:rsid w:val="003F2976"/>
    <w:rsid w:val="003F3746"/>
    <w:rsid w:val="003F427D"/>
    <w:rsid w:val="003F4885"/>
    <w:rsid w:val="003F4EAC"/>
    <w:rsid w:val="003F5547"/>
    <w:rsid w:val="003F722E"/>
    <w:rsid w:val="004000C5"/>
    <w:rsid w:val="00401C4C"/>
    <w:rsid w:val="00402C4B"/>
    <w:rsid w:val="00404742"/>
    <w:rsid w:val="004066F9"/>
    <w:rsid w:val="00406C47"/>
    <w:rsid w:val="004074D3"/>
    <w:rsid w:val="00407D33"/>
    <w:rsid w:val="0041013E"/>
    <w:rsid w:val="00410693"/>
    <w:rsid w:val="0041105A"/>
    <w:rsid w:val="0041124B"/>
    <w:rsid w:val="00411303"/>
    <w:rsid w:val="00411574"/>
    <w:rsid w:val="0041233A"/>
    <w:rsid w:val="004137F7"/>
    <w:rsid w:val="00413DC5"/>
    <w:rsid w:val="00414426"/>
    <w:rsid w:val="004152FE"/>
    <w:rsid w:val="004153F1"/>
    <w:rsid w:val="0041557E"/>
    <w:rsid w:val="00415B2A"/>
    <w:rsid w:val="00416451"/>
    <w:rsid w:val="00416613"/>
    <w:rsid w:val="00417E37"/>
    <w:rsid w:val="00422604"/>
    <w:rsid w:val="00423A07"/>
    <w:rsid w:val="00423C9D"/>
    <w:rsid w:val="00426675"/>
    <w:rsid w:val="00426F04"/>
    <w:rsid w:val="0042737F"/>
    <w:rsid w:val="00430A10"/>
    <w:rsid w:val="00430CC0"/>
    <w:rsid w:val="004315D6"/>
    <w:rsid w:val="00432759"/>
    <w:rsid w:val="00433102"/>
    <w:rsid w:val="00433B2E"/>
    <w:rsid w:val="00433B99"/>
    <w:rsid w:val="00434F7E"/>
    <w:rsid w:val="00436065"/>
    <w:rsid w:val="0043611E"/>
    <w:rsid w:val="00436842"/>
    <w:rsid w:val="00437FEE"/>
    <w:rsid w:val="004410D3"/>
    <w:rsid w:val="004413F4"/>
    <w:rsid w:val="00441473"/>
    <w:rsid w:val="00442262"/>
    <w:rsid w:val="004428FC"/>
    <w:rsid w:val="00443E5E"/>
    <w:rsid w:val="00443FE5"/>
    <w:rsid w:val="0044426E"/>
    <w:rsid w:val="0044533C"/>
    <w:rsid w:val="004454CB"/>
    <w:rsid w:val="004457B1"/>
    <w:rsid w:val="00446B08"/>
    <w:rsid w:val="00446E8C"/>
    <w:rsid w:val="00452EB2"/>
    <w:rsid w:val="0045425A"/>
    <w:rsid w:val="0045452B"/>
    <w:rsid w:val="00455AE9"/>
    <w:rsid w:val="004569D6"/>
    <w:rsid w:val="00460B2D"/>
    <w:rsid w:val="00460E7A"/>
    <w:rsid w:val="00461558"/>
    <w:rsid w:val="00461C33"/>
    <w:rsid w:val="004620B7"/>
    <w:rsid w:val="004640E1"/>
    <w:rsid w:val="00464CD3"/>
    <w:rsid w:val="004655AB"/>
    <w:rsid w:val="00466815"/>
    <w:rsid w:val="00467132"/>
    <w:rsid w:val="004679F0"/>
    <w:rsid w:val="004708AD"/>
    <w:rsid w:val="00472055"/>
    <w:rsid w:val="00472B4D"/>
    <w:rsid w:val="00474892"/>
    <w:rsid w:val="0047726F"/>
    <w:rsid w:val="004808E7"/>
    <w:rsid w:val="004819A6"/>
    <w:rsid w:val="00483766"/>
    <w:rsid w:val="00483D0B"/>
    <w:rsid w:val="00483FDB"/>
    <w:rsid w:val="0048417D"/>
    <w:rsid w:val="00484592"/>
    <w:rsid w:val="00484832"/>
    <w:rsid w:val="0048573B"/>
    <w:rsid w:val="00487516"/>
    <w:rsid w:val="00490318"/>
    <w:rsid w:val="0049144E"/>
    <w:rsid w:val="00493EF8"/>
    <w:rsid w:val="00494E25"/>
    <w:rsid w:val="004954E1"/>
    <w:rsid w:val="004A04BE"/>
    <w:rsid w:val="004A1975"/>
    <w:rsid w:val="004A1C23"/>
    <w:rsid w:val="004A2526"/>
    <w:rsid w:val="004A2C07"/>
    <w:rsid w:val="004A373D"/>
    <w:rsid w:val="004A3D1A"/>
    <w:rsid w:val="004A4706"/>
    <w:rsid w:val="004A4809"/>
    <w:rsid w:val="004A4CC8"/>
    <w:rsid w:val="004A589B"/>
    <w:rsid w:val="004A6AA2"/>
    <w:rsid w:val="004A7557"/>
    <w:rsid w:val="004A7B50"/>
    <w:rsid w:val="004B0003"/>
    <w:rsid w:val="004B18FE"/>
    <w:rsid w:val="004B2380"/>
    <w:rsid w:val="004B2812"/>
    <w:rsid w:val="004B2D8B"/>
    <w:rsid w:val="004B34A7"/>
    <w:rsid w:val="004B3C59"/>
    <w:rsid w:val="004B485D"/>
    <w:rsid w:val="004B51EE"/>
    <w:rsid w:val="004B53FE"/>
    <w:rsid w:val="004B5710"/>
    <w:rsid w:val="004B6A64"/>
    <w:rsid w:val="004B7697"/>
    <w:rsid w:val="004B7839"/>
    <w:rsid w:val="004C00E2"/>
    <w:rsid w:val="004C1D33"/>
    <w:rsid w:val="004C4AC0"/>
    <w:rsid w:val="004C539A"/>
    <w:rsid w:val="004D00AD"/>
    <w:rsid w:val="004D2075"/>
    <w:rsid w:val="004D2147"/>
    <w:rsid w:val="004D23F4"/>
    <w:rsid w:val="004D2F9E"/>
    <w:rsid w:val="004D30F0"/>
    <w:rsid w:val="004D4846"/>
    <w:rsid w:val="004D601E"/>
    <w:rsid w:val="004D69C7"/>
    <w:rsid w:val="004D6AC8"/>
    <w:rsid w:val="004D7476"/>
    <w:rsid w:val="004D7AE6"/>
    <w:rsid w:val="004E0B6D"/>
    <w:rsid w:val="004E34A6"/>
    <w:rsid w:val="004E47E7"/>
    <w:rsid w:val="004E4BCE"/>
    <w:rsid w:val="004E5D1B"/>
    <w:rsid w:val="004E62CE"/>
    <w:rsid w:val="004E6706"/>
    <w:rsid w:val="004E6C1F"/>
    <w:rsid w:val="004F0FD2"/>
    <w:rsid w:val="004F10AD"/>
    <w:rsid w:val="004F1722"/>
    <w:rsid w:val="004F22A0"/>
    <w:rsid w:val="004F2A58"/>
    <w:rsid w:val="004F34C3"/>
    <w:rsid w:val="004F4E05"/>
    <w:rsid w:val="004F57D0"/>
    <w:rsid w:val="004F6FDC"/>
    <w:rsid w:val="004F7386"/>
    <w:rsid w:val="004F7B9B"/>
    <w:rsid w:val="005018EB"/>
    <w:rsid w:val="00501B30"/>
    <w:rsid w:val="00501B7B"/>
    <w:rsid w:val="005040B0"/>
    <w:rsid w:val="00504FA8"/>
    <w:rsid w:val="00506347"/>
    <w:rsid w:val="005066AD"/>
    <w:rsid w:val="0050728F"/>
    <w:rsid w:val="0050741B"/>
    <w:rsid w:val="00507E8D"/>
    <w:rsid w:val="00510D04"/>
    <w:rsid w:val="005110F1"/>
    <w:rsid w:val="0051339E"/>
    <w:rsid w:val="00513BFA"/>
    <w:rsid w:val="00513CC9"/>
    <w:rsid w:val="00513FAF"/>
    <w:rsid w:val="00514469"/>
    <w:rsid w:val="00514525"/>
    <w:rsid w:val="005150D7"/>
    <w:rsid w:val="005156A5"/>
    <w:rsid w:val="00515947"/>
    <w:rsid w:val="00515BF6"/>
    <w:rsid w:val="00516B13"/>
    <w:rsid w:val="005170E4"/>
    <w:rsid w:val="00517796"/>
    <w:rsid w:val="0052070D"/>
    <w:rsid w:val="00521F49"/>
    <w:rsid w:val="00523408"/>
    <w:rsid w:val="00523847"/>
    <w:rsid w:val="00523B1F"/>
    <w:rsid w:val="00525B32"/>
    <w:rsid w:val="00525C55"/>
    <w:rsid w:val="005275D4"/>
    <w:rsid w:val="005317D2"/>
    <w:rsid w:val="005329F7"/>
    <w:rsid w:val="0053353E"/>
    <w:rsid w:val="00533810"/>
    <w:rsid w:val="00534C41"/>
    <w:rsid w:val="00534D38"/>
    <w:rsid w:val="005368CA"/>
    <w:rsid w:val="005379F9"/>
    <w:rsid w:val="0054070E"/>
    <w:rsid w:val="00540A21"/>
    <w:rsid w:val="0054357A"/>
    <w:rsid w:val="005445E9"/>
    <w:rsid w:val="00544B83"/>
    <w:rsid w:val="005450D8"/>
    <w:rsid w:val="00545394"/>
    <w:rsid w:val="005512BE"/>
    <w:rsid w:val="0055238C"/>
    <w:rsid w:val="00552C57"/>
    <w:rsid w:val="00553040"/>
    <w:rsid w:val="00555B2A"/>
    <w:rsid w:val="00555B3D"/>
    <w:rsid w:val="005562D1"/>
    <w:rsid w:val="005601E4"/>
    <w:rsid w:val="00560A7C"/>
    <w:rsid w:val="00562681"/>
    <w:rsid w:val="0056299C"/>
    <w:rsid w:val="005630EC"/>
    <w:rsid w:val="00563ADA"/>
    <w:rsid w:val="00563AE1"/>
    <w:rsid w:val="005648E7"/>
    <w:rsid w:val="005651C6"/>
    <w:rsid w:val="00565362"/>
    <w:rsid w:val="0056561C"/>
    <w:rsid w:val="00566010"/>
    <w:rsid w:val="00566C49"/>
    <w:rsid w:val="005672F4"/>
    <w:rsid w:val="005675AD"/>
    <w:rsid w:val="00567788"/>
    <w:rsid w:val="005677E4"/>
    <w:rsid w:val="005703AE"/>
    <w:rsid w:val="005706C8"/>
    <w:rsid w:val="0057074C"/>
    <w:rsid w:val="0057153E"/>
    <w:rsid w:val="0057230D"/>
    <w:rsid w:val="00572B5F"/>
    <w:rsid w:val="0057499F"/>
    <w:rsid w:val="00577FD0"/>
    <w:rsid w:val="005800BD"/>
    <w:rsid w:val="005819F0"/>
    <w:rsid w:val="00581CDF"/>
    <w:rsid w:val="00582798"/>
    <w:rsid w:val="005829E1"/>
    <w:rsid w:val="005829E7"/>
    <w:rsid w:val="00583593"/>
    <w:rsid w:val="0058616F"/>
    <w:rsid w:val="005870A5"/>
    <w:rsid w:val="00590D86"/>
    <w:rsid w:val="005913DD"/>
    <w:rsid w:val="00591A08"/>
    <w:rsid w:val="00593412"/>
    <w:rsid w:val="00594EAB"/>
    <w:rsid w:val="0059749C"/>
    <w:rsid w:val="00597C37"/>
    <w:rsid w:val="00597D75"/>
    <w:rsid w:val="005A07B1"/>
    <w:rsid w:val="005A0FE9"/>
    <w:rsid w:val="005A22CF"/>
    <w:rsid w:val="005A2415"/>
    <w:rsid w:val="005A546E"/>
    <w:rsid w:val="005A588D"/>
    <w:rsid w:val="005A5B1F"/>
    <w:rsid w:val="005A6B1D"/>
    <w:rsid w:val="005A7C61"/>
    <w:rsid w:val="005A7F39"/>
    <w:rsid w:val="005B00E5"/>
    <w:rsid w:val="005B27AE"/>
    <w:rsid w:val="005B2A62"/>
    <w:rsid w:val="005B2B3A"/>
    <w:rsid w:val="005B36F5"/>
    <w:rsid w:val="005B45F1"/>
    <w:rsid w:val="005B469C"/>
    <w:rsid w:val="005B50AE"/>
    <w:rsid w:val="005B6858"/>
    <w:rsid w:val="005C1E14"/>
    <w:rsid w:val="005C2770"/>
    <w:rsid w:val="005C29DA"/>
    <w:rsid w:val="005C2AF2"/>
    <w:rsid w:val="005C344B"/>
    <w:rsid w:val="005C35BA"/>
    <w:rsid w:val="005C3833"/>
    <w:rsid w:val="005C3F41"/>
    <w:rsid w:val="005C4C9F"/>
    <w:rsid w:val="005C54C7"/>
    <w:rsid w:val="005C6E8D"/>
    <w:rsid w:val="005C6FF7"/>
    <w:rsid w:val="005C78AA"/>
    <w:rsid w:val="005C7DC0"/>
    <w:rsid w:val="005D14B1"/>
    <w:rsid w:val="005D20DB"/>
    <w:rsid w:val="005D23EB"/>
    <w:rsid w:val="005D2569"/>
    <w:rsid w:val="005D3414"/>
    <w:rsid w:val="005D3C52"/>
    <w:rsid w:val="005D4E60"/>
    <w:rsid w:val="005D4EEC"/>
    <w:rsid w:val="005D4F74"/>
    <w:rsid w:val="005D5523"/>
    <w:rsid w:val="005D5F98"/>
    <w:rsid w:val="005D61B6"/>
    <w:rsid w:val="005D6283"/>
    <w:rsid w:val="005D6414"/>
    <w:rsid w:val="005D6BD4"/>
    <w:rsid w:val="005D7935"/>
    <w:rsid w:val="005E0C61"/>
    <w:rsid w:val="005E13B9"/>
    <w:rsid w:val="005E2DC4"/>
    <w:rsid w:val="005E3FC9"/>
    <w:rsid w:val="005E5F61"/>
    <w:rsid w:val="005E6318"/>
    <w:rsid w:val="005E6F81"/>
    <w:rsid w:val="005E71EA"/>
    <w:rsid w:val="005E75A7"/>
    <w:rsid w:val="005F137E"/>
    <w:rsid w:val="005F16A0"/>
    <w:rsid w:val="005F16DB"/>
    <w:rsid w:val="005F2A07"/>
    <w:rsid w:val="005F3125"/>
    <w:rsid w:val="005F493B"/>
    <w:rsid w:val="005F4EA1"/>
    <w:rsid w:val="005F552D"/>
    <w:rsid w:val="005F5EF4"/>
    <w:rsid w:val="005F668C"/>
    <w:rsid w:val="005F6A85"/>
    <w:rsid w:val="005F7724"/>
    <w:rsid w:val="006005D5"/>
    <w:rsid w:val="00600AE9"/>
    <w:rsid w:val="00600B0E"/>
    <w:rsid w:val="00601802"/>
    <w:rsid w:val="00601D3E"/>
    <w:rsid w:val="00601E45"/>
    <w:rsid w:val="00602393"/>
    <w:rsid w:val="006025E2"/>
    <w:rsid w:val="0060315C"/>
    <w:rsid w:val="00606184"/>
    <w:rsid w:val="00606296"/>
    <w:rsid w:val="00606346"/>
    <w:rsid w:val="00607D81"/>
    <w:rsid w:val="0061048D"/>
    <w:rsid w:val="00610956"/>
    <w:rsid w:val="00610A08"/>
    <w:rsid w:val="00611B8F"/>
    <w:rsid w:val="00612795"/>
    <w:rsid w:val="00616BA7"/>
    <w:rsid w:val="006177B9"/>
    <w:rsid w:val="00617F5C"/>
    <w:rsid w:val="00621057"/>
    <w:rsid w:val="006212BD"/>
    <w:rsid w:val="0062215E"/>
    <w:rsid w:val="00622232"/>
    <w:rsid w:val="0062344C"/>
    <w:rsid w:val="00624DFF"/>
    <w:rsid w:val="00624EE1"/>
    <w:rsid w:val="00625F81"/>
    <w:rsid w:val="00626A4E"/>
    <w:rsid w:val="00627375"/>
    <w:rsid w:val="006301F4"/>
    <w:rsid w:val="006306AB"/>
    <w:rsid w:val="00631F28"/>
    <w:rsid w:val="00632713"/>
    <w:rsid w:val="0063374C"/>
    <w:rsid w:val="006349A9"/>
    <w:rsid w:val="00634CEE"/>
    <w:rsid w:val="00635459"/>
    <w:rsid w:val="00636C6A"/>
    <w:rsid w:val="006377D1"/>
    <w:rsid w:val="006379B8"/>
    <w:rsid w:val="00640436"/>
    <w:rsid w:val="00640BCD"/>
    <w:rsid w:val="006410E1"/>
    <w:rsid w:val="006411A5"/>
    <w:rsid w:val="006413FE"/>
    <w:rsid w:val="0064172A"/>
    <w:rsid w:val="00641BDE"/>
    <w:rsid w:val="00642A23"/>
    <w:rsid w:val="00644880"/>
    <w:rsid w:val="00645DD1"/>
    <w:rsid w:val="0064656F"/>
    <w:rsid w:val="006471C3"/>
    <w:rsid w:val="0064756C"/>
    <w:rsid w:val="00647976"/>
    <w:rsid w:val="00651666"/>
    <w:rsid w:val="00652095"/>
    <w:rsid w:val="00652272"/>
    <w:rsid w:val="006524EF"/>
    <w:rsid w:val="006536BB"/>
    <w:rsid w:val="0065523D"/>
    <w:rsid w:val="00655E79"/>
    <w:rsid w:val="006571AB"/>
    <w:rsid w:val="00657385"/>
    <w:rsid w:val="006611F1"/>
    <w:rsid w:val="00661842"/>
    <w:rsid w:val="00663387"/>
    <w:rsid w:val="00663A13"/>
    <w:rsid w:val="00663A9C"/>
    <w:rsid w:val="00663E9E"/>
    <w:rsid w:val="0066511D"/>
    <w:rsid w:val="00665D09"/>
    <w:rsid w:val="00666844"/>
    <w:rsid w:val="00667E24"/>
    <w:rsid w:val="00670C0A"/>
    <w:rsid w:val="0067118B"/>
    <w:rsid w:val="006712A7"/>
    <w:rsid w:val="00672E62"/>
    <w:rsid w:val="006734AE"/>
    <w:rsid w:val="00673908"/>
    <w:rsid w:val="00674D19"/>
    <w:rsid w:val="006762B0"/>
    <w:rsid w:val="00676A4E"/>
    <w:rsid w:val="00680784"/>
    <w:rsid w:val="006819A8"/>
    <w:rsid w:val="00681A23"/>
    <w:rsid w:val="0068287F"/>
    <w:rsid w:val="00685569"/>
    <w:rsid w:val="00685F82"/>
    <w:rsid w:val="00690008"/>
    <w:rsid w:val="00690378"/>
    <w:rsid w:val="00691701"/>
    <w:rsid w:val="0069199B"/>
    <w:rsid w:val="00692CA4"/>
    <w:rsid w:val="006946BF"/>
    <w:rsid w:val="006952B9"/>
    <w:rsid w:val="006956C1"/>
    <w:rsid w:val="00695C68"/>
    <w:rsid w:val="00695FE0"/>
    <w:rsid w:val="00695FED"/>
    <w:rsid w:val="00696725"/>
    <w:rsid w:val="006A13FB"/>
    <w:rsid w:val="006A17C0"/>
    <w:rsid w:val="006A24BA"/>
    <w:rsid w:val="006A3A65"/>
    <w:rsid w:val="006A4269"/>
    <w:rsid w:val="006A5357"/>
    <w:rsid w:val="006A5A5B"/>
    <w:rsid w:val="006A5D97"/>
    <w:rsid w:val="006A68A2"/>
    <w:rsid w:val="006A73D0"/>
    <w:rsid w:val="006B102C"/>
    <w:rsid w:val="006B2F52"/>
    <w:rsid w:val="006B443F"/>
    <w:rsid w:val="006B49B3"/>
    <w:rsid w:val="006B7748"/>
    <w:rsid w:val="006B7A56"/>
    <w:rsid w:val="006C1490"/>
    <w:rsid w:val="006C16FC"/>
    <w:rsid w:val="006C2895"/>
    <w:rsid w:val="006C29A4"/>
    <w:rsid w:val="006C4CFA"/>
    <w:rsid w:val="006C5125"/>
    <w:rsid w:val="006C524F"/>
    <w:rsid w:val="006C5559"/>
    <w:rsid w:val="006C65B3"/>
    <w:rsid w:val="006C67C4"/>
    <w:rsid w:val="006C6EC6"/>
    <w:rsid w:val="006C6F92"/>
    <w:rsid w:val="006C75FC"/>
    <w:rsid w:val="006D01CB"/>
    <w:rsid w:val="006D1A38"/>
    <w:rsid w:val="006D262B"/>
    <w:rsid w:val="006D267E"/>
    <w:rsid w:val="006D272F"/>
    <w:rsid w:val="006D29A8"/>
    <w:rsid w:val="006D3257"/>
    <w:rsid w:val="006D427E"/>
    <w:rsid w:val="006D5887"/>
    <w:rsid w:val="006D5D32"/>
    <w:rsid w:val="006D5F68"/>
    <w:rsid w:val="006D6717"/>
    <w:rsid w:val="006D7E4F"/>
    <w:rsid w:val="006E0020"/>
    <w:rsid w:val="006E0969"/>
    <w:rsid w:val="006E1F4B"/>
    <w:rsid w:val="006E214E"/>
    <w:rsid w:val="006E3241"/>
    <w:rsid w:val="006E3A4A"/>
    <w:rsid w:val="006E3C0A"/>
    <w:rsid w:val="006E4245"/>
    <w:rsid w:val="006E6AF5"/>
    <w:rsid w:val="006E789D"/>
    <w:rsid w:val="006E7DC0"/>
    <w:rsid w:val="006F1F42"/>
    <w:rsid w:val="006F2543"/>
    <w:rsid w:val="006F3B1B"/>
    <w:rsid w:val="006F3DCE"/>
    <w:rsid w:val="006F4B3E"/>
    <w:rsid w:val="006F4FDB"/>
    <w:rsid w:val="006F7E16"/>
    <w:rsid w:val="007000FE"/>
    <w:rsid w:val="0070250C"/>
    <w:rsid w:val="00703431"/>
    <w:rsid w:val="00704CC6"/>
    <w:rsid w:val="007059FB"/>
    <w:rsid w:val="0070622C"/>
    <w:rsid w:val="0071016D"/>
    <w:rsid w:val="00710616"/>
    <w:rsid w:val="007108AB"/>
    <w:rsid w:val="00710AD9"/>
    <w:rsid w:val="00711B87"/>
    <w:rsid w:val="00711D39"/>
    <w:rsid w:val="00712EC2"/>
    <w:rsid w:val="0071343D"/>
    <w:rsid w:val="007136FC"/>
    <w:rsid w:val="0071574F"/>
    <w:rsid w:val="00716726"/>
    <w:rsid w:val="007173A1"/>
    <w:rsid w:val="0072165C"/>
    <w:rsid w:val="00724E48"/>
    <w:rsid w:val="00726652"/>
    <w:rsid w:val="00726B50"/>
    <w:rsid w:val="00726EEF"/>
    <w:rsid w:val="00727CA5"/>
    <w:rsid w:val="0073089B"/>
    <w:rsid w:val="00730EE1"/>
    <w:rsid w:val="00731CAA"/>
    <w:rsid w:val="00732F78"/>
    <w:rsid w:val="00733CE9"/>
    <w:rsid w:val="00734724"/>
    <w:rsid w:val="00734797"/>
    <w:rsid w:val="00734ED0"/>
    <w:rsid w:val="0073566C"/>
    <w:rsid w:val="00736847"/>
    <w:rsid w:val="007368F1"/>
    <w:rsid w:val="00736C9D"/>
    <w:rsid w:val="00736EDA"/>
    <w:rsid w:val="00736F9E"/>
    <w:rsid w:val="007434F5"/>
    <w:rsid w:val="00743A1F"/>
    <w:rsid w:val="007458E6"/>
    <w:rsid w:val="00745C63"/>
    <w:rsid w:val="007466D8"/>
    <w:rsid w:val="0074734D"/>
    <w:rsid w:val="0074796D"/>
    <w:rsid w:val="00750F2D"/>
    <w:rsid w:val="00750F8D"/>
    <w:rsid w:val="007533C3"/>
    <w:rsid w:val="00754C70"/>
    <w:rsid w:val="007558C4"/>
    <w:rsid w:val="007570EA"/>
    <w:rsid w:val="00757B75"/>
    <w:rsid w:val="0076038C"/>
    <w:rsid w:val="0076059C"/>
    <w:rsid w:val="007607A9"/>
    <w:rsid w:val="00760A4F"/>
    <w:rsid w:val="00760D1C"/>
    <w:rsid w:val="00764BCF"/>
    <w:rsid w:val="007657CF"/>
    <w:rsid w:val="00766307"/>
    <w:rsid w:val="00766757"/>
    <w:rsid w:val="007667B4"/>
    <w:rsid w:val="00771296"/>
    <w:rsid w:val="00771333"/>
    <w:rsid w:val="007713FA"/>
    <w:rsid w:val="00771B5E"/>
    <w:rsid w:val="00771BF4"/>
    <w:rsid w:val="00774792"/>
    <w:rsid w:val="00775B72"/>
    <w:rsid w:val="00776AEB"/>
    <w:rsid w:val="007803B3"/>
    <w:rsid w:val="00782317"/>
    <w:rsid w:val="0079023B"/>
    <w:rsid w:val="0079269F"/>
    <w:rsid w:val="00792756"/>
    <w:rsid w:val="00792B89"/>
    <w:rsid w:val="00793661"/>
    <w:rsid w:val="00793C4E"/>
    <w:rsid w:val="007976A4"/>
    <w:rsid w:val="00797D34"/>
    <w:rsid w:val="007A1C21"/>
    <w:rsid w:val="007A26D9"/>
    <w:rsid w:val="007A3421"/>
    <w:rsid w:val="007A38D6"/>
    <w:rsid w:val="007A5BCF"/>
    <w:rsid w:val="007A7DF3"/>
    <w:rsid w:val="007B2536"/>
    <w:rsid w:val="007B2724"/>
    <w:rsid w:val="007B283F"/>
    <w:rsid w:val="007B3AFC"/>
    <w:rsid w:val="007B5EC7"/>
    <w:rsid w:val="007B71AE"/>
    <w:rsid w:val="007B7FC9"/>
    <w:rsid w:val="007C0A40"/>
    <w:rsid w:val="007C1493"/>
    <w:rsid w:val="007C1B34"/>
    <w:rsid w:val="007C276D"/>
    <w:rsid w:val="007C2D1A"/>
    <w:rsid w:val="007C30FD"/>
    <w:rsid w:val="007C3993"/>
    <w:rsid w:val="007C3D4A"/>
    <w:rsid w:val="007C44C7"/>
    <w:rsid w:val="007C5055"/>
    <w:rsid w:val="007C54F4"/>
    <w:rsid w:val="007C5913"/>
    <w:rsid w:val="007C6716"/>
    <w:rsid w:val="007C6B03"/>
    <w:rsid w:val="007C6BD5"/>
    <w:rsid w:val="007C7345"/>
    <w:rsid w:val="007D3727"/>
    <w:rsid w:val="007D3B1E"/>
    <w:rsid w:val="007D4301"/>
    <w:rsid w:val="007D7B6B"/>
    <w:rsid w:val="007E135F"/>
    <w:rsid w:val="007E190B"/>
    <w:rsid w:val="007E1BDA"/>
    <w:rsid w:val="007E2149"/>
    <w:rsid w:val="007E229E"/>
    <w:rsid w:val="007E2303"/>
    <w:rsid w:val="007E2553"/>
    <w:rsid w:val="007E2BC7"/>
    <w:rsid w:val="007E2E90"/>
    <w:rsid w:val="007E4002"/>
    <w:rsid w:val="007E5A7B"/>
    <w:rsid w:val="007E6B7A"/>
    <w:rsid w:val="007E6EA8"/>
    <w:rsid w:val="007E7A32"/>
    <w:rsid w:val="007E7EC5"/>
    <w:rsid w:val="007F08EC"/>
    <w:rsid w:val="007F18C2"/>
    <w:rsid w:val="007F33B2"/>
    <w:rsid w:val="007F4846"/>
    <w:rsid w:val="007F4C62"/>
    <w:rsid w:val="007F54DF"/>
    <w:rsid w:val="007F566D"/>
    <w:rsid w:val="007F5764"/>
    <w:rsid w:val="007F593F"/>
    <w:rsid w:val="007F5A13"/>
    <w:rsid w:val="007F7098"/>
    <w:rsid w:val="00801CA5"/>
    <w:rsid w:val="008030D9"/>
    <w:rsid w:val="00803BF3"/>
    <w:rsid w:val="008040FE"/>
    <w:rsid w:val="00804C4A"/>
    <w:rsid w:val="00805328"/>
    <w:rsid w:val="00805439"/>
    <w:rsid w:val="00807670"/>
    <w:rsid w:val="008121AD"/>
    <w:rsid w:val="00813F8F"/>
    <w:rsid w:val="00815182"/>
    <w:rsid w:val="0081559C"/>
    <w:rsid w:val="00815AB6"/>
    <w:rsid w:val="00820340"/>
    <w:rsid w:val="008203D0"/>
    <w:rsid w:val="00820646"/>
    <w:rsid w:val="008210DD"/>
    <w:rsid w:val="0082122A"/>
    <w:rsid w:val="00821557"/>
    <w:rsid w:val="008218CD"/>
    <w:rsid w:val="00821B8F"/>
    <w:rsid w:val="00821C6B"/>
    <w:rsid w:val="00821C71"/>
    <w:rsid w:val="008223EE"/>
    <w:rsid w:val="00822B77"/>
    <w:rsid w:val="00823385"/>
    <w:rsid w:val="00823F8E"/>
    <w:rsid w:val="00824854"/>
    <w:rsid w:val="00830EAF"/>
    <w:rsid w:val="0083114B"/>
    <w:rsid w:val="00831C9E"/>
    <w:rsid w:val="0083293A"/>
    <w:rsid w:val="00834909"/>
    <w:rsid w:val="00834D4C"/>
    <w:rsid w:val="00834ED0"/>
    <w:rsid w:val="00835A7E"/>
    <w:rsid w:val="00840B79"/>
    <w:rsid w:val="0084133E"/>
    <w:rsid w:val="00842A6E"/>
    <w:rsid w:val="00842D85"/>
    <w:rsid w:val="00842F12"/>
    <w:rsid w:val="00843285"/>
    <w:rsid w:val="008434C7"/>
    <w:rsid w:val="0084396D"/>
    <w:rsid w:val="008439FE"/>
    <w:rsid w:val="00843F74"/>
    <w:rsid w:val="00844090"/>
    <w:rsid w:val="00844681"/>
    <w:rsid w:val="00847909"/>
    <w:rsid w:val="008500A4"/>
    <w:rsid w:val="00850144"/>
    <w:rsid w:val="0085016A"/>
    <w:rsid w:val="0085279E"/>
    <w:rsid w:val="00853973"/>
    <w:rsid w:val="00855026"/>
    <w:rsid w:val="00855FFF"/>
    <w:rsid w:val="00856A78"/>
    <w:rsid w:val="00857BBD"/>
    <w:rsid w:val="00861355"/>
    <w:rsid w:val="00863372"/>
    <w:rsid w:val="00864405"/>
    <w:rsid w:val="008649DD"/>
    <w:rsid w:val="008661AA"/>
    <w:rsid w:val="00866A36"/>
    <w:rsid w:val="008672E5"/>
    <w:rsid w:val="0087016F"/>
    <w:rsid w:val="008706D4"/>
    <w:rsid w:val="008708EA"/>
    <w:rsid w:val="00872F39"/>
    <w:rsid w:val="00873129"/>
    <w:rsid w:val="008755D8"/>
    <w:rsid w:val="00875943"/>
    <w:rsid w:val="00875D99"/>
    <w:rsid w:val="00875E19"/>
    <w:rsid w:val="00876370"/>
    <w:rsid w:val="00876AE4"/>
    <w:rsid w:val="00877BC2"/>
    <w:rsid w:val="00877C2E"/>
    <w:rsid w:val="008800C7"/>
    <w:rsid w:val="00880467"/>
    <w:rsid w:val="00880B3A"/>
    <w:rsid w:val="008826A5"/>
    <w:rsid w:val="00884BDB"/>
    <w:rsid w:val="00884DD9"/>
    <w:rsid w:val="00884E57"/>
    <w:rsid w:val="008861D9"/>
    <w:rsid w:val="0088628D"/>
    <w:rsid w:val="00886C27"/>
    <w:rsid w:val="008870F4"/>
    <w:rsid w:val="00887218"/>
    <w:rsid w:val="00890568"/>
    <w:rsid w:val="00890DE5"/>
    <w:rsid w:val="008916DD"/>
    <w:rsid w:val="00892188"/>
    <w:rsid w:val="008932F4"/>
    <w:rsid w:val="0089346E"/>
    <w:rsid w:val="008935A6"/>
    <w:rsid w:val="00893B77"/>
    <w:rsid w:val="00895855"/>
    <w:rsid w:val="00895956"/>
    <w:rsid w:val="00895DCB"/>
    <w:rsid w:val="008965CD"/>
    <w:rsid w:val="008976F1"/>
    <w:rsid w:val="00897A5B"/>
    <w:rsid w:val="008A023D"/>
    <w:rsid w:val="008A0378"/>
    <w:rsid w:val="008A49E3"/>
    <w:rsid w:val="008A69B8"/>
    <w:rsid w:val="008B07E6"/>
    <w:rsid w:val="008B0910"/>
    <w:rsid w:val="008B1C0C"/>
    <w:rsid w:val="008B1D3D"/>
    <w:rsid w:val="008B1E2D"/>
    <w:rsid w:val="008B22E4"/>
    <w:rsid w:val="008B283B"/>
    <w:rsid w:val="008B3905"/>
    <w:rsid w:val="008B3914"/>
    <w:rsid w:val="008B6F3E"/>
    <w:rsid w:val="008B74AE"/>
    <w:rsid w:val="008B7E27"/>
    <w:rsid w:val="008C1F7E"/>
    <w:rsid w:val="008C2067"/>
    <w:rsid w:val="008C21B0"/>
    <w:rsid w:val="008C258B"/>
    <w:rsid w:val="008C25B7"/>
    <w:rsid w:val="008C3051"/>
    <w:rsid w:val="008C7C64"/>
    <w:rsid w:val="008D1CC6"/>
    <w:rsid w:val="008D1EBE"/>
    <w:rsid w:val="008D1ED3"/>
    <w:rsid w:val="008D259D"/>
    <w:rsid w:val="008D3DB4"/>
    <w:rsid w:val="008D461B"/>
    <w:rsid w:val="008D6221"/>
    <w:rsid w:val="008D70A0"/>
    <w:rsid w:val="008E0C89"/>
    <w:rsid w:val="008E368B"/>
    <w:rsid w:val="008E4D99"/>
    <w:rsid w:val="008E5BE2"/>
    <w:rsid w:val="008E6121"/>
    <w:rsid w:val="008E697A"/>
    <w:rsid w:val="008E6EEB"/>
    <w:rsid w:val="008F0614"/>
    <w:rsid w:val="008F0656"/>
    <w:rsid w:val="008F1CCC"/>
    <w:rsid w:val="008F3E79"/>
    <w:rsid w:val="008F3E7D"/>
    <w:rsid w:val="008F4C57"/>
    <w:rsid w:val="008F6EC6"/>
    <w:rsid w:val="008F76B1"/>
    <w:rsid w:val="00900681"/>
    <w:rsid w:val="00901541"/>
    <w:rsid w:val="009015A0"/>
    <w:rsid w:val="00902254"/>
    <w:rsid w:val="00902CB0"/>
    <w:rsid w:val="009032F0"/>
    <w:rsid w:val="009038AE"/>
    <w:rsid w:val="00903EC9"/>
    <w:rsid w:val="00904368"/>
    <w:rsid w:val="00905EA8"/>
    <w:rsid w:val="009073EB"/>
    <w:rsid w:val="009104AF"/>
    <w:rsid w:val="00910BA6"/>
    <w:rsid w:val="0091172C"/>
    <w:rsid w:val="00911DF9"/>
    <w:rsid w:val="0091715E"/>
    <w:rsid w:val="00920560"/>
    <w:rsid w:val="00920CE2"/>
    <w:rsid w:val="009221F5"/>
    <w:rsid w:val="009227C9"/>
    <w:rsid w:val="0092300F"/>
    <w:rsid w:val="00924608"/>
    <w:rsid w:val="009246AA"/>
    <w:rsid w:val="00926FDB"/>
    <w:rsid w:val="009276A3"/>
    <w:rsid w:val="009279F8"/>
    <w:rsid w:val="009305BC"/>
    <w:rsid w:val="00931577"/>
    <w:rsid w:val="00931D18"/>
    <w:rsid w:val="00933251"/>
    <w:rsid w:val="00934D71"/>
    <w:rsid w:val="0093620C"/>
    <w:rsid w:val="00936BF0"/>
    <w:rsid w:val="00936C6A"/>
    <w:rsid w:val="00937F6C"/>
    <w:rsid w:val="009412B0"/>
    <w:rsid w:val="00941AEF"/>
    <w:rsid w:val="0094205C"/>
    <w:rsid w:val="00942F9F"/>
    <w:rsid w:val="00945089"/>
    <w:rsid w:val="00945BBF"/>
    <w:rsid w:val="00946932"/>
    <w:rsid w:val="00950E95"/>
    <w:rsid w:val="00950ED8"/>
    <w:rsid w:val="00951A09"/>
    <w:rsid w:val="00953181"/>
    <w:rsid w:val="009546EB"/>
    <w:rsid w:val="0095540C"/>
    <w:rsid w:val="009560C4"/>
    <w:rsid w:val="00956221"/>
    <w:rsid w:val="00956245"/>
    <w:rsid w:val="009574D6"/>
    <w:rsid w:val="009603E8"/>
    <w:rsid w:val="00960A49"/>
    <w:rsid w:val="00961827"/>
    <w:rsid w:val="00961A9E"/>
    <w:rsid w:val="00963727"/>
    <w:rsid w:val="00963BC3"/>
    <w:rsid w:val="00965127"/>
    <w:rsid w:val="00965F80"/>
    <w:rsid w:val="00966A8F"/>
    <w:rsid w:val="00970EF8"/>
    <w:rsid w:val="009713A0"/>
    <w:rsid w:val="00971D9F"/>
    <w:rsid w:val="009750E2"/>
    <w:rsid w:val="0097561F"/>
    <w:rsid w:val="009764CA"/>
    <w:rsid w:val="00976B3E"/>
    <w:rsid w:val="00982B93"/>
    <w:rsid w:val="009839F7"/>
    <w:rsid w:val="00985FC2"/>
    <w:rsid w:val="0098679B"/>
    <w:rsid w:val="00990719"/>
    <w:rsid w:val="00990D75"/>
    <w:rsid w:val="00993B31"/>
    <w:rsid w:val="00993F43"/>
    <w:rsid w:val="00994A2A"/>
    <w:rsid w:val="00995874"/>
    <w:rsid w:val="009978B0"/>
    <w:rsid w:val="009A10D8"/>
    <w:rsid w:val="009A119D"/>
    <w:rsid w:val="009A145C"/>
    <w:rsid w:val="009A17DB"/>
    <w:rsid w:val="009A1ACF"/>
    <w:rsid w:val="009A1DCC"/>
    <w:rsid w:val="009A25CC"/>
    <w:rsid w:val="009A260D"/>
    <w:rsid w:val="009A33AE"/>
    <w:rsid w:val="009A4175"/>
    <w:rsid w:val="009A4BE1"/>
    <w:rsid w:val="009A4BE3"/>
    <w:rsid w:val="009A4C86"/>
    <w:rsid w:val="009A5B73"/>
    <w:rsid w:val="009A5CDA"/>
    <w:rsid w:val="009A6857"/>
    <w:rsid w:val="009A6D2A"/>
    <w:rsid w:val="009A701E"/>
    <w:rsid w:val="009A75E2"/>
    <w:rsid w:val="009B085F"/>
    <w:rsid w:val="009B1EEF"/>
    <w:rsid w:val="009B3C34"/>
    <w:rsid w:val="009B4547"/>
    <w:rsid w:val="009B4575"/>
    <w:rsid w:val="009B5F50"/>
    <w:rsid w:val="009B6999"/>
    <w:rsid w:val="009B6C34"/>
    <w:rsid w:val="009B6C5A"/>
    <w:rsid w:val="009B7289"/>
    <w:rsid w:val="009B72E5"/>
    <w:rsid w:val="009B779C"/>
    <w:rsid w:val="009B7818"/>
    <w:rsid w:val="009B7DEB"/>
    <w:rsid w:val="009C09F7"/>
    <w:rsid w:val="009C0C1F"/>
    <w:rsid w:val="009C1617"/>
    <w:rsid w:val="009C284D"/>
    <w:rsid w:val="009C30E4"/>
    <w:rsid w:val="009C3B63"/>
    <w:rsid w:val="009C4C8E"/>
    <w:rsid w:val="009C4D86"/>
    <w:rsid w:val="009C4FC8"/>
    <w:rsid w:val="009C6E48"/>
    <w:rsid w:val="009C7A2B"/>
    <w:rsid w:val="009D0AE5"/>
    <w:rsid w:val="009D24CD"/>
    <w:rsid w:val="009D3479"/>
    <w:rsid w:val="009D4B6F"/>
    <w:rsid w:val="009D4CF8"/>
    <w:rsid w:val="009D52EE"/>
    <w:rsid w:val="009D6214"/>
    <w:rsid w:val="009D68E4"/>
    <w:rsid w:val="009D7155"/>
    <w:rsid w:val="009D73F2"/>
    <w:rsid w:val="009E0B90"/>
    <w:rsid w:val="009E2801"/>
    <w:rsid w:val="009E2ACA"/>
    <w:rsid w:val="009E3300"/>
    <w:rsid w:val="009E37BA"/>
    <w:rsid w:val="009E55C2"/>
    <w:rsid w:val="009E57B6"/>
    <w:rsid w:val="009E584B"/>
    <w:rsid w:val="009E5A71"/>
    <w:rsid w:val="009E6C4D"/>
    <w:rsid w:val="009E6D6C"/>
    <w:rsid w:val="009E71B9"/>
    <w:rsid w:val="009E7531"/>
    <w:rsid w:val="009E7C9D"/>
    <w:rsid w:val="009F06A0"/>
    <w:rsid w:val="009F26D3"/>
    <w:rsid w:val="009F49EF"/>
    <w:rsid w:val="009F61A5"/>
    <w:rsid w:val="009F6719"/>
    <w:rsid w:val="009F6FEC"/>
    <w:rsid w:val="00A00522"/>
    <w:rsid w:val="00A01979"/>
    <w:rsid w:val="00A03156"/>
    <w:rsid w:val="00A039BB"/>
    <w:rsid w:val="00A03D7F"/>
    <w:rsid w:val="00A06106"/>
    <w:rsid w:val="00A10BE1"/>
    <w:rsid w:val="00A11221"/>
    <w:rsid w:val="00A11F25"/>
    <w:rsid w:val="00A12ECD"/>
    <w:rsid w:val="00A13130"/>
    <w:rsid w:val="00A13624"/>
    <w:rsid w:val="00A15A79"/>
    <w:rsid w:val="00A15F1E"/>
    <w:rsid w:val="00A16D3F"/>
    <w:rsid w:val="00A16F8F"/>
    <w:rsid w:val="00A17D5C"/>
    <w:rsid w:val="00A17DBA"/>
    <w:rsid w:val="00A206D7"/>
    <w:rsid w:val="00A20A19"/>
    <w:rsid w:val="00A21ED3"/>
    <w:rsid w:val="00A23D97"/>
    <w:rsid w:val="00A2472F"/>
    <w:rsid w:val="00A26384"/>
    <w:rsid w:val="00A263A2"/>
    <w:rsid w:val="00A26785"/>
    <w:rsid w:val="00A271F3"/>
    <w:rsid w:val="00A27520"/>
    <w:rsid w:val="00A3207D"/>
    <w:rsid w:val="00A32691"/>
    <w:rsid w:val="00A32DB7"/>
    <w:rsid w:val="00A33825"/>
    <w:rsid w:val="00A33EAB"/>
    <w:rsid w:val="00A340AE"/>
    <w:rsid w:val="00A350BE"/>
    <w:rsid w:val="00A366EA"/>
    <w:rsid w:val="00A372BC"/>
    <w:rsid w:val="00A3780C"/>
    <w:rsid w:val="00A37F74"/>
    <w:rsid w:val="00A4049E"/>
    <w:rsid w:val="00A416E1"/>
    <w:rsid w:val="00A4247D"/>
    <w:rsid w:val="00A4288C"/>
    <w:rsid w:val="00A42F60"/>
    <w:rsid w:val="00A440C0"/>
    <w:rsid w:val="00A458F9"/>
    <w:rsid w:val="00A472FA"/>
    <w:rsid w:val="00A47D7E"/>
    <w:rsid w:val="00A53E48"/>
    <w:rsid w:val="00A5418D"/>
    <w:rsid w:val="00A54302"/>
    <w:rsid w:val="00A555D0"/>
    <w:rsid w:val="00A5593A"/>
    <w:rsid w:val="00A576E0"/>
    <w:rsid w:val="00A579E7"/>
    <w:rsid w:val="00A57DE1"/>
    <w:rsid w:val="00A628AD"/>
    <w:rsid w:val="00A63267"/>
    <w:rsid w:val="00A633BB"/>
    <w:rsid w:val="00A64C91"/>
    <w:rsid w:val="00A653B5"/>
    <w:rsid w:val="00A659F5"/>
    <w:rsid w:val="00A66136"/>
    <w:rsid w:val="00A673A4"/>
    <w:rsid w:val="00A6788F"/>
    <w:rsid w:val="00A733FB"/>
    <w:rsid w:val="00A73ED8"/>
    <w:rsid w:val="00A74339"/>
    <w:rsid w:val="00A75CFB"/>
    <w:rsid w:val="00A76F88"/>
    <w:rsid w:val="00A772B6"/>
    <w:rsid w:val="00A807CB"/>
    <w:rsid w:val="00A808D1"/>
    <w:rsid w:val="00A80DE9"/>
    <w:rsid w:val="00A8361B"/>
    <w:rsid w:val="00A83F0F"/>
    <w:rsid w:val="00A84FE1"/>
    <w:rsid w:val="00A85153"/>
    <w:rsid w:val="00A87945"/>
    <w:rsid w:val="00A87AF2"/>
    <w:rsid w:val="00A910EA"/>
    <w:rsid w:val="00A91251"/>
    <w:rsid w:val="00A9156F"/>
    <w:rsid w:val="00A91DC3"/>
    <w:rsid w:val="00A91E0B"/>
    <w:rsid w:val="00A9272A"/>
    <w:rsid w:val="00A94EE4"/>
    <w:rsid w:val="00A95266"/>
    <w:rsid w:val="00A952C7"/>
    <w:rsid w:val="00A95A3D"/>
    <w:rsid w:val="00A96C69"/>
    <w:rsid w:val="00AA0212"/>
    <w:rsid w:val="00AA0896"/>
    <w:rsid w:val="00AA1343"/>
    <w:rsid w:val="00AA1809"/>
    <w:rsid w:val="00AA2858"/>
    <w:rsid w:val="00AA2947"/>
    <w:rsid w:val="00AA3031"/>
    <w:rsid w:val="00AA3B64"/>
    <w:rsid w:val="00AA5727"/>
    <w:rsid w:val="00AA6246"/>
    <w:rsid w:val="00AA6CCE"/>
    <w:rsid w:val="00AA6F23"/>
    <w:rsid w:val="00AA72E0"/>
    <w:rsid w:val="00AA72F4"/>
    <w:rsid w:val="00AB19B9"/>
    <w:rsid w:val="00AB26DB"/>
    <w:rsid w:val="00AB29F6"/>
    <w:rsid w:val="00AB2F88"/>
    <w:rsid w:val="00AB3DDB"/>
    <w:rsid w:val="00AB3FF9"/>
    <w:rsid w:val="00AB4968"/>
    <w:rsid w:val="00AB50FF"/>
    <w:rsid w:val="00AB6B7A"/>
    <w:rsid w:val="00AC0F13"/>
    <w:rsid w:val="00AC0F27"/>
    <w:rsid w:val="00AC1241"/>
    <w:rsid w:val="00AC27AF"/>
    <w:rsid w:val="00AC425B"/>
    <w:rsid w:val="00AC51AB"/>
    <w:rsid w:val="00AC671E"/>
    <w:rsid w:val="00AD02C3"/>
    <w:rsid w:val="00AD10FB"/>
    <w:rsid w:val="00AD27C6"/>
    <w:rsid w:val="00AD2E13"/>
    <w:rsid w:val="00AD3762"/>
    <w:rsid w:val="00AD3FB4"/>
    <w:rsid w:val="00AD4EDF"/>
    <w:rsid w:val="00AD4F3E"/>
    <w:rsid w:val="00AD5A67"/>
    <w:rsid w:val="00AD67B3"/>
    <w:rsid w:val="00AD6BE3"/>
    <w:rsid w:val="00AD70CB"/>
    <w:rsid w:val="00AD7583"/>
    <w:rsid w:val="00AD79B6"/>
    <w:rsid w:val="00AE0AA7"/>
    <w:rsid w:val="00AE0FEE"/>
    <w:rsid w:val="00AE1963"/>
    <w:rsid w:val="00AE286D"/>
    <w:rsid w:val="00AE3EEC"/>
    <w:rsid w:val="00AE493F"/>
    <w:rsid w:val="00AE64F7"/>
    <w:rsid w:val="00AE79D6"/>
    <w:rsid w:val="00AE7EDF"/>
    <w:rsid w:val="00AE7F17"/>
    <w:rsid w:val="00AF0302"/>
    <w:rsid w:val="00AF0AC4"/>
    <w:rsid w:val="00AF2456"/>
    <w:rsid w:val="00AF3F58"/>
    <w:rsid w:val="00AF463B"/>
    <w:rsid w:val="00AF492B"/>
    <w:rsid w:val="00AF498F"/>
    <w:rsid w:val="00AF60D7"/>
    <w:rsid w:val="00AF664B"/>
    <w:rsid w:val="00AF6FD5"/>
    <w:rsid w:val="00B003AF"/>
    <w:rsid w:val="00B00B88"/>
    <w:rsid w:val="00B01EFD"/>
    <w:rsid w:val="00B041FB"/>
    <w:rsid w:val="00B04DE2"/>
    <w:rsid w:val="00B060DE"/>
    <w:rsid w:val="00B07D97"/>
    <w:rsid w:val="00B10A5C"/>
    <w:rsid w:val="00B10A94"/>
    <w:rsid w:val="00B1101F"/>
    <w:rsid w:val="00B1184E"/>
    <w:rsid w:val="00B11B1A"/>
    <w:rsid w:val="00B11E29"/>
    <w:rsid w:val="00B11EFB"/>
    <w:rsid w:val="00B1202C"/>
    <w:rsid w:val="00B12556"/>
    <w:rsid w:val="00B14716"/>
    <w:rsid w:val="00B16861"/>
    <w:rsid w:val="00B17DAF"/>
    <w:rsid w:val="00B20229"/>
    <w:rsid w:val="00B22571"/>
    <w:rsid w:val="00B2267A"/>
    <w:rsid w:val="00B238E7"/>
    <w:rsid w:val="00B277EF"/>
    <w:rsid w:val="00B30120"/>
    <w:rsid w:val="00B307A7"/>
    <w:rsid w:val="00B30947"/>
    <w:rsid w:val="00B317C6"/>
    <w:rsid w:val="00B3180C"/>
    <w:rsid w:val="00B31E6F"/>
    <w:rsid w:val="00B326D5"/>
    <w:rsid w:val="00B32953"/>
    <w:rsid w:val="00B330D2"/>
    <w:rsid w:val="00B351D5"/>
    <w:rsid w:val="00B407F5"/>
    <w:rsid w:val="00B40EAC"/>
    <w:rsid w:val="00B43D03"/>
    <w:rsid w:val="00B44227"/>
    <w:rsid w:val="00B44D25"/>
    <w:rsid w:val="00B4635F"/>
    <w:rsid w:val="00B47C71"/>
    <w:rsid w:val="00B47FA1"/>
    <w:rsid w:val="00B5051C"/>
    <w:rsid w:val="00B528DE"/>
    <w:rsid w:val="00B52903"/>
    <w:rsid w:val="00B53E48"/>
    <w:rsid w:val="00B5510E"/>
    <w:rsid w:val="00B5687A"/>
    <w:rsid w:val="00B56A14"/>
    <w:rsid w:val="00B6019F"/>
    <w:rsid w:val="00B602CD"/>
    <w:rsid w:val="00B60C05"/>
    <w:rsid w:val="00B61A74"/>
    <w:rsid w:val="00B62270"/>
    <w:rsid w:val="00B62FAA"/>
    <w:rsid w:val="00B62FC6"/>
    <w:rsid w:val="00B63F9B"/>
    <w:rsid w:val="00B643EE"/>
    <w:rsid w:val="00B64C7C"/>
    <w:rsid w:val="00B64E80"/>
    <w:rsid w:val="00B65CF6"/>
    <w:rsid w:val="00B6687C"/>
    <w:rsid w:val="00B66881"/>
    <w:rsid w:val="00B66EFB"/>
    <w:rsid w:val="00B6731A"/>
    <w:rsid w:val="00B673D9"/>
    <w:rsid w:val="00B67D04"/>
    <w:rsid w:val="00B70BB1"/>
    <w:rsid w:val="00B71BE8"/>
    <w:rsid w:val="00B71E56"/>
    <w:rsid w:val="00B75A95"/>
    <w:rsid w:val="00B772FD"/>
    <w:rsid w:val="00B77421"/>
    <w:rsid w:val="00B811B4"/>
    <w:rsid w:val="00B819B8"/>
    <w:rsid w:val="00B84F55"/>
    <w:rsid w:val="00B85175"/>
    <w:rsid w:val="00B85C35"/>
    <w:rsid w:val="00B86A60"/>
    <w:rsid w:val="00B87EDD"/>
    <w:rsid w:val="00B905DF"/>
    <w:rsid w:val="00B91BEE"/>
    <w:rsid w:val="00B92B45"/>
    <w:rsid w:val="00B954CA"/>
    <w:rsid w:val="00B9575A"/>
    <w:rsid w:val="00B96180"/>
    <w:rsid w:val="00BA02A8"/>
    <w:rsid w:val="00BA1377"/>
    <w:rsid w:val="00BA175A"/>
    <w:rsid w:val="00BA2523"/>
    <w:rsid w:val="00BA3126"/>
    <w:rsid w:val="00BA34AF"/>
    <w:rsid w:val="00BA364C"/>
    <w:rsid w:val="00BA3719"/>
    <w:rsid w:val="00BA3B2F"/>
    <w:rsid w:val="00BA3E15"/>
    <w:rsid w:val="00BA41F7"/>
    <w:rsid w:val="00BA4411"/>
    <w:rsid w:val="00BA4592"/>
    <w:rsid w:val="00BA52BD"/>
    <w:rsid w:val="00BA7100"/>
    <w:rsid w:val="00BA7C3B"/>
    <w:rsid w:val="00BB0F83"/>
    <w:rsid w:val="00BB2387"/>
    <w:rsid w:val="00BB2B16"/>
    <w:rsid w:val="00BB4E70"/>
    <w:rsid w:val="00BB6C7D"/>
    <w:rsid w:val="00BB7920"/>
    <w:rsid w:val="00BB7B63"/>
    <w:rsid w:val="00BC01B1"/>
    <w:rsid w:val="00BC057B"/>
    <w:rsid w:val="00BC3AEB"/>
    <w:rsid w:val="00BC4766"/>
    <w:rsid w:val="00BC5754"/>
    <w:rsid w:val="00BC6951"/>
    <w:rsid w:val="00BC6FA2"/>
    <w:rsid w:val="00BC72BD"/>
    <w:rsid w:val="00BD0924"/>
    <w:rsid w:val="00BD1BAE"/>
    <w:rsid w:val="00BD2CF3"/>
    <w:rsid w:val="00BD435C"/>
    <w:rsid w:val="00BD437E"/>
    <w:rsid w:val="00BD5F82"/>
    <w:rsid w:val="00BD6382"/>
    <w:rsid w:val="00BD6923"/>
    <w:rsid w:val="00BE001D"/>
    <w:rsid w:val="00BE1591"/>
    <w:rsid w:val="00BE1A29"/>
    <w:rsid w:val="00BE3831"/>
    <w:rsid w:val="00BE3E4B"/>
    <w:rsid w:val="00BE6714"/>
    <w:rsid w:val="00BE6750"/>
    <w:rsid w:val="00BF0148"/>
    <w:rsid w:val="00BF0886"/>
    <w:rsid w:val="00BF166C"/>
    <w:rsid w:val="00BF2804"/>
    <w:rsid w:val="00BF4476"/>
    <w:rsid w:val="00BF4656"/>
    <w:rsid w:val="00BF6387"/>
    <w:rsid w:val="00BF6A29"/>
    <w:rsid w:val="00C016B7"/>
    <w:rsid w:val="00C026B4"/>
    <w:rsid w:val="00C0282C"/>
    <w:rsid w:val="00C0315A"/>
    <w:rsid w:val="00C05489"/>
    <w:rsid w:val="00C0620B"/>
    <w:rsid w:val="00C06C16"/>
    <w:rsid w:val="00C0710D"/>
    <w:rsid w:val="00C076AE"/>
    <w:rsid w:val="00C07A2C"/>
    <w:rsid w:val="00C10617"/>
    <w:rsid w:val="00C11508"/>
    <w:rsid w:val="00C125C0"/>
    <w:rsid w:val="00C13EA6"/>
    <w:rsid w:val="00C140A5"/>
    <w:rsid w:val="00C14FF5"/>
    <w:rsid w:val="00C1554B"/>
    <w:rsid w:val="00C15AC9"/>
    <w:rsid w:val="00C16107"/>
    <w:rsid w:val="00C1622D"/>
    <w:rsid w:val="00C16B78"/>
    <w:rsid w:val="00C2117F"/>
    <w:rsid w:val="00C2174E"/>
    <w:rsid w:val="00C21C49"/>
    <w:rsid w:val="00C22FF3"/>
    <w:rsid w:val="00C2411F"/>
    <w:rsid w:val="00C24573"/>
    <w:rsid w:val="00C246A6"/>
    <w:rsid w:val="00C264D8"/>
    <w:rsid w:val="00C26F52"/>
    <w:rsid w:val="00C30307"/>
    <w:rsid w:val="00C3117C"/>
    <w:rsid w:val="00C32114"/>
    <w:rsid w:val="00C35A5C"/>
    <w:rsid w:val="00C35CA7"/>
    <w:rsid w:val="00C3604F"/>
    <w:rsid w:val="00C3746E"/>
    <w:rsid w:val="00C37ADE"/>
    <w:rsid w:val="00C40D53"/>
    <w:rsid w:val="00C41776"/>
    <w:rsid w:val="00C41832"/>
    <w:rsid w:val="00C43468"/>
    <w:rsid w:val="00C43729"/>
    <w:rsid w:val="00C45008"/>
    <w:rsid w:val="00C453A3"/>
    <w:rsid w:val="00C45734"/>
    <w:rsid w:val="00C45933"/>
    <w:rsid w:val="00C466C3"/>
    <w:rsid w:val="00C469C8"/>
    <w:rsid w:val="00C46CB1"/>
    <w:rsid w:val="00C474D7"/>
    <w:rsid w:val="00C5056C"/>
    <w:rsid w:val="00C51973"/>
    <w:rsid w:val="00C52B3E"/>
    <w:rsid w:val="00C53B4C"/>
    <w:rsid w:val="00C53FF9"/>
    <w:rsid w:val="00C5438F"/>
    <w:rsid w:val="00C54A60"/>
    <w:rsid w:val="00C5725D"/>
    <w:rsid w:val="00C573D9"/>
    <w:rsid w:val="00C57F21"/>
    <w:rsid w:val="00C61082"/>
    <w:rsid w:val="00C6205F"/>
    <w:rsid w:val="00C62404"/>
    <w:rsid w:val="00C63A05"/>
    <w:rsid w:val="00C649E7"/>
    <w:rsid w:val="00C64C4E"/>
    <w:rsid w:val="00C653A5"/>
    <w:rsid w:val="00C658FA"/>
    <w:rsid w:val="00C67204"/>
    <w:rsid w:val="00C71905"/>
    <w:rsid w:val="00C723B3"/>
    <w:rsid w:val="00C7240D"/>
    <w:rsid w:val="00C74399"/>
    <w:rsid w:val="00C749E3"/>
    <w:rsid w:val="00C7519C"/>
    <w:rsid w:val="00C75BFE"/>
    <w:rsid w:val="00C77099"/>
    <w:rsid w:val="00C77DBE"/>
    <w:rsid w:val="00C807DC"/>
    <w:rsid w:val="00C8090E"/>
    <w:rsid w:val="00C80911"/>
    <w:rsid w:val="00C81B96"/>
    <w:rsid w:val="00C82134"/>
    <w:rsid w:val="00C82B7A"/>
    <w:rsid w:val="00C82D96"/>
    <w:rsid w:val="00C8334B"/>
    <w:rsid w:val="00C84D15"/>
    <w:rsid w:val="00C85D81"/>
    <w:rsid w:val="00C875B9"/>
    <w:rsid w:val="00C90593"/>
    <w:rsid w:val="00C9232F"/>
    <w:rsid w:val="00C9349C"/>
    <w:rsid w:val="00C943E3"/>
    <w:rsid w:val="00C94A4B"/>
    <w:rsid w:val="00C95215"/>
    <w:rsid w:val="00C95BBA"/>
    <w:rsid w:val="00C96582"/>
    <w:rsid w:val="00C97946"/>
    <w:rsid w:val="00CA0993"/>
    <w:rsid w:val="00CA0EAB"/>
    <w:rsid w:val="00CA28AB"/>
    <w:rsid w:val="00CA2FD8"/>
    <w:rsid w:val="00CA30C2"/>
    <w:rsid w:val="00CA3179"/>
    <w:rsid w:val="00CA355D"/>
    <w:rsid w:val="00CA4643"/>
    <w:rsid w:val="00CA4765"/>
    <w:rsid w:val="00CA4E98"/>
    <w:rsid w:val="00CA61DC"/>
    <w:rsid w:val="00CA630A"/>
    <w:rsid w:val="00CB0367"/>
    <w:rsid w:val="00CB0662"/>
    <w:rsid w:val="00CB1B5E"/>
    <w:rsid w:val="00CB2DD7"/>
    <w:rsid w:val="00CB2DFE"/>
    <w:rsid w:val="00CB3B29"/>
    <w:rsid w:val="00CB4438"/>
    <w:rsid w:val="00CB478E"/>
    <w:rsid w:val="00CB5683"/>
    <w:rsid w:val="00CB574F"/>
    <w:rsid w:val="00CB5F6D"/>
    <w:rsid w:val="00CB6EF9"/>
    <w:rsid w:val="00CC1488"/>
    <w:rsid w:val="00CC25ED"/>
    <w:rsid w:val="00CC339A"/>
    <w:rsid w:val="00CC5291"/>
    <w:rsid w:val="00CC5320"/>
    <w:rsid w:val="00CC55DA"/>
    <w:rsid w:val="00CC5705"/>
    <w:rsid w:val="00CC5903"/>
    <w:rsid w:val="00CC5A90"/>
    <w:rsid w:val="00CC657D"/>
    <w:rsid w:val="00CC7C4C"/>
    <w:rsid w:val="00CD0E57"/>
    <w:rsid w:val="00CD23F0"/>
    <w:rsid w:val="00CD240D"/>
    <w:rsid w:val="00CD4025"/>
    <w:rsid w:val="00CD5066"/>
    <w:rsid w:val="00CD5761"/>
    <w:rsid w:val="00CD5CF1"/>
    <w:rsid w:val="00CD62D1"/>
    <w:rsid w:val="00CD6D92"/>
    <w:rsid w:val="00CD7240"/>
    <w:rsid w:val="00CD7FE2"/>
    <w:rsid w:val="00CE0FDD"/>
    <w:rsid w:val="00CE1654"/>
    <w:rsid w:val="00CE2516"/>
    <w:rsid w:val="00CE38C2"/>
    <w:rsid w:val="00CE64B6"/>
    <w:rsid w:val="00CE7355"/>
    <w:rsid w:val="00CF022E"/>
    <w:rsid w:val="00CF24D3"/>
    <w:rsid w:val="00CF426D"/>
    <w:rsid w:val="00CF5AF5"/>
    <w:rsid w:val="00CF6221"/>
    <w:rsid w:val="00CF653D"/>
    <w:rsid w:val="00CF6D3D"/>
    <w:rsid w:val="00CF7A04"/>
    <w:rsid w:val="00CF7C06"/>
    <w:rsid w:val="00D00EAA"/>
    <w:rsid w:val="00D023FF"/>
    <w:rsid w:val="00D02611"/>
    <w:rsid w:val="00D0317B"/>
    <w:rsid w:val="00D03573"/>
    <w:rsid w:val="00D04347"/>
    <w:rsid w:val="00D065C8"/>
    <w:rsid w:val="00D06BC5"/>
    <w:rsid w:val="00D073F5"/>
    <w:rsid w:val="00D1089E"/>
    <w:rsid w:val="00D10B20"/>
    <w:rsid w:val="00D13391"/>
    <w:rsid w:val="00D13E58"/>
    <w:rsid w:val="00D14C26"/>
    <w:rsid w:val="00D16A08"/>
    <w:rsid w:val="00D17718"/>
    <w:rsid w:val="00D217DF"/>
    <w:rsid w:val="00D21BAA"/>
    <w:rsid w:val="00D22649"/>
    <w:rsid w:val="00D22998"/>
    <w:rsid w:val="00D23125"/>
    <w:rsid w:val="00D23315"/>
    <w:rsid w:val="00D238BC"/>
    <w:rsid w:val="00D25F21"/>
    <w:rsid w:val="00D30834"/>
    <w:rsid w:val="00D32385"/>
    <w:rsid w:val="00D323D7"/>
    <w:rsid w:val="00D32908"/>
    <w:rsid w:val="00D34DDA"/>
    <w:rsid w:val="00D40972"/>
    <w:rsid w:val="00D41E1E"/>
    <w:rsid w:val="00D42BA2"/>
    <w:rsid w:val="00D4420C"/>
    <w:rsid w:val="00D44C4C"/>
    <w:rsid w:val="00D44FAF"/>
    <w:rsid w:val="00D4749C"/>
    <w:rsid w:val="00D507DE"/>
    <w:rsid w:val="00D51772"/>
    <w:rsid w:val="00D53AA3"/>
    <w:rsid w:val="00D5417B"/>
    <w:rsid w:val="00D54EEB"/>
    <w:rsid w:val="00D562AC"/>
    <w:rsid w:val="00D56600"/>
    <w:rsid w:val="00D5678D"/>
    <w:rsid w:val="00D57545"/>
    <w:rsid w:val="00D57C4E"/>
    <w:rsid w:val="00D60BEA"/>
    <w:rsid w:val="00D6246B"/>
    <w:rsid w:val="00D629E7"/>
    <w:rsid w:val="00D6363C"/>
    <w:rsid w:val="00D6487C"/>
    <w:rsid w:val="00D64F3C"/>
    <w:rsid w:val="00D67286"/>
    <w:rsid w:val="00D67A78"/>
    <w:rsid w:val="00D703D1"/>
    <w:rsid w:val="00D71417"/>
    <w:rsid w:val="00D72F0D"/>
    <w:rsid w:val="00D7643C"/>
    <w:rsid w:val="00D775F0"/>
    <w:rsid w:val="00D77BF1"/>
    <w:rsid w:val="00D81A82"/>
    <w:rsid w:val="00D82B14"/>
    <w:rsid w:val="00D83D1C"/>
    <w:rsid w:val="00D84557"/>
    <w:rsid w:val="00D84677"/>
    <w:rsid w:val="00D85322"/>
    <w:rsid w:val="00D857F4"/>
    <w:rsid w:val="00D85E64"/>
    <w:rsid w:val="00D86239"/>
    <w:rsid w:val="00D873F7"/>
    <w:rsid w:val="00D87BF9"/>
    <w:rsid w:val="00D9186C"/>
    <w:rsid w:val="00D918A6"/>
    <w:rsid w:val="00D9375E"/>
    <w:rsid w:val="00D945C3"/>
    <w:rsid w:val="00D96C69"/>
    <w:rsid w:val="00D96F7D"/>
    <w:rsid w:val="00D97549"/>
    <w:rsid w:val="00DA1413"/>
    <w:rsid w:val="00DA1474"/>
    <w:rsid w:val="00DA1B31"/>
    <w:rsid w:val="00DA1F87"/>
    <w:rsid w:val="00DA1FC2"/>
    <w:rsid w:val="00DA20FA"/>
    <w:rsid w:val="00DA2598"/>
    <w:rsid w:val="00DA38F2"/>
    <w:rsid w:val="00DA3BDF"/>
    <w:rsid w:val="00DA4488"/>
    <w:rsid w:val="00DA5EDF"/>
    <w:rsid w:val="00DA7298"/>
    <w:rsid w:val="00DB01F4"/>
    <w:rsid w:val="00DB25D5"/>
    <w:rsid w:val="00DB2E23"/>
    <w:rsid w:val="00DB36C7"/>
    <w:rsid w:val="00DB3BC1"/>
    <w:rsid w:val="00DB3DF0"/>
    <w:rsid w:val="00DB423F"/>
    <w:rsid w:val="00DB44D0"/>
    <w:rsid w:val="00DB4EE3"/>
    <w:rsid w:val="00DB5F8A"/>
    <w:rsid w:val="00DC10B4"/>
    <w:rsid w:val="00DC12DD"/>
    <w:rsid w:val="00DC3375"/>
    <w:rsid w:val="00DC40D7"/>
    <w:rsid w:val="00DC562A"/>
    <w:rsid w:val="00DC5BA4"/>
    <w:rsid w:val="00DC6645"/>
    <w:rsid w:val="00DC6829"/>
    <w:rsid w:val="00DC7366"/>
    <w:rsid w:val="00DC7631"/>
    <w:rsid w:val="00DC7DF3"/>
    <w:rsid w:val="00DD0F49"/>
    <w:rsid w:val="00DD2612"/>
    <w:rsid w:val="00DD3405"/>
    <w:rsid w:val="00DD3501"/>
    <w:rsid w:val="00DD542F"/>
    <w:rsid w:val="00DD57AE"/>
    <w:rsid w:val="00DD5F90"/>
    <w:rsid w:val="00DD6D3C"/>
    <w:rsid w:val="00DD7920"/>
    <w:rsid w:val="00DD7D1E"/>
    <w:rsid w:val="00DE0024"/>
    <w:rsid w:val="00DE0ADB"/>
    <w:rsid w:val="00DE0AF1"/>
    <w:rsid w:val="00DE19AB"/>
    <w:rsid w:val="00DE2FF0"/>
    <w:rsid w:val="00DE3746"/>
    <w:rsid w:val="00DE417A"/>
    <w:rsid w:val="00DE4AC3"/>
    <w:rsid w:val="00DE4CC8"/>
    <w:rsid w:val="00DE56B7"/>
    <w:rsid w:val="00DE5807"/>
    <w:rsid w:val="00DE59A7"/>
    <w:rsid w:val="00DE6503"/>
    <w:rsid w:val="00DE6ACA"/>
    <w:rsid w:val="00DE7331"/>
    <w:rsid w:val="00DE7B7A"/>
    <w:rsid w:val="00DF0DA1"/>
    <w:rsid w:val="00DF0EED"/>
    <w:rsid w:val="00DF19F3"/>
    <w:rsid w:val="00DF1FC5"/>
    <w:rsid w:val="00DF310F"/>
    <w:rsid w:val="00DF4010"/>
    <w:rsid w:val="00DF4D0A"/>
    <w:rsid w:val="00DF4E7B"/>
    <w:rsid w:val="00DF6D3D"/>
    <w:rsid w:val="00DF7E2D"/>
    <w:rsid w:val="00E00500"/>
    <w:rsid w:val="00E0139C"/>
    <w:rsid w:val="00E017DB"/>
    <w:rsid w:val="00E01C4A"/>
    <w:rsid w:val="00E0263D"/>
    <w:rsid w:val="00E03B7A"/>
    <w:rsid w:val="00E05FC5"/>
    <w:rsid w:val="00E07F48"/>
    <w:rsid w:val="00E11EED"/>
    <w:rsid w:val="00E12080"/>
    <w:rsid w:val="00E12117"/>
    <w:rsid w:val="00E126EB"/>
    <w:rsid w:val="00E1299C"/>
    <w:rsid w:val="00E130B0"/>
    <w:rsid w:val="00E13266"/>
    <w:rsid w:val="00E13666"/>
    <w:rsid w:val="00E13916"/>
    <w:rsid w:val="00E14A9A"/>
    <w:rsid w:val="00E1536B"/>
    <w:rsid w:val="00E15AB4"/>
    <w:rsid w:val="00E162E3"/>
    <w:rsid w:val="00E16953"/>
    <w:rsid w:val="00E16E24"/>
    <w:rsid w:val="00E210DE"/>
    <w:rsid w:val="00E22980"/>
    <w:rsid w:val="00E237D0"/>
    <w:rsid w:val="00E2592C"/>
    <w:rsid w:val="00E3056D"/>
    <w:rsid w:val="00E3168F"/>
    <w:rsid w:val="00E32A15"/>
    <w:rsid w:val="00E33C45"/>
    <w:rsid w:val="00E36B78"/>
    <w:rsid w:val="00E36BBB"/>
    <w:rsid w:val="00E36D3C"/>
    <w:rsid w:val="00E3708C"/>
    <w:rsid w:val="00E37ACA"/>
    <w:rsid w:val="00E416D9"/>
    <w:rsid w:val="00E4233B"/>
    <w:rsid w:val="00E425F8"/>
    <w:rsid w:val="00E42F75"/>
    <w:rsid w:val="00E435E1"/>
    <w:rsid w:val="00E446A2"/>
    <w:rsid w:val="00E4543C"/>
    <w:rsid w:val="00E47CCF"/>
    <w:rsid w:val="00E50770"/>
    <w:rsid w:val="00E5096F"/>
    <w:rsid w:val="00E5124F"/>
    <w:rsid w:val="00E51E9A"/>
    <w:rsid w:val="00E5339F"/>
    <w:rsid w:val="00E53920"/>
    <w:rsid w:val="00E56BF7"/>
    <w:rsid w:val="00E63B06"/>
    <w:rsid w:val="00E64666"/>
    <w:rsid w:val="00E65421"/>
    <w:rsid w:val="00E65C67"/>
    <w:rsid w:val="00E65F4C"/>
    <w:rsid w:val="00E66860"/>
    <w:rsid w:val="00E70927"/>
    <w:rsid w:val="00E7117F"/>
    <w:rsid w:val="00E71A43"/>
    <w:rsid w:val="00E72BED"/>
    <w:rsid w:val="00E74553"/>
    <w:rsid w:val="00E76B45"/>
    <w:rsid w:val="00E77568"/>
    <w:rsid w:val="00E778A3"/>
    <w:rsid w:val="00E804E9"/>
    <w:rsid w:val="00E80628"/>
    <w:rsid w:val="00E80868"/>
    <w:rsid w:val="00E80D86"/>
    <w:rsid w:val="00E80F2E"/>
    <w:rsid w:val="00E81E2F"/>
    <w:rsid w:val="00E829B9"/>
    <w:rsid w:val="00E83959"/>
    <w:rsid w:val="00E8405B"/>
    <w:rsid w:val="00E843EA"/>
    <w:rsid w:val="00E8484C"/>
    <w:rsid w:val="00E84A14"/>
    <w:rsid w:val="00E86763"/>
    <w:rsid w:val="00E915DD"/>
    <w:rsid w:val="00E9256E"/>
    <w:rsid w:val="00E92B5E"/>
    <w:rsid w:val="00E937F2"/>
    <w:rsid w:val="00E9419F"/>
    <w:rsid w:val="00E94A24"/>
    <w:rsid w:val="00E94B17"/>
    <w:rsid w:val="00E94B54"/>
    <w:rsid w:val="00EA006C"/>
    <w:rsid w:val="00EA0B5D"/>
    <w:rsid w:val="00EA0B68"/>
    <w:rsid w:val="00EA0F08"/>
    <w:rsid w:val="00EA0FEE"/>
    <w:rsid w:val="00EA1007"/>
    <w:rsid w:val="00EA1821"/>
    <w:rsid w:val="00EA2576"/>
    <w:rsid w:val="00EA410F"/>
    <w:rsid w:val="00EA4169"/>
    <w:rsid w:val="00EA4AA0"/>
    <w:rsid w:val="00EA5783"/>
    <w:rsid w:val="00EA5D53"/>
    <w:rsid w:val="00EA60D1"/>
    <w:rsid w:val="00EA6AA8"/>
    <w:rsid w:val="00EA77F2"/>
    <w:rsid w:val="00EB1C78"/>
    <w:rsid w:val="00EB1E51"/>
    <w:rsid w:val="00EB254A"/>
    <w:rsid w:val="00EB33A3"/>
    <w:rsid w:val="00EB33BD"/>
    <w:rsid w:val="00EB36B1"/>
    <w:rsid w:val="00EB3F69"/>
    <w:rsid w:val="00EB483C"/>
    <w:rsid w:val="00EB4B29"/>
    <w:rsid w:val="00EB4E0F"/>
    <w:rsid w:val="00EB5D32"/>
    <w:rsid w:val="00EB5EFC"/>
    <w:rsid w:val="00EB7494"/>
    <w:rsid w:val="00EB777D"/>
    <w:rsid w:val="00EC0B64"/>
    <w:rsid w:val="00EC0DC4"/>
    <w:rsid w:val="00EC0FD7"/>
    <w:rsid w:val="00EC164B"/>
    <w:rsid w:val="00EC1AEE"/>
    <w:rsid w:val="00EC21C0"/>
    <w:rsid w:val="00EC362C"/>
    <w:rsid w:val="00EC5015"/>
    <w:rsid w:val="00EC5395"/>
    <w:rsid w:val="00EC61D8"/>
    <w:rsid w:val="00EC6667"/>
    <w:rsid w:val="00ED06FA"/>
    <w:rsid w:val="00ED0AF3"/>
    <w:rsid w:val="00ED24B1"/>
    <w:rsid w:val="00ED3873"/>
    <w:rsid w:val="00ED3DB6"/>
    <w:rsid w:val="00ED47BD"/>
    <w:rsid w:val="00ED49DD"/>
    <w:rsid w:val="00ED4CB2"/>
    <w:rsid w:val="00ED4E2C"/>
    <w:rsid w:val="00ED5C19"/>
    <w:rsid w:val="00ED6966"/>
    <w:rsid w:val="00ED7014"/>
    <w:rsid w:val="00ED7601"/>
    <w:rsid w:val="00ED7931"/>
    <w:rsid w:val="00ED7CEB"/>
    <w:rsid w:val="00EE071B"/>
    <w:rsid w:val="00EE1416"/>
    <w:rsid w:val="00EE1ED6"/>
    <w:rsid w:val="00EE213F"/>
    <w:rsid w:val="00EE227A"/>
    <w:rsid w:val="00EE22F4"/>
    <w:rsid w:val="00EE3102"/>
    <w:rsid w:val="00EE3228"/>
    <w:rsid w:val="00EE70EF"/>
    <w:rsid w:val="00EE7685"/>
    <w:rsid w:val="00EF1FA4"/>
    <w:rsid w:val="00EF2554"/>
    <w:rsid w:val="00EF2661"/>
    <w:rsid w:val="00EF2C2D"/>
    <w:rsid w:val="00EF31A3"/>
    <w:rsid w:val="00EF396A"/>
    <w:rsid w:val="00EF4A03"/>
    <w:rsid w:val="00EF5C3F"/>
    <w:rsid w:val="00F01172"/>
    <w:rsid w:val="00F01FBA"/>
    <w:rsid w:val="00F027C0"/>
    <w:rsid w:val="00F03495"/>
    <w:rsid w:val="00F0374E"/>
    <w:rsid w:val="00F039FD"/>
    <w:rsid w:val="00F04C5C"/>
    <w:rsid w:val="00F04DCD"/>
    <w:rsid w:val="00F05A14"/>
    <w:rsid w:val="00F06148"/>
    <w:rsid w:val="00F06D87"/>
    <w:rsid w:val="00F06F50"/>
    <w:rsid w:val="00F07FAA"/>
    <w:rsid w:val="00F07FF7"/>
    <w:rsid w:val="00F1350E"/>
    <w:rsid w:val="00F14B71"/>
    <w:rsid w:val="00F155B2"/>
    <w:rsid w:val="00F15CB3"/>
    <w:rsid w:val="00F16596"/>
    <w:rsid w:val="00F16F47"/>
    <w:rsid w:val="00F174E4"/>
    <w:rsid w:val="00F217B1"/>
    <w:rsid w:val="00F2216D"/>
    <w:rsid w:val="00F22CD1"/>
    <w:rsid w:val="00F23D17"/>
    <w:rsid w:val="00F23E61"/>
    <w:rsid w:val="00F2434B"/>
    <w:rsid w:val="00F269E4"/>
    <w:rsid w:val="00F2707B"/>
    <w:rsid w:val="00F27B55"/>
    <w:rsid w:val="00F3058B"/>
    <w:rsid w:val="00F30826"/>
    <w:rsid w:val="00F31112"/>
    <w:rsid w:val="00F3120B"/>
    <w:rsid w:val="00F31973"/>
    <w:rsid w:val="00F338E9"/>
    <w:rsid w:val="00F33A50"/>
    <w:rsid w:val="00F33A6E"/>
    <w:rsid w:val="00F3401E"/>
    <w:rsid w:val="00F35387"/>
    <w:rsid w:val="00F35E4B"/>
    <w:rsid w:val="00F35F10"/>
    <w:rsid w:val="00F36F0C"/>
    <w:rsid w:val="00F410A4"/>
    <w:rsid w:val="00F41200"/>
    <w:rsid w:val="00F4123C"/>
    <w:rsid w:val="00F41433"/>
    <w:rsid w:val="00F41AAC"/>
    <w:rsid w:val="00F423FD"/>
    <w:rsid w:val="00F437EA"/>
    <w:rsid w:val="00F500B1"/>
    <w:rsid w:val="00F50EBA"/>
    <w:rsid w:val="00F51110"/>
    <w:rsid w:val="00F52388"/>
    <w:rsid w:val="00F52E00"/>
    <w:rsid w:val="00F53C0D"/>
    <w:rsid w:val="00F5460B"/>
    <w:rsid w:val="00F56AA1"/>
    <w:rsid w:val="00F56E11"/>
    <w:rsid w:val="00F57041"/>
    <w:rsid w:val="00F57445"/>
    <w:rsid w:val="00F578AC"/>
    <w:rsid w:val="00F5797D"/>
    <w:rsid w:val="00F60538"/>
    <w:rsid w:val="00F60642"/>
    <w:rsid w:val="00F60B70"/>
    <w:rsid w:val="00F627EC"/>
    <w:rsid w:val="00F63C57"/>
    <w:rsid w:val="00F64938"/>
    <w:rsid w:val="00F65975"/>
    <w:rsid w:val="00F67478"/>
    <w:rsid w:val="00F67798"/>
    <w:rsid w:val="00F706CB"/>
    <w:rsid w:val="00F72090"/>
    <w:rsid w:val="00F72A6F"/>
    <w:rsid w:val="00F75548"/>
    <w:rsid w:val="00F75745"/>
    <w:rsid w:val="00F76303"/>
    <w:rsid w:val="00F770E8"/>
    <w:rsid w:val="00F775BB"/>
    <w:rsid w:val="00F8082F"/>
    <w:rsid w:val="00F817CD"/>
    <w:rsid w:val="00F81DDC"/>
    <w:rsid w:val="00F81F63"/>
    <w:rsid w:val="00F82323"/>
    <w:rsid w:val="00F83180"/>
    <w:rsid w:val="00F83876"/>
    <w:rsid w:val="00F85672"/>
    <w:rsid w:val="00F86F30"/>
    <w:rsid w:val="00F91161"/>
    <w:rsid w:val="00F91B77"/>
    <w:rsid w:val="00F92A0F"/>
    <w:rsid w:val="00F92EE8"/>
    <w:rsid w:val="00F93BF4"/>
    <w:rsid w:val="00F94C30"/>
    <w:rsid w:val="00F95F66"/>
    <w:rsid w:val="00F96BF5"/>
    <w:rsid w:val="00F971EB"/>
    <w:rsid w:val="00FA0D3E"/>
    <w:rsid w:val="00FA0FA4"/>
    <w:rsid w:val="00FA151D"/>
    <w:rsid w:val="00FA4507"/>
    <w:rsid w:val="00FA4ECD"/>
    <w:rsid w:val="00FA5065"/>
    <w:rsid w:val="00FA5E0E"/>
    <w:rsid w:val="00FA6875"/>
    <w:rsid w:val="00FA71E6"/>
    <w:rsid w:val="00FA775B"/>
    <w:rsid w:val="00FA79E8"/>
    <w:rsid w:val="00FA7D4A"/>
    <w:rsid w:val="00FB0158"/>
    <w:rsid w:val="00FB016A"/>
    <w:rsid w:val="00FB07BE"/>
    <w:rsid w:val="00FB0F89"/>
    <w:rsid w:val="00FB223F"/>
    <w:rsid w:val="00FB3841"/>
    <w:rsid w:val="00FB4960"/>
    <w:rsid w:val="00FB6F59"/>
    <w:rsid w:val="00FC0584"/>
    <w:rsid w:val="00FC132A"/>
    <w:rsid w:val="00FC1762"/>
    <w:rsid w:val="00FC3551"/>
    <w:rsid w:val="00FC3941"/>
    <w:rsid w:val="00FC5778"/>
    <w:rsid w:val="00FC5EB9"/>
    <w:rsid w:val="00FC5FD7"/>
    <w:rsid w:val="00FC75FB"/>
    <w:rsid w:val="00FD0037"/>
    <w:rsid w:val="00FD0501"/>
    <w:rsid w:val="00FD078F"/>
    <w:rsid w:val="00FD0F9A"/>
    <w:rsid w:val="00FD1B58"/>
    <w:rsid w:val="00FD4244"/>
    <w:rsid w:val="00FD667B"/>
    <w:rsid w:val="00FD76F5"/>
    <w:rsid w:val="00FD7D30"/>
    <w:rsid w:val="00FD7F1B"/>
    <w:rsid w:val="00FE0757"/>
    <w:rsid w:val="00FE0C01"/>
    <w:rsid w:val="00FE2E87"/>
    <w:rsid w:val="00FE3412"/>
    <w:rsid w:val="00FE34C6"/>
    <w:rsid w:val="00FE3A54"/>
    <w:rsid w:val="00FE492B"/>
    <w:rsid w:val="00FE53BD"/>
    <w:rsid w:val="00FE5C79"/>
    <w:rsid w:val="00FE7183"/>
    <w:rsid w:val="00FE7431"/>
    <w:rsid w:val="00FF0C3D"/>
    <w:rsid w:val="00FF45EF"/>
    <w:rsid w:val="00FF4C34"/>
    <w:rsid w:val="00FF52F3"/>
    <w:rsid w:val="00FF5879"/>
    <w:rsid w:val="00FF601A"/>
    <w:rsid w:val="00FF6D91"/>
    <w:rsid w:val="00FF6E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61A779"/>
  <w15:docId w15:val="{62427A66-B7E8-4611-9FDF-668E335E6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300F"/>
    <w:pPr>
      <w:spacing w:line="48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7059FB"/>
    <w:pPr>
      <w:keepNext/>
      <w:keepLines/>
      <w:spacing w:before="480" w:after="0"/>
      <w:jc w:val="left"/>
      <w:outlineLvl w:val="0"/>
    </w:pPr>
    <w:rPr>
      <w:rFonts w:eastAsiaTheme="majorEastAsia" w:cstheme="majorBidi"/>
      <w:b/>
      <w:bCs/>
      <w:color w:val="000000" w:themeColor="text1"/>
      <w:szCs w:val="24"/>
    </w:rPr>
  </w:style>
  <w:style w:type="paragraph" w:styleId="Heading2">
    <w:name w:val="heading 2"/>
    <w:basedOn w:val="Normal"/>
    <w:next w:val="Normal"/>
    <w:link w:val="Heading2Char"/>
    <w:autoRedefine/>
    <w:uiPriority w:val="9"/>
    <w:unhideWhenUsed/>
    <w:qFormat/>
    <w:rsid w:val="00863372"/>
    <w:pPr>
      <w:keepLines/>
      <w:widowControl w:val="0"/>
      <w:spacing w:after="0"/>
      <w:outlineLvl w:val="1"/>
    </w:pPr>
    <w:rPr>
      <w:rFonts w:eastAsiaTheme="majorEastAsia" w:cstheme="majorBidi"/>
      <w:bCs/>
      <w:color w:val="000000" w:themeColor="text1"/>
      <w:szCs w:val="26"/>
    </w:rPr>
  </w:style>
  <w:style w:type="paragraph" w:styleId="Heading3">
    <w:name w:val="heading 3"/>
    <w:basedOn w:val="Normal"/>
    <w:next w:val="Normal"/>
    <w:link w:val="Heading3Char"/>
    <w:autoRedefine/>
    <w:uiPriority w:val="9"/>
    <w:unhideWhenUsed/>
    <w:qFormat/>
    <w:rsid w:val="008E5BE2"/>
    <w:pPr>
      <w:keepNext/>
      <w:keepLines/>
      <w:spacing w:before="320" w:after="120"/>
      <w:outlineLvl w:val="2"/>
    </w:pPr>
    <w:rPr>
      <w:rFonts w:eastAsiaTheme="majorEastAsia" w:cstheme="majorBidi"/>
      <w:b/>
      <w:bCs/>
      <w:color w:val="000000" w:themeColor="text1"/>
    </w:rPr>
  </w:style>
  <w:style w:type="paragraph" w:styleId="Heading4">
    <w:name w:val="heading 4"/>
    <w:aliases w:val="Figure"/>
    <w:basedOn w:val="Normal"/>
    <w:next w:val="Normal"/>
    <w:link w:val="Heading4Char"/>
    <w:autoRedefine/>
    <w:uiPriority w:val="9"/>
    <w:unhideWhenUsed/>
    <w:qFormat/>
    <w:rsid w:val="000328D2"/>
    <w:pPr>
      <w:keepNext/>
      <w:keepLines/>
      <w:spacing w:before="200" w:after="0" w:line="240" w:lineRule="auto"/>
      <w:jc w:val="center"/>
      <w:outlineLvl w:val="3"/>
      <w:pPrChange w:id="0" w:author="Pasricha,Sudeep" w:date="2016-01-22T12:27:00Z">
        <w:pPr>
          <w:keepNext/>
          <w:keepLines/>
          <w:spacing w:before="200"/>
          <w:outlineLvl w:val="3"/>
        </w:pPr>
      </w:pPrChange>
    </w:pPr>
    <w:rPr>
      <w:rFonts w:eastAsiaTheme="majorEastAsia" w:cstheme="majorBidi"/>
      <w:b/>
      <w:bCs/>
      <w:iCs/>
      <w:color w:val="000000" w:themeColor="text1"/>
      <w:sz w:val="20"/>
      <w:szCs w:val="18"/>
      <w:rPrChange w:id="0" w:author="Pasricha,Sudeep" w:date="2016-01-22T12:27:00Z">
        <w:rPr>
          <w:rFonts w:eastAsiaTheme="majorEastAsia" w:cstheme="majorBidi"/>
          <w:b/>
          <w:bCs/>
          <w:iCs/>
          <w:color w:val="000000" w:themeColor="text1"/>
          <w:szCs w:val="18"/>
          <w:lang w:val="en-US" w:eastAsia="en-US" w:bidi="ar-SA"/>
        </w:rPr>
      </w:rPrChange>
    </w:rPr>
  </w:style>
  <w:style w:type="paragraph" w:styleId="Heading5">
    <w:name w:val="heading 5"/>
    <w:aliases w:val="Table"/>
    <w:basedOn w:val="Normal"/>
    <w:next w:val="Normal"/>
    <w:link w:val="Heading5Char"/>
    <w:autoRedefine/>
    <w:uiPriority w:val="9"/>
    <w:unhideWhenUsed/>
    <w:qFormat/>
    <w:rsid w:val="005F3125"/>
    <w:pPr>
      <w:keepNext/>
      <w:keepLines/>
      <w:spacing w:before="200" w:after="0"/>
      <w:jc w:val="center"/>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7000FE"/>
    <w:pPr>
      <w:keepNext/>
      <w:keepLines/>
      <w:spacing w:before="40" w:after="0"/>
      <w:outlineLvl w:val="5"/>
    </w:pPr>
    <w:rPr>
      <w:rFonts w:eastAsiaTheme="majorEastAsia" w:cstheme="majorBidi"/>
      <w:b/>
    </w:rPr>
  </w:style>
  <w:style w:type="paragraph" w:styleId="Heading7">
    <w:name w:val="heading 7"/>
    <w:basedOn w:val="Normal"/>
    <w:next w:val="Normal"/>
    <w:link w:val="Heading7Char"/>
    <w:uiPriority w:val="9"/>
    <w:unhideWhenUsed/>
    <w:qFormat/>
    <w:rsid w:val="007F7098"/>
    <w:pPr>
      <w:keepNext/>
      <w:keepLines/>
      <w:spacing w:before="40" w:after="0"/>
      <w:outlineLvl w:val="6"/>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59FB"/>
    <w:rPr>
      <w:rFonts w:ascii="Times New Roman" w:eastAsiaTheme="majorEastAsia" w:hAnsi="Times New Roman" w:cstheme="majorBidi"/>
      <w:b/>
      <w:bCs/>
      <w:color w:val="000000" w:themeColor="text1"/>
      <w:sz w:val="24"/>
      <w:szCs w:val="24"/>
    </w:rPr>
  </w:style>
  <w:style w:type="paragraph" w:styleId="ListParagraph">
    <w:name w:val="List Paragraph"/>
    <w:basedOn w:val="Normal"/>
    <w:uiPriority w:val="34"/>
    <w:qFormat/>
    <w:rsid w:val="00AB2F88"/>
    <w:pPr>
      <w:ind w:left="720"/>
      <w:contextualSpacing/>
    </w:pPr>
  </w:style>
  <w:style w:type="character" w:styleId="Hyperlink">
    <w:name w:val="Hyperlink"/>
    <w:basedOn w:val="DefaultParagraphFont"/>
    <w:uiPriority w:val="99"/>
    <w:unhideWhenUsed/>
    <w:rsid w:val="00D83D1C"/>
    <w:rPr>
      <w:color w:val="0000FF" w:themeColor="hyperlink"/>
      <w:u w:val="single"/>
    </w:rPr>
  </w:style>
  <w:style w:type="paragraph" w:styleId="BalloonText">
    <w:name w:val="Balloon Text"/>
    <w:basedOn w:val="Normal"/>
    <w:link w:val="BalloonTextChar"/>
    <w:uiPriority w:val="99"/>
    <w:semiHidden/>
    <w:unhideWhenUsed/>
    <w:rsid w:val="009D4C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4CF8"/>
    <w:rPr>
      <w:rFonts w:ascii="Tahoma" w:hAnsi="Tahoma" w:cs="Tahoma"/>
      <w:sz w:val="16"/>
      <w:szCs w:val="16"/>
    </w:rPr>
  </w:style>
  <w:style w:type="paragraph" w:styleId="DocumentMap">
    <w:name w:val="Document Map"/>
    <w:basedOn w:val="Normal"/>
    <w:link w:val="DocumentMapChar"/>
    <w:uiPriority w:val="99"/>
    <w:semiHidden/>
    <w:unhideWhenUsed/>
    <w:rsid w:val="0005454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4547"/>
    <w:rPr>
      <w:rFonts w:ascii="Tahoma" w:hAnsi="Tahoma" w:cs="Tahoma"/>
      <w:sz w:val="16"/>
      <w:szCs w:val="16"/>
    </w:rPr>
  </w:style>
  <w:style w:type="character" w:styleId="PlaceholderText">
    <w:name w:val="Placeholder Text"/>
    <w:basedOn w:val="DefaultParagraphFont"/>
    <w:uiPriority w:val="99"/>
    <w:semiHidden/>
    <w:rsid w:val="0039580E"/>
    <w:rPr>
      <w:color w:val="808080"/>
    </w:rPr>
  </w:style>
  <w:style w:type="character" w:styleId="CommentReference">
    <w:name w:val="annotation reference"/>
    <w:basedOn w:val="DefaultParagraphFont"/>
    <w:unhideWhenUsed/>
    <w:rsid w:val="00291AAF"/>
    <w:rPr>
      <w:sz w:val="16"/>
      <w:szCs w:val="16"/>
    </w:rPr>
  </w:style>
  <w:style w:type="paragraph" w:styleId="CommentText">
    <w:name w:val="annotation text"/>
    <w:basedOn w:val="Normal"/>
    <w:link w:val="CommentTextChar"/>
    <w:unhideWhenUsed/>
    <w:rsid w:val="00291AAF"/>
    <w:pPr>
      <w:spacing w:line="240" w:lineRule="auto"/>
    </w:pPr>
    <w:rPr>
      <w:sz w:val="20"/>
      <w:szCs w:val="20"/>
    </w:rPr>
  </w:style>
  <w:style w:type="character" w:customStyle="1" w:styleId="CommentTextChar">
    <w:name w:val="Comment Text Char"/>
    <w:basedOn w:val="DefaultParagraphFont"/>
    <w:link w:val="CommentText"/>
    <w:rsid w:val="00291AAF"/>
    <w:rPr>
      <w:sz w:val="20"/>
      <w:szCs w:val="20"/>
    </w:rPr>
  </w:style>
  <w:style w:type="paragraph" w:styleId="CommentSubject">
    <w:name w:val="annotation subject"/>
    <w:basedOn w:val="CommentText"/>
    <w:next w:val="CommentText"/>
    <w:link w:val="CommentSubjectChar"/>
    <w:uiPriority w:val="99"/>
    <w:semiHidden/>
    <w:unhideWhenUsed/>
    <w:rsid w:val="00291AAF"/>
    <w:rPr>
      <w:b/>
      <w:bCs/>
    </w:rPr>
  </w:style>
  <w:style w:type="character" w:customStyle="1" w:styleId="CommentSubjectChar">
    <w:name w:val="Comment Subject Char"/>
    <w:basedOn w:val="CommentTextChar"/>
    <w:link w:val="CommentSubject"/>
    <w:uiPriority w:val="99"/>
    <w:semiHidden/>
    <w:rsid w:val="00291AAF"/>
    <w:rPr>
      <w:b/>
      <w:bCs/>
      <w:sz w:val="20"/>
      <w:szCs w:val="20"/>
    </w:rPr>
  </w:style>
  <w:style w:type="table" w:styleId="TableGrid">
    <w:name w:val="Table Grid"/>
    <w:basedOn w:val="TableNormal"/>
    <w:rsid w:val="004A480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CF7C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7C06"/>
  </w:style>
  <w:style w:type="paragraph" w:styleId="Footer">
    <w:name w:val="footer"/>
    <w:basedOn w:val="Normal"/>
    <w:link w:val="FooterChar"/>
    <w:uiPriority w:val="99"/>
    <w:unhideWhenUsed/>
    <w:rsid w:val="00CF7C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7C06"/>
  </w:style>
  <w:style w:type="paragraph" w:styleId="TOCHeading">
    <w:name w:val="TOC Heading"/>
    <w:basedOn w:val="Heading1"/>
    <w:next w:val="Normal"/>
    <w:uiPriority w:val="39"/>
    <w:semiHidden/>
    <w:unhideWhenUsed/>
    <w:qFormat/>
    <w:rsid w:val="00FC5EB9"/>
    <w:pPr>
      <w:outlineLvl w:val="9"/>
    </w:pPr>
  </w:style>
  <w:style w:type="paragraph" w:styleId="TOC1">
    <w:name w:val="toc 1"/>
    <w:basedOn w:val="Normal"/>
    <w:next w:val="Normal"/>
    <w:autoRedefine/>
    <w:uiPriority w:val="39"/>
    <w:unhideWhenUsed/>
    <w:qFormat/>
    <w:rsid w:val="00D67A78"/>
    <w:pPr>
      <w:spacing w:after="100" w:line="240" w:lineRule="auto"/>
    </w:pPr>
    <w:rPr>
      <w:b/>
    </w:rPr>
  </w:style>
  <w:style w:type="paragraph" w:styleId="TOC2">
    <w:name w:val="toc 2"/>
    <w:basedOn w:val="Normal"/>
    <w:next w:val="Normal"/>
    <w:autoRedefine/>
    <w:uiPriority w:val="39"/>
    <w:unhideWhenUsed/>
    <w:qFormat/>
    <w:rsid w:val="00D67A78"/>
    <w:pPr>
      <w:spacing w:after="100" w:line="240" w:lineRule="auto"/>
      <w:ind w:left="220"/>
    </w:pPr>
    <w:rPr>
      <w:rFonts w:eastAsiaTheme="minorEastAsia"/>
    </w:rPr>
  </w:style>
  <w:style w:type="paragraph" w:styleId="TOC3">
    <w:name w:val="toc 3"/>
    <w:basedOn w:val="Normal"/>
    <w:next w:val="Normal"/>
    <w:autoRedefine/>
    <w:uiPriority w:val="39"/>
    <w:unhideWhenUsed/>
    <w:qFormat/>
    <w:rsid w:val="00D67A78"/>
    <w:pPr>
      <w:spacing w:after="100" w:line="240" w:lineRule="auto"/>
      <w:ind w:left="440"/>
    </w:pPr>
    <w:rPr>
      <w:rFonts w:eastAsiaTheme="minorEastAsia"/>
    </w:rPr>
  </w:style>
  <w:style w:type="paragraph" w:styleId="TOC4">
    <w:name w:val="toc 4"/>
    <w:basedOn w:val="Normal"/>
    <w:next w:val="Normal"/>
    <w:autoRedefine/>
    <w:uiPriority w:val="39"/>
    <w:unhideWhenUsed/>
    <w:rsid w:val="00D67A78"/>
    <w:pPr>
      <w:spacing w:after="100" w:line="240" w:lineRule="auto"/>
      <w:ind w:left="660"/>
    </w:pPr>
    <w:rPr>
      <w:rFonts w:eastAsiaTheme="minorEastAsia"/>
    </w:rPr>
  </w:style>
  <w:style w:type="paragraph" w:styleId="TOC5">
    <w:name w:val="toc 5"/>
    <w:basedOn w:val="Normal"/>
    <w:next w:val="Normal"/>
    <w:autoRedefine/>
    <w:uiPriority w:val="39"/>
    <w:unhideWhenUsed/>
    <w:rsid w:val="00D67A78"/>
    <w:pPr>
      <w:spacing w:after="100" w:line="240" w:lineRule="auto"/>
      <w:ind w:left="880"/>
    </w:pPr>
    <w:rPr>
      <w:rFonts w:eastAsiaTheme="minorEastAsia"/>
    </w:rPr>
  </w:style>
  <w:style w:type="paragraph" w:styleId="TOC6">
    <w:name w:val="toc 6"/>
    <w:basedOn w:val="Normal"/>
    <w:next w:val="Normal"/>
    <w:autoRedefine/>
    <w:uiPriority w:val="39"/>
    <w:unhideWhenUsed/>
    <w:rsid w:val="00A91DC3"/>
    <w:pPr>
      <w:spacing w:after="100"/>
      <w:ind w:left="1100"/>
    </w:pPr>
    <w:rPr>
      <w:rFonts w:eastAsiaTheme="minorEastAsia"/>
    </w:rPr>
  </w:style>
  <w:style w:type="paragraph" w:styleId="TOC7">
    <w:name w:val="toc 7"/>
    <w:basedOn w:val="Normal"/>
    <w:next w:val="Normal"/>
    <w:autoRedefine/>
    <w:uiPriority w:val="39"/>
    <w:unhideWhenUsed/>
    <w:rsid w:val="00A91DC3"/>
    <w:pPr>
      <w:spacing w:after="100"/>
      <w:ind w:left="1320"/>
    </w:pPr>
    <w:rPr>
      <w:rFonts w:eastAsiaTheme="minorEastAsia"/>
    </w:rPr>
  </w:style>
  <w:style w:type="paragraph" w:styleId="TOC8">
    <w:name w:val="toc 8"/>
    <w:basedOn w:val="Normal"/>
    <w:next w:val="Normal"/>
    <w:autoRedefine/>
    <w:uiPriority w:val="39"/>
    <w:unhideWhenUsed/>
    <w:rsid w:val="00A91DC3"/>
    <w:pPr>
      <w:spacing w:after="100"/>
      <w:ind w:left="1540"/>
    </w:pPr>
    <w:rPr>
      <w:rFonts w:eastAsiaTheme="minorEastAsia"/>
    </w:rPr>
  </w:style>
  <w:style w:type="paragraph" w:styleId="TOC9">
    <w:name w:val="toc 9"/>
    <w:basedOn w:val="Normal"/>
    <w:next w:val="Normal"/>
    <w:autoRedefine/>
    <w:uiPriority w:val="39"/>
    <w:unhideWhenUsed/>
    <w:rsid w:val="00A91DC3"/>
    <w:pPr>
      <w:spacing w:after="100"/>
      <w:ind w:left="1760"/>
    </w:pPr>
    <w:rPr>
      <w:rFonts w:eastAsiaTheme="minorEastAsia"/>
    </w:rPr>
  </w:style>
  <w:style w:type="paragraph" w:styleId="Title">
    <w:name w:val="Title"/>
    <w:aliases w:val="Chapter"/>
    <w:basedOn w:val="Heading1"/>
    <w:next w:val="Normal"/>
    <w:link w:val="TitleChar"/>
    <w:autoRedefine/>
    <w:uiPriority w:val="10"/>
    <w:qFormat/>
    <w:rsid w:val="00A271F3"/>
    <w:pPr>
      <w:spacing w:before="0"/>
      <w:jc w:val="center"/>
      <w:outlineLvl w:val="9"/>
    </w:pPr>
    <w:rPr>
      <w:spacing w:val="5"/>
      <w:kern w:val="28"/>
      <w:szCs w:val="52"/>
    </w:rPr>
  </w:style>
  <w:style w:type="character" w:customStyle="1" w:styleId="TitleChar">
    <w:name w:val="Title Char"/>
    <w:aliases w:val="Chapter Char"/>
    <w:basedOn w:val="DefaultParagraphFont"/>
    <w:link w:val="Title"/>
    <w:uiPriority w:val="10"/>
    <w:rsid w:val="00A271F3"/>
    <w:rPr>
      <w:rFonts w:ascii="Times New Roman" w:eastAsiaTheme="majorEastAsia" w:hAnsi="Times New Roman" w:cstheme="majorBidi"/>
      <w:b/>
      <w:bCs/>
      <w:color w:val="000000" w:themeColor="text1"/>
      <w:spacing w:val="5"/>
      <w:kern w:val="28"/>
      <w:sz w:val="24"/>
      <w:szCs w:val="52"/>
    </w:rPr>
  </w:style>
  <w:style w:type="character" w:customStyle="1" w:styleId="Heading2Char">
    <w:name w:val="Heading 2 Char"/>
    <w:basedOn w:val="DefaultParagraphFont"/>
    <w:link w:val="Heading2"/>
    <w:uiPriority w:val="9"/>
    <w:rsid w:val="00863372"/>
    <w:rPr>
      <w:rFonts w:ascii="Times New Roman" w:eastAsiaTheme="majorEastAsia" w:hAnsi="Times New Roman" w:cstheme="majorBidi"/>
      <w:bCs/>
      <w:color w:val="000000" w:themeColor="text1"/>
      <w:sz w:val="24"/>
      <w:szCs w:val="26"/>
    </w:rPr>
  </w:style>
  <w:style w:type="paragraph" w:customStyle="1" w:styleId="Default">
    <w:name w:val="Default"/>
    <w:rsid w:val="003610C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style-span">
    <w:name w:val="apple-style-span"/>
    <w:basedOn w:val="DefaultParagraphFont"/>
    <w:rsid w:val="009A4C86"/>
  </w:style>
  <w:style w:type="character" w:customStyle="1" w:styleId="Heading3Char">
    <w:name w:val="Heading 3 Char"/>
    <w:basedOn w:val="DefaultParagraphFont"/>
    <w:link w:val="Heading3"/>
    <w:uiPriority w:val="9"/>
    <w:rsid w:val="008E5BE2"/>
    <w:rPr>
      <w:rFonts w:ascii="Times New Roman" w:eastAsiaTheme="majorEastAsia" w:hAnsi="Times New Roman" w:cstheme="majorBidi"/>
      <w:b/>
      <w:bCs/>
      <w:color w:val="000000" w:themeColor="text1"/>
      <w:sz w:val="24"/>
    </w:rPr>
  </w:style>
  <w:style w:type="character" w:customStyle="1" w:styleId="Heading4Char">
    <w:name w:val="Heading 4 Char"/>
    <w:aliases w:val="Figure Char"/>
    <w:basedOn w:val="DefaultParagraphFont"/>
    <w:link w:val="Heading4"/>
    <w:uiPriority w:val="9"/>
    <w:rsid w:val="000328D2"/>
    <w:rPr>
      <w:rFonts w:ascii="Times New Roman" w:eastAsiaTheme="majorEastAsia" w:hAnsi="Times New Roman" w:cstheme="majorBidi"/>
      <w:b/>
      <w:bCs/>
      <w:iCs/>
      <w:color w:val="000000" w:themeColor="text1"/>
      <w:sz w:val="20"/>
      <w:szCs w:val="18"/>
    </w:rPr>
  </w:style>
  <w:style w:type="character" w:customStyle="1" w:styleId="Heading5Char">
    <w:name w:val="Heading 5 Char"/>
    <w:aliases w:val="Table Char"/>
    <w:basedOn w:val="DefaultParagraphFont"/>
    <w:link w:val="Heading5"/>
    <w:uiPriority w:val="9"/>
    <w:rsid w:val="005F3125"/>
    <w:rPr>
      <w:rFonts w:ascii="Times New Roman" w:eastAsiaTheme="majorEastAsia" w:hAnsi="Times New Roman" w:cstheme="majorBidi"/>
      <w:b/>
      <w:color w:val="000000" w:themeColor="text1"/>
    </w:rPr>
  </w:style>
  <w:style w:type="paragraph" w:styleId="TableofFigures">
    <w:name w:val="table of figures"/>
    <w:basedOn w:val="Normal"/>
    <w:next w:val="Normal"/>
    <w:uiPriority w:val="99"/>
    <w:unhideWhenUsed/>
    <w:rsid w:val="00EC1AEE"/>
    <w:pPr>
      <w:spacing w:after="0"/>
    </w:pPr>
  </w:style>
  <w:style w:type="paragraph" w:styleId="Subtitle">
    <w:name w:val="Subtitle"/>
    <w:aliases w:val="Ref List Item"/>
    <w:basedOn w:val="Normal"/>
    <w:next w:val="Normal"/>
    <w:link w:val="SubtitleChar"/>
    <w:autoRedefine/>
    <w:uiPriority w:val="11"/>
    <w:qFormat/>
    <w:rsid w:val="001367F6"/>
    <w:pPr>
      <w:numPr>
        <w:numId w:val="20"/>
      </w:numPr>
      <w:spacing w:line="240" w:lineRule="auto"/>
      <w:jc w:val="left"/>
    </w:pPr>
    <w:rPr>
      <w:rFonts w:eastAsiaTheme="majorEastAsia" w:cstheme="majorBidi"/>
      <w:bCs/>
      <w:iCs/>
      <w:color w:val="000000" w:themeColor="text1"/>
      <w:spacing w:val="15"/>
      <w:szCs w:val="24"/>
    </w:rPr>
  </w:style>
  <w:style w:type="character" w:customStyle="1" w:styleId="SubtitleChar">
    <w:name w:val="Subtitle Char"/>
    <w:aliases w:val="Ref List Item Char"/>
    <w:basedOn w:val="DefaultParagraphFont"/>
    <w:link w:val="Subtitle"/>
    <w:uiPriority w:val="11"/>
    <w:rsid w:val="001367F6"/>
    <w:rPr>
      <w:rFonts w:ascii="Times New Roman" w:eastAsiaTheme="majorEastAsia" w:hAnsi="Times New Roman" w:cstheme="majorBidi"/>
      <w:bCs/>
      <w:iCs/>
      <w:color w:val="000000" w:themeColor="text1"/>
      <w:spacing w:val="15"/>
      <w:sz w:val="24"/>
      <w:szCs w:val="24"/>
    </w:rPr>
  </w:style>
  <w:style w:type="paragraph" w:styleId="Caption">
    <w:name w:val="caption"/>
    <w:basedOn w:val="Normal"/>
    <w:next w:val="Normal"/>
    <w:uiPriority w:val="35"/>
    <w:unhideWhenUsed/>
    <w:qFormat/>
    <w:rsid w:val="00436842"/>
    <w:pPr>
      <w:spacing w:line="240" w:lineRule="auto"/>
    </w:pPr>
    <w:rPr>
      <w:b/>
      <w:bCs/>
      <w:color w:val="4F81BD" w:themeColor="accent1"/>
      <w:sz w:val="18"/>
      <w:szCs w:val="18"/>
    </w:rPr>
  </w:style>
  <w:style w:type="paragraph" w:styleId="Revision">
    <w:name w:val="Revision"/>
    <w:hidden/>
    <w:uiPriority w:val="99"/>
    <w:semiHidden/>
    <w:rsid w:val="00131AD3"/>
    <w:pPr>
      <w:spacing w:after="0" w:line="240" w:lineRule="auto"/>
    </w:pPr>
    <w:rPr>
      <w:rFonts w:ascii="Times New Roman" w:hAnsi="Times New Roman"/>
    </w:rPr>
  </w:style>
  <w:style w:type="paragraph" w:styleId="NoSpacing">
    <w:name w:val="No Spacing"/>
    <w:uiPriority w:val="1"/>
    <w:qFormat/>
    <w:rsid w:val="00941AEF"/>
    <w:pPr>
      <w:spacing w:after="0" w:line="240" w:lineRule="auto"/>
      <w:jc w:val="both"/>
    </w:pPr>
    <w:rPr>
      <w:rFonts w:ascii="Times New Roman" w:hAnsi="Times New Roman"/>
      <w:sz w:val="24"/>
    </w:rPr>
  </w:style>
  <w:style w:type="paragraph" w:styleId="NormalWeb">
    <w:name w:val="Normal (Web)"/>
    <w:basedOn w:val="Normal"/>
    <w:uiPriority w:val="99"/>
    <w:semiHidden/>
    <w:unhideWhenUsed/>
    <w:rsid w:val="00F627EC"/>
    <w:pPr>
      <w:spacing w:before="100" w:beforeAutospacing="1" w:after="100" w:afterAutospacing="1" w:line="240" w:lineRule="auto"/>
      <w:jc w:val="left"/>
    </w:pPr>
    <w:rPr>
      <w:rFonts w:eastAsia="Times New Roman" w:cs="Times New Roman"/>
      <w:szCs w:val="24"/>
    </w:rPr>
  </w:style>
  <w:style w:type="character" w:customStyle="1" w:styleId="Heading6Char">
    <w:name w:val="Heading 6 Char"/>
    <w:basedOn w:val="DefaultParagraphFont"/>
    <w:link w:val="Heading6"/>
    <w:uiPriority w:val="9"/>
    <w:rsid w:val="007000FE"/>
    <w:rPr>
      <w:rFonts w:ascii="Times New Roman" w:eastAsiaTheme="majorEastAsia" w:hAnsi="Times New Roman" w:cstheme="majorBidi"/>
      <w:b/>
      <w:sz w:val="24"/>
    </w:rPr>
  </w:style>
  <w:style w:type="character" w:customStyle="1" w:styleId="Heading7Char">
    <w:name w:val="Heading 7 Char"/>
    <w:basedOn w:val="DefaultParagraphFont"/>
    <w:link w:val="Heading7"/>
    <w:uiPriority w:val="9"/>
    <w:rsid w:val="007F7098"/>
    <w:rPr>
      <w:rFonts w:ascii="Times New Roman" w:eastAsiaTheme="majorEastAsia" w:hAnsi="Times New Roman" w:cstheme="majorBidi"/>
      <w:b/>
      <w:iCs/>
      <w:sz w:val="24"/>
    </w:rPr>
  </w:style>
  <w:style w:type="paragraph" w:customStyle="1" w:styleId="Style1">
    <w:name w:val="Style1"/>
    <w:basedOn w:val="Title"/>
    <w:link w:val="Style1Char"/>
    <w:qFormat/>
    <w:rsid w:val="00BA34AF"/>
  </w:style>
  <w:style w:type="paragraph" w:customStyle="1" w:styleId="ChapterHeading">
    <w:name w:val="Chapter Heading"/>
    <w:basedOn w:val="Heading1"/>
    <w:link w:val="ChapterHeadingChar"/>
    <w:qFormat/>
    <w:rsid w:val="001B6BFF"/>
    <w:pPr>
      <w:pageBreakBefore/>
      <w:spacing w:before="0"/>
      <w:contextualSpacing/>
      <w:jc w:val="center"/>
    </w:pPr>
    <w:rPr>
      <w:b w:val="0"/>
    </w:rPr>
  </w:style>
  <w:style w:type="character" w:customStyle="1" w:styleId="Style1Char">
    <w:name w:val="Style1 Char"/>
    <w:basedOn w:val="TitleChar"/>
    <w:link w:val="Style1"/>
    <w:rsid w:val="00BA34AF"/>
    <w:rPr>
      <w:rFonts w:ascii="Times New Roman" w:eastAsiaTheme="majorEastAsia" w:hAnsi="Times New Roman" w:cstheme="majorBidi"/>
      <w:b/>
      <w:bCs/>
      <w:color w:val="000000" w:themeColor="text1"/>
      <w:spacing w:val="5"/>
      <w:kern w:val="28"/>
      <w:sz w:val="24"/>
      <w:szCs w:val="52"/>
    </w:rPr>
  </w:style>
  <w:style w:type="character" w:customStyle="1" w:styleId="ChapterHeadingChar">
    <w:name w:val="Chapter Heading Char"/>
    <w:basedOn w:val="Heading1Char"/>
    <w:link w:val="ChapterHeading"/>
    <w:rsid w:val="001B6BFF"/>
    <w:rPr>
      <w:rFonts w:ascii="Times New Roman" w:eastAsiaTheme="majorEastAsia" w:hAnsi="Times New Roman" w:cstheme="majorBidi"/>
      <w:b w:val="0"/>
      <w:bCs/>
      <w:color w:val="000000" w:themeColor="text1"/>
      <w:sz w:val="24"/>
      <w:szCs w:val="24"/>
    </w:rPr>
  </w:style>
  <w:style w:type="character" w:customStyle="1" w:styleId="highlight">
    <w:name w:val="highlight"/>
    <w:basedOn w:val="DefaultParagraphFont"/>
    <w:rsid w:val="004620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243398">
      <w:bodyDiv w:val="1"/>
      <w:marLeft w:val="0"/>
      <w:marRight w:val="0"/>
      <w:marTop w:val="0"/>
      <w:marBottom w:val="0"/>
      <w:divBdr>
        <w:top w:val="none" w:sz="0" w:space="0" w:color="auto"/>
        <w:left w:val="none" w:sz="0" w:space="0" w:color="auto"/>
        <w:bottom w:val="none" w:sz="0" w:space="0" w:color="auto"/>
        <w:right w:val="none" w:sz="0" w:space="0" w:color="auto"/>
      </w:divBdr>
    </w:div>
    <w:div w:id="143858004">
      <w:bodyDiv w:val="1"/>
      <w:marLeft w:val="0"/>
      <w:marRight w:val="0"/>
      <w:marTop w:val="0"/>
      <w:marBottom w:val="0"/>
      <w:divBdr>
        <w:top w:val="none" w:sz="0" w:space="0" w:color="auto"/>
        <w:left w:val="none" w:sz="0" w:space="0" w:color="auto"/>
        <w:bottom w:val="none" w:sz="0" w:space="0" w:color="auto"/>
        <w:right w:val="none" w:sz="0" w:space="0" w:color="auto"/>
      </w:divBdr>
    </w:div>
    <w:div w:id="262881627">
      <w:bodyDiv w:val="1"/>
      <w:marLeft w:val="0"/>
      <w:marRight w:val="0"/>
      <w:marTop w:val="0"/>
      <w:marBottom w:val="0"/>
      <w:divBdr>
        <w:top w:val="none" w:sz="0" w:space="0" w:color="auto"/>
        <w:left w:val="none" w:sz="0" w:space="0" w:color="auto"/>
        <w:bottom w:val="none" w:sz="0" w:space="0" w:color="auto"/>
        <w:right w:val="none" w:sz="0" w:space="0" w:color="auto"/>
      </w:divBdr>
    </w:div>
    <w:div w:id="266081666">
      <w:bodyDiv w:val="1"/>
      <w:marLeft w:val="0"/>
      <w:marRight w:val="0"/>
      <w:marTop w:val="0"/>
      <w:marBottom w:val="0"/>
      <w:divBdr>
        <w:top w:val="none" w:sz="0" w:space="0" w:color="auto"/>
        <w:left w:val="none" w:sz="0" w:space="0" w:color="auto"/>
        <w:bottom w:val="none" w:sz="0" w:space="0" w:color="auto"/>
        <w:right w:val="none" w:sz="0" w:space="0" w:color="auto"/>
      </w:divBdr>
    </w:div>
    <w:div w:id="268389942">
      <w:bodyDiv w:val="1"/>
      <w:marLeft w:val="0"/>
      <w:marRight w:val="0"/>
      <w:marTop w:val="0"/>
      <w:marBottom w:val="0"/>
      <w:divBdr>
        <w:top w:val="none" w:sz="0" w:space="0" w:color="auto"/>
        <w:left w:val="none" w:sz="0" w:space="0" w:color="auto"/>
        <w:bottom w:val="none" w:sz="0" w:space="0" w:color="auto"/>
        <w:right w:val="none" w:sz="0" w:space="0" w:color="auto"/>
      </w:divBdr>
    </w:div>
    <w:div w:id="278414986">
      <w:bodyDiv w:val="1"/>
      <w:marLeft w:val="0"/>
      <w:marRight w:val="0"/>
      <w:marTop w:val="0"/>
      <w:marBottom w:val="0"/>
      <w:divBdr>
        <w:top w:val="none" w:sz="0" w:space="0" w:color="auto"/>
        <w:left w:val="none" w:sz="0" w:space="0" w:color="auto"/>
        <w:bottom w:val="none" w:sz="0" w:space="0" w:color="auto"/>
        <w:right w:val="none" w:sz="0" w:space="0" w:color="auto"/>
      </w:divBdr>
    </w:div>
    <w:div w:id="296299120">
      <w:bodyDiv w:val="1"/>
      <w:marLeft w:val="0"/>
      <w:marRight w:val="0"/>
      <w:marTop w:val="0"/>
      <w:marBottom w:val="0"/>
      <w:divBdr>
        <w:top w:val="none" w:sz="0" w:space="0" w:color="auto"/>
        <w:left w:val="none" w:sz="0" w:space="0" w:color="auto"/>
        <w:bottom w:val="none" w:sz="0" w:space="0" w:color="auto"/>
        <w:right w:val="none" w:sz="0" w:space="0" w:color="auto"/>
      </w:divBdr>
    </w:div>
    <w:div w:id="367800926">
      <w:bodyDiv w:val="1"/>
      <w:marLeft w:val="0"/>
      <w:marRight w:val="0"/>
      <w:marTop w:val="0"/>
      <w:marBottom w:val="0"/>
      <w:divBdr>
        <w:top w:val="none" w:sz="0" w:space="0" w:color="auto"/>
        <w:left w:val="none" w:sz="0" w:space="0" w:color="auto"/>
        <w:bottom w:val="none" w:sz="0" w:space="0" w:color="auto"/>
        <w:right w:val="none" w:sz="0" w:space="0" w:color="auto"/>
      </w:divBdr>
    </w:div>
    <w:div w:id="435292640">
      <w:bodyDiv w:val="1"/>
      <w:marLeft w:val="0"/>
      <w:marRight w:val="0"/>
      <w:marTop w:val="0"/>
      <w:marBottom w:val="0"/>
      <w:divBdr>
        <w:top w:val="none" w:sz="0" w:space="0" w:color="auto"/>
        <w:left w:val="none" w:sz="0" w:space="0" w:color="auto"/>
        <w:bottom w:val="none" w:sz="0" w:space="0" w:color="auto"/>
        <w:right w:val="none" w:sz="0" w:space="0" w:color="auto"/>
      </w:divBdr>
      <w:divsChild>
        <w:div w:id="796294162">
          <w:marLeft w:val="0"/>
          <w:marRight w:val="0"/>
          <w:marTop w:val="0"/>
          <w:marBottom w:val="0"/>
          <w:divBdr>
            <w:top w:val="none" w:sz="0" w:space="0" w:color="auto"/>
            <w:left w:val="none" w:sz="0" w:space="0" w:color="auto"/>
            <w:bottom w:val="none" w:sz="0" w:space="0" w:color="auto"/>
            <w:right w:val="none" w:sz="0" w:space="0" w:color="auto"/>
          </w:divBdr>
        </w:div>
        <w:div w:id="1814176471">
          <w:marLeft w:val="0"/>
          <w:marRight w:val="0"/>
          <w:marTop w:val="0"/>
          <w:marBottom w:val="0"/>
          <w:divBdr>
            <w:top w:val="none" w:sz="0" w:space="0" w:color="auto"/>
            <w:left w:val="none" w:sz="0" w:space="0" w:color="auto"/>
            <w:bottom w:val="none" w:sz="0" w:space="0" w:color="auto"/>
            <w:right w:val="none" w:sz="0" w:space="0" w:color="auto"/>
          </w:divBdr>
        </w:div>
      </w:divsChild>
    </w:div>
    <w:div w:id="517931609">
      <w:bodyDiv w:val="1"/>
      <w:marLeft w:val="0"/>
      <w:marRight w:val="0"/>
      <w:marTop w:val="0"/>
      <w:marBottom w:val="0"/>
      <w:divBdr>
        <w:top w:val="none" w:sz="0" w:space="0" w:color="auto"/>
        <w:left w:val="none" w:sz="0" w:space="0" w:color="auto"/>
        <w:bottom w:val="none" w:sz="0" w:space="0" w:color="auto"/>
        <w:right w:val="none" w:sz="0" w:space="0" w:color="auto"/>
      </w:divBdr>
    </w:div>
    <w:div w:id="533344003">
      <w:bodyDiv w:val="1"/>
      <w:marLeft w:val="0"/>
      <w:marRight w:val="0"/>
      <w:marTop w:val="0"/>
      <w:marBottom w:val="0"/>
      <w:divBdr>
        <w:top w:val="none" w:sz="0" w:space="0" w:color="auto"/>
        <w:left w:val="none" w:sz="0" w:space="0" w:color="auto"/>
        <w:bottom w:val="none" w:sz="0" w:space="0" w:color="auto"/>
        <w:right w:val="none" w:sz="0" w:space="0" w:color="auto"/>
      </w:divBdr>
    </w:div>
    <w:div w:id="547962395">
      <w:bodyDiv w:val="1"/>
      <w:marLeft w:val="0"/>
      <w:marRight w:val="0"/>
      <w:marTop w:val="0"/>
      <w:marBottom w:val="0"/>
      <w:divBdr>
        <w:top w:val="none" w:sz="0" w:space="0" w:color="auto"/>
        <w:left w:val="none" w:sz="0" w:space="0" w:color="auto"/>
        <w:bottom w:val="none" w:sz="0" w:space="0" w:color="auto"/>
        <w:right w:val="none" w:sz="0" w:space="0" w:color="auto"/>
      </w:divBdr>
      <w:divsChild>
        <w:div w:id="374038455">
          <w:marLeft w:val="0"/>
          <w:marRight w:val="0"/>
          <w:marTop w:val="0"/>
          <w:marBottom w:val="0"/>
          <w:divBdr>
            <w:top w:val="none" w:sz="0" w:space="0" w:color="auto"/>
            <w:left w:val="none" w:sz="0" w:space="0" w:color="auto"/>
            <w:bottom w:val="none" w:sz="0" w:space="0" w:color="auto"/>
            <w:right w:val="none" w:sz="0" w:space="0" w:color="auto"/>
          </w:divBdr>
        </w:div>
        <w:div w:id="653609794">
          <w:marLeft w:val="0"/>
          <w:marRight w:val="0"/>
          <w:marTop w:val="0"/>
          <w:marBottom w:val="0"/>
          <w:divBdr>
            <w:top w:val="none" w:sz="0" w:space="0" w:color="auto"/>
            <w:left w:val="none" w:sz="0" w:space="0" w:color="auto"/>
            <w:bottom w:val="none" w:sz="0" w:space="0" w:color="auto"/>
            <w:right w:val="none" w:sz="0" w:space="0" w:color="auto"/>
          </w:divBdr>
        </w:div>
        <w:div w:id="1104229019">
          <w:marLeft w:val="0"/>
          <w:marRight w:val="0"/>
          <w:marTop w:val="0"/>
          <w:marBottom w:val="0"/>
          <w:divBdr>
            <w:top w:val="none" w:sz="0" w:space="0" w:color="auto"/>
            <w:left w:val="none" w:sz="0" w:space="0" w:color="auto"/>
            <w:bottom w:val="none" w:sz="0" w:space="0" w:color="auto"/>
            <w:right w:val="none" w:sz="0" w:space="0" w:color="auto"/>
          </w:divBdr>
        </w:div>
        <w:div w:id="2020503827">
          <w:marLeft w:val="0"/>
          <w:marRight w:val="0"/>
          <w:marTop w:val="0"/>
          <w:marBottom w:val="0"/>
          <w:divBdr>
            <w:top w:val="none" w:sz="0" w:space="0" w:color="auto"/>
            <w:left w:val="none" w:sz="0" w:space="0" w:color="auto"/>
            <w:bottom w:val="none" w:sz="0" w:space="0" w:color="auto"/>
            <w:right w:val="none" w:sz="0" w:space="0" w:color="auto"/>
          </w:divBdr>
        </w:div>
      </w:divsChild>
    </w:div>
    <w:div w:id="589507628">
      <w:bodyDiv w:val="1"/>
      <w:marLeft w:val="0"/>
      <w:marRight w:val="0"/>
      <w:marTop w:val="0"/>
      <w:marBottom w:val="0"/>
      <w:divBdr>
        <w:top w:val="none" w:sz="0" w:space="0" w:color="auto"/>
        <w:left w:val="none" w:sz="0" w:space="0" w:color="auto"/>
        <w:bottom w:val="none" w:sz="0" w:space="0" w:color="auto"/>
        <w:right w:val="none" w:sz="0" w:space="0" w:color="auto"/>
      </w:divBdr>
    </w:div>
    <w:div w:id="660813398">
      <w:bodyDiv w:val="1"/>
      <w:marLeft w:val="0"/>
      <w:marRight w:val="0"/>
      <w:marTop w:val="0"/>
      <w:marBottom w:val="0"/>
      <w:divBdr>
        <w:top w:val="none" w:sz="0" w:space="0" w:color="auto"/>
        <w:left w:val="none" w:sz="0" w:space="0" w:color="auto"/>
        <w:bottom w:val="none" w:sz="0" w:space="0" w:color="auto"/>
        <w:right w:val="none" w:sz="0" w:space="0" w:color="auto"/>
      </w:divBdr>
    </w:div>
    <w:div w:id="671566859">
      <w:bodyDiv w:val="1"/>
      <w:marLeft w:val="0"/>
      <w:marRight w:val="0"/>
      <w:marTop w:val="0"/>
      <w:marBottom w:val="0"/>
      <w:divBdr>
        <w:top w:val="none" w:sz="0" w:space="0" w:color="auto"/>
        <w:left w:val="none" w:sz="0" w:space="0" w:color="auto"/>
        <w:bottom w:val="none" w:sz="0" w:space="0" w:color="auto"/>
        <w:right w:val="none" w:sz="0" w:space="0" w:color="auto"/>
      </w:divBdr>
    </w:div>
    <w:div w:id="756025374">
      <w:bodyDiv w:val="1"/>
      <w:marLeft w:val="0"/>
      <w:marRight w:val="0"/>
      <w:marTop w:val="0"/>
      <w:marBottom w:val="0"/>
      <w:divBdr>
        <w:top w:val="none" w:sz="0" w:space="0" w:color="auto"/>
        <w:left w:val="none" w:sz="0" w:space="0" w:color="auto"/>
        <w:bottom w:val="none" w:sz="0" w:space="0" w:color="auto"/>
        <w:right w:val="none" w:sz="0" w:space="0" w:color="auto"/>
      </w:divBdr>
    </w:div>
    <w:div w:id="768044565">
      <w:bodyDiv w:val="1"/>
      <w:marLeft w:val="0"/>
      <w:marRight w:val="0"/>
      <w:marTop w:val="0"/>
      <w:marBottom w:val="0"/>
      <w:divBdr>
        <w:top w:val="none" w:sz="0" w:space="0" w:color="auto"/>
        <w:left w:val="none" w:sz="0" w:space="0" w:color="auto"/>
        <w:bottom w:val="none" w:sz="0" w:space="0" w:color="auto"/>
        <w:right w:val="none" w:sz="0" w:space="0" w:color="auto"/>
      </w:divBdr>
    </w:div>
    <w:div w:id="770900571">
      <w:bodyDiv w:val="1"/>
      <w:marLeft w:val="0"/>
      <w:marRight w:val="0"/>
      <w:marTop w:val="0"/>
      <w:marBottom w:val="0"/>
      <w:divBdr>
        <w:top w:val="none" w:sz="0" w:space="0" w:color="auto"/>
        <w:left w:val="none" w:sz="0" w:space="0" w:color="auto"/>
        <w:bottom w:val="none" w:sz="0" w:space="0" w:color="auto"/>
        <w:right w:val="none" w:sz="0" w:space="0" w:color="auto"/>
      </w:divBdr>
    </w:div>
    <w:div w:id="900360227">
      <w:bodyDiv w:val="1"/>
      <w:marLeft w:val="0"/>
      <w:marRight w:val="0"/>
      <w:marTop w:val="0"/>
      <w:marBottom w:val="0"/>
      <w:divBdr>
        <w:top w:val="none" w:sz="0" w:space="0" w:color="auto"/>
        <w:left w:val="none" w:sz="0" w:space="0" w:color="auto"/>
        <w:bottom w:val="none" w:sz="0" w:space="0" w:color="auto"/>
        <w:right w:val="none" w:sz="0" w:space="0" w:color="auto"/>
      </w:divBdr>
    </w:div>
    <w:div w:id="1018968026">
      <w:bodyDiv w:val="1"/>
      <w:marLeft w:val="0"/>
      <w:marRight w:val="0"/>
      <w:marTop w:val="0"/>
      <w:marBottom w:val="0"/>
      <w:divBdr>
        <w:top w:val="none" w:sz="0" w:space="0" w:color="auto"/>
        <w:left w:val="none" w:sz="0" w:space="0" w:color="auto"/>
        <w:bottom w:val="none" w:sz="0" w:space="0" w:color="auto"/>
        <w:right w:val="none" w:sz="0" w:space="0" w:color="auto"/>
      </w:divBdr>
    </w:div>
    <w:div w:id="1055205860">
      <w:bodyDiv w:val="1"/>
      <w:marLeft w:val="0"/>
      <w:marRight w:val="0"/>
      <w:marTop w:val="0"/>
      <w:marBottom w:val="0"/>
      <w:divBdr>
        <w:top w:val="none" w:sz="0" w:space="0" w:color="auto"/>
        <w:left w:val="none" w:sz="0" w:space="0" w:color="auto"/>
        <w:bottom w:val="none" w:sz="0" w:space="0" w:color="auto"/>
        <w:right w:val="none" w:sz="0" w:space="0" w:color="auto"/>
      </w:divBdr>
    </w:div>
    <w:div w:id="1057238414">
      <w:bodyDiv w:val="1"/>
      <w:marLeft w:val="0"/>
      <w:marRight w:val="0"/>
      <w:marTop w:val="0"/>
      <w:marBottom w:val="0"/>
      <w:divBdr>
        <w:top w:val="none" w:sz="0" w:space="0" w:color="auto"/>
        <w:left w:val="none" w:sz="0" w:space="0" w:color="auto"/>
        <w:bottom w:val="none" w:sz="0" w:space="0" w:color="auto"/>
        <w:right w:val="none" w:sz="0" w:space="0" w:color="auto"/>
      </w:divBdr>
      <w:divsChild>
        <w:div w:id="187061900">
          <w:marLeft w:val="0"/>
          <w:marRight w:val="0"/>
          <w:marTop w:val="0"/>
          <w:marBottom w:val="0"/>
          <w:divBdr>
            <w:top w:val="none" w:sz="0" w:space="0" w:color="auto"/>
            <w:left w:val="none" w:sz="0" w:space="0" w:color="auto"/>
            <w:bottom w:val="none" w:sz="0" w:space="0" w:color="auto"/>
            <w:right w:val="none" w:sz="0" w:space="0" w:color="auto"/>
          </w:divBdr>
        </w:div>
        <w:div w:id="231081866">
          <w:marLeft w:val="0"/>
          <w:marRight w:val="0"/>
          <w:marTop w:val="0"/>
          <w:marBottom w:val="0"/>
          <w:divBdr>
            <w:top w:val="none" w:sz="0" w:space="0" w:color="auto"/>
            <w:left w:val="none" w:sz="0" w:space="0" w:color="auto"/>
            <w:bottom w:val="none" w:sz="0" w:space="0" w:color="auto"/>
            <w:right w:val="none" w:sz="0" w:space="0" w:color="auto"/>
          </w:divBdr>
        </w:div>
        <w:div w:id="537620926">
          <w:marLeft w:val="0"/>
          <w:marRight w:val="0"/>
          <w:marTop w:val="0"/>
          <w:marBottom w:val="0"/>
          <w:divBdr>
            <w:top w:val="none" w:sz="0" w:space="0" w:color="auto"/>
            <w:left w:val="none" w:sz="0" w:space="0" w:color="auto"/>
            <w:bottom w:val="none" w:sz="0" w:space="0" w:color="auto"/>
            <w:right w:val="none" w:sz="0" w:space="0" w:color="auto"/>
          </w:divBdr>
        </w:div>
        <w:div w:id="585117152">
          <w:marLeft w:val="0"/>
          <w:marRight w:val="0"/>
          <w:marTop w:val="0"/>
          <w:marBottom w:val="0"/>
          <w:divBdr>
            <w:top w:val="none" w:sz="0" w:space="0" w:color="auto"/>
            <w:left w:val="none" w:sz="0" w:space="0" w:color="auto"/>
            <w:bottom w:val="none" w:sz="0" w:space="0" w:color="auto"/>
            <w:right w:val="none" w:sz="0" w:space="0" w:color="auto"/>
          </w:divBdr>
        </w:div>
        <w:div w:id="974455997">
          <w:marLeft w:val="0"/>
          <w:marRight w:val="0"/>
          <w:marTop w:val="0"/>
          <w:marBottom w:val="0"/>
          <w:divBdr>
            <w:top w:val="none" w:sz="0" w:space="0" w:color="auto"/>
            <w:left w:val="none" w:sz="0" w:space="0" w:color="auto"/>
            <w:bottom w:val="none" w:sz="0" w:space="0" w:color="auto"/>
            <w:right w:val="none" w:sz="0" w:space="0" w:color="auto"/>
          </w:divBdr>
        </w:div>
        <w:div w:id="1086002958">
          <w:marLeft w:val="0"/>
          <w:marRight w:val="0"/>
          <w:marTop w:val="0"/>
          <w:marBottom w:val="0"/>
          <w:divBdr>
            <w:top w:val="none" w:sz="0" w:space="0" w:color="auto"/>
            <w:left w:val="none" w:sz="0" w:space="0" w:color="auto"/>
            <w:bottom w:val="none" w:sz="0" w:space="0" w:color="auto"/>
            <w:right w:val="none" w:sz="0" w:space="0" w:color="auto"/>
          </w:divBdr>
        </w:div>
        <w:div w:id="1212696699">
          <w:marLeft w:val="0"/>
          <w:marRight w:val="0"/>
          <w:marTop w:val="0"/>
          <w:marBottom w:val="0"/>
          <w:divBdr>
            <w:top w:val="none" w:sz="0" w:space="0" w:color="auto"/>
            <w:left w:val="none" w:sz="0" w:space="0" w:color="auto"/>
            <w:bottom w:val="none" w:sz="0" w:space="0" w:color="auto"/>
            <w:right w:val="none" w:sz="0" w:space="0" w:color="auto"/>
          </w:divBdr>
        </w:div>
        <w:div w:id="1358657047">
          <w:marLeft w:val="0"/>
          <w:marRight w:val="0"/>
          <w:marTop w:val="0"/>
          <w:marBottom w:val="0"/>
          <w:divBdr>
            <w:top w:val="none" w:sz="0" w:space="0" w:color="auto"/>
            <w:left w:val="none" w:sz="0" w:space="0" w:color="auto"/>
            <w:bottom w:val="none" w:sz="0" w:space="0" w:color="auto"/>
            <w:right w:val="none" w:sz="0" w:space="0" w:color="auto"/>
          </w:divBdr>
        </w:div>
        <w:div w:id="1425301679">
          <w:marLeft w:val="0"/>
          <w:marRight w:val="0"/>
          <w:marTop w:val="0"/>
          <w:marBottom w:val="0"/>
          <w:divBdr>
            <w:top w:val="none" w:sz="0" w:space="0" w:color="auto"/>
            <w:left w:val="none" w:sz="0" w:space="0" w:color="auto"/>
            <w:bottom w:val="none" w:sz="0" w:space="0" w:color="auto"/>
            <w:right w:val="none" w:sz="0" w:space="0" w:color="auto"/>
          </w:divBdr>
        </w:div>
        <w:div w:id="1509709888">
          <w:marLeft w:val="0"/>
          <w:marRight w:val="0"/>
          <w:marTop w:val="0"/>
          <w:marBottom w:val="0"/>
          <w:divBdr>
            <w:top w:val="none" w:sz="0" w:space="0" w:color="auto"/>
            <w:left w:val="none" w:sz="0" w:space="0" w:color="auto"/>
            <w:bottom w:val="none" w:sz="0" w:space="0" w:color="auto"/>
            <w:right w:val="none" w:sz="0" w:space="0" w:color="auto"/>
          </w:divBdr>
        </w:div>
        <w:div w:id="1747921010">
          <w:marLeft w:val="0"/>
          <w:marRight w:val="0"/>
          <w:marTop w:val="0"/>
          <w:marBottom w:val="0"/>
          <w:divBdr>
            <w:top w:val="none" w:sz="0" w:space="0" w:color="auto"/>
            <w:left w:val="none" w:sz="0" w:space="0" w:color="auto"/>
            <w:bottom w:val="none" w:sz="0" w:space="0" w:color="auto"/>
            <w:right w:val="none" w:sz="0" w:space="0" w:color="auto"/>
          </w:divBdr>
        </w:div>
        <w:div w:id="1894267917">
          <w:marLeft w:val="0"/>
          <w:marRight w:val="0"/>
          <w:marTop w:val="0"/>
          <w:marBottom w:val="0"/>
          <w:divBdr>
            <w:top w:val="none" w:sz="0" w:space="0" w:color="auto"/>
            <w:left w:val="none" w:sz="0" w:space="0" w:color="auto"/>
            <w:bottom w:val="none" w:sz="0" w:space="0" w:color="auto"/>
            <w:right w:val="none" w:sz="0" w:space="0" w:color="auto"/>
          </w:divBdr>
        </w:div>
        <w:div w:id="1912152838">
          <w:marLeft w:val="0"/>
          <w:marRight w:val="0"/>
          <w:marTop w:val="0"/>
          <w:marBottom w:val="0"/>
          <w:divBdr>
            <w:top w:val="none" w:sz="0" w:space="0" w:color="auto"/>
            <w:left w:val="none" w:sz="0" w:space="0" w:color="auto"/>
            <w:bottom w:val="none" w:sz="0" w:space="0" w:color="auto"/>
            <w:right w:val="none" w:sz="0" w:space="0" w:color="auto"/>
          </w:divBdr>
        </w:div>
      </w:divsChild>
    </w:div>
    <w:div w:id="1059937157">
      <w:bodyDiv w:val="1"/>
      <w:marLeft w:val="0"/>
      <w:marRight w:val="0"/>
      <w:marTop w:val="0"/>
      <w:marBottom w:val="0"/>
      <w:divBdr>
        <w:top w:val="none" w:sz="0" w:space="0" w:color="auto"/>
        <w:left w:val="none" w:sz="0" w:space="0" w:color="auto"/>
        <w:bottom w:val="none" w:sz="0" w:space="0" w:color="auto"/>
        <w:right w:val="none" w:sz="0" w:space="0" w:color="auto"/>
      </w:divBdr>
    </w:div>
    <w:div w:id="1114058147">
      <w:bodyDiv w:val="1"/>
      <w:marLeft w:val="0"/>
      <w:marRight w:val="0"/>
      <w:marTop w:val="0"/>
      <w:marBottom w:val="0"/>
      <w:divBdr>
        <w:top w:val="none" w:sz="0" w:space="0" w:color="auto"/>
        <w:left w:val="none" w:sz="0" w:space="0" w:color="auto"/>
        <w:bottom w:val="none" w:sz="0" w:space="0" w:color="auto"/>
        <w:right w:val="none" w:sz="0" w:space="0" w:color="auto"/>
      </w:divBdr>
    </w:div>
    <w:div w:id="1201893240">
      <w:bodyDiv w:val="1"/>
      <w:marLeft w:val="0"/>
      <w:marRight w:val="0"/>
      <w:marTop w:val="0"/>
      <w:marBottom w:val="0"/>
      <w:divBdr>
        <w:top w:val="none" w:sz="0" w:space="0" w:color="auto"/>
        <w:left w:val="none" w:sz="0" w:space="0" w:color="auto"/>
        <w:bottom w:val="none" w:sz="0" w:space="0" w:color="auto"/>
        <w:right w:val="none" w:sz="0" w:space="0" w:color="auto"/>
      </w:divBdr>
    </w:div>
    <w:div w:id="1262881036">
      <w:bodyDiv w:val="1"/>
      <w:marLeft w:val="0"/>
      <w:marRight w:val="0"/>
      <w:marTop w:val="0"/>
      <w:marBottom w:val="0"/>
      <w:divBdr>
        <w:top w:val="none" w:sz="0" w:space="0" w:color="auto"/>
        <w:left w:val="none" w:sz="0" w:space="0" w:color="auto"/>
        <w:bottom w:val="none" w:sz="0" w:space="0" w:color="auto"/>
        <w:right w:val="none" w:sz="0" w:space="0" w:color="auto"/>
      </w:divBdr>
    </w:div>
    <w:div w:id="1401907432">
      <w:bodyDiv w:val="1"/>
      <w:marLeft w:val="0"/>
      <w:marRight w:val="0"/>
      <w:marTop w:val="0"/>
      <w:marBottom w:val="0"/>
      <w:divBdr>
        <w:top w:val="none" w:sz="0" w:space="0" w:color="auto"/>
        <w:left w:val="none" w:sz="0" w:space="0" w:color="auto"/>
        <w:bottom w:val="none" w:sz="0" w:space="0" w:color="auto"/>
        <w:right w:val="none" w:sz="0" w:space="0" w:color="auto"/>
      </w:divBdr>
      <w:divsChild>
        <w:div w:id="34433634">
          <w:marLeft w:val="0"/>
          <w:marRight w:val="0"/>
          <w:marTop w:val="0"/>
          <w:marBottom w:val="0"/>
          <w:divBdr>
            <w:top w:val="none" w:sz="0" w:space="0" w:color="auto"/>
            <w:left w:val="none" w:sz="0" w:space="0" w:color="auto"/>
            <w:bottom w:val="none" w:sz="0" w:space="0" w:color="auto"/>
            <w:right w:val="none" w:sz="0" w:space="0" w:color="auto"/>
          </w:divBdr>
          <w:divsChild>
            <w:div w:id="1109161382">
              <w:marLeft w:val="0"/>
              <w:marRight w:val="0"/>
              <w:marTop w:val="0"/>
              <w:marBottom w:val="0"/>
              <w:divBdr>
                <w:top w:val="none" w:sz="0" w:space="0" w:color="auto"/>
                <w:left w:val="none" w:sz="0" w:space="0" w:color="auto"/>
                <w:bottom w:val="none" w:sz="0" w:space="0" w:color="auto"/>
                <w:right w:val="none" w:sz="0" w:space="0" w:color="auto"/>
              </w:divBdr>
              <w:divsChild>
                <w:div w:id="173350639">
                  <w:marLeft w:val="0"/>
                  <w:marRight w:val="0"/>
                  <w:marTop w:val="0"/>
                  <w:marBottom w:val="0"/>
                  <w:divBdr>
                    <w:top w:val="none" w:sz="0" w:space="0" w:color="auto"/>
                    <w:left w:val="none" w:sz="0" w:space="0" w:color="auto"/>
                    <w:bottom w:val="none" w:sz="0" w:space="0" w:color="auto"/>
                    <w:right w:val="none" w:sz="0" w:space="0" w:color="auto"/>
                  </w:divBdr>
                </w:div>
                <w:div w:id="337580780">
                  <w:marLeft w:val="0"/>
                  <w:marRight w:val="0"/>
                  <w:marTop w:val="0"/>
                  <w:marBottom w:val="0"/>
                  <w:divBdr>
                    <w:top w:val="none" w:sz="0" w:space="0" w:color="auto"/>
                    <w:left w:val="none" w:sz="0" w:space="0" w:color="auto"/>
                    <w:bottom w:val="none" w:sz="0" w:space="0" w:color="auto"/>
                    <w:right w:val="none" w:sz="0" w:space="0" w:color="auto"/>
                  </w:divBdr>
                </w:div>
                <w:div w:id="451870854">
                  <w:marLeft w:val="0"/>
                  <w:marRight w:val="0"/>
                  <w:marTop w:val="0"/>
                  <w:marBottom w:val="0"/>
                  <w:divBdr>
                    <w:top w:val="none" w:sz="0" w:space="0" w:color="auto"/>
                    <w:left w:val="none" w:sz="0" w:space="0" w:color="auto"/>
                    <w:bottom w:val="none" w:sz="0" w:space="0" w:color="auto"/>
                    <w:right w:val="none" w:sz="0" w:space="0" w:color="auto"/>
                  </w:divBdr>
                </w:div>
                <w:div w:id="639388886">
                  <w:marLeft w:val="0"/>
                  <w:marRight w:val="0"/>
                  <w:marTop w:val="0"/>
                  <w:marBottom w:val="0"/>
                  <w:divBdr>
                    <w:top w:val="none" w:sz="0" w:space="0" w:color="auto"/>
                    <w:left w:val="none" w:sz="0" w:space="0" w:color="auto"/>
                    <w:bottom w:val="none" w:sz="0" w:space="0" w:color="auto"/>
                    <w:right w:val="none" w:sz="0" w:space="0" w:color="auto"/>
                  </w:divBdr>
                </w:div>
                <w:div w:id="853961281">
                  <w:marLeft w:val="0"/>
                  <w:marRight w:val="0"/>
                  <w:marTop w:val="0"/>
                  <w:marBottom w:val="0"/>
                  <w:divBdr>
                    <w:top w:val="none" w:sz="0" w:space="0" w:color="auto"/>
                    <w:left w:val="none" w:sz="0" w:space="0" w:color="auto"/>
                    <w:bottom w:val="none" w:sz="0" w:space="0" w:color="auto"/>
                    <w:right w:val="none" w:sz="0" w:space="0" w:color="auto"/>
                  </w:divBdr>
                </w:div>
                <w:div w:id="917715338">
                  <w:marLeft w:val="0"/>
                  <w:marRight w:val="0"/>
                  <w:marTop w:val="0"/>
                  <w:marBottom w:val="0"/>
                  <w:divBdr>
                    <w:top w:val="none" w:sz="0" w:space="0" w:color="auto"/>
                    <w:left w:val="none" w:sz="0" w:space="0" w:color="auto"/>
                    <w:bottom w:val="none" w:sz="0" w:space="0" w:color="auto"/>
                    <w:right w:val="none" w:sz="0" w:space="0" w:color="auto"/>
                  </w:divBdr>
                </w:div>
                <w:div w:id="973870844">
                  <w:marLeft w:val="0"/>
                  <w:marRight w:val="0"/>
                  <w:marTop w:val="0"/>
                  <w:marBottom w:val="0"/>
                  <w:divBdr>
                    <w:top w:val="none" w:sz="0" w:space="0" w:color="auto"/>
                    <w:left w:val="none" w:sz="0" w:space="0" w:color="auto"/>
                    <w:bottom w:val="none" w:sz="0" w:space="0" w:color="auto"/>
                    <w:right w:val="none" w:sz="0" w:space="0" w:color="auto"/>
                  </w:divBdr>
                </w:div>
                <w:div w:id="986973951">
                  <w:marLeft w:val="0"/>
                  <w:marRight w:val="0"/>
                  <w:marTop w:val="0"/>
                  <w:marBottom w:val="0"/>
                  <w:divBdr>
                    <w:top w:val="none" w:sz="0" w:space="0" w:color="auto"/>
                    <w:left w:val="none" w:sz="0" w:space="0" w:color="auto"/>
                    <w:bottom w:val="none" w:sz="0" w:space="0" w:color="auto"/>
                    <w:right w:val="none" w:sz="0" w:space="0" w:color="auto"/>
                  </w:divBdr>
                </w:div>
                <w:div w:id="1066294511">
                  <w:marLeft w:val="0"/>
                  <w:marRight w:val="0"/>
                  <w:marTop w:val="0"/>
                  <w:marBottom w:val="0"/>
                  <w:divBdr>
                    <w:top w:val="none" w:sz="0" w:space="0" w:color="auto"/>
                    <w:left w:val="none" w:sz="0" w:space="0" w:color="auto"/>
                    <w:bottom w:val="none" w:sz="0" w:space="0" w:color="auto"/>
                    <w:right w:val="none" w:sz="0" w:space="0" w:color="auto"/>
                  </w:divBdr>
                </w:div>
                <w:div w:id="1259827361">
                  <w:marLeft w:val="0"/>
                  <w:marRight w:val="0"/>
                  <w:marTop w:val="0"/>
                  <w:marBottom w:val="0"/>
                  <w:divBdr>
                    <w:top w:val="none" w:sz="0" w:space="0" w:color="auto"/>
                    <w:left w:val="none" w:sz="0" w:space="0" w:color="auto"/>
                    <w:bottom w:val="none" w:sz="0" w:space="0" w:color="auto"/>
                    <w:right w:val="none" w:sz="0" w:space="0" w:color="auto"/>
                  </w:divBdr>
                </w:div>
                <w:div w:id="1666085101">
                  <w:marLeft w:val="0"/>
                  <w:marRight w:val="0"/>
                  <w:marTop w:val="0"/>
                  <w:marBottom w:val="0"/>
                  <w:divBdr>
                    <w:top w:val="none" w:sz="0" w:space="0" w:color="auto"/>
                    <w:left w:val="none" w:sz="0" w:space="0" w:color="auto"/>
                    <w:bottom w:val="none" w:sz="0" w:space="0" w:color="auto"/>
                    <w:right w:val="none" w:sz="0" w:space="0" w:color="auto"/>
                  </w:divBdr>
                </w:div>
                <w:div w:id="197021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068633">
      <w:bodyDiv w:val="1"/>
      <w:marLeft w:val="0"/>
      <w:marRight w:val="0"/>
      <w:marTop w:val="0"/>
      <w:marBottom w:val="0"/>
      <w:divBdr>
        <w:top w:val="none" w:sz="0" w:space="0" w:color="auto"/>
        <w:left w:val="none" w:sz="0" w:space="0" w:color="auto"/>
        <w:bottom w:val="none" w:sz="0" w:space="0" w:color="auto"/>
        <w:right w:val="none" w:sz="0" w:space="0" w:color="auto"/>
      </w:divBdr>
    </w:div>
    <w:div w:id="1434016635">
      <w:bodyDiv w:val="1"/>
      <w:marLeft w:val="0"/>
      <w:marRight w:val="0"/>
      <w:marTop w:val="0"/>
      <w:marBottom w:val="0"/>
      <w:divBdr>
        <w:top w:val="none" w:sz="0" w:space="0" w:color="auto"/>
        <w:left w:val="none" w:sz="0" w:space="0" w:color="auto"/>
        <w:bottom w:val="none" w:sz="0" w:space="0" w:color="auto"/>
        <w:right w:val="none" w:sz="0" w:space="0" w:color="auto"/>
      </w:divBdr>
    </w:div>
    <w:div w:id="1461531668">
      <w:bodyDiv w:val="1"/>
      <w:marLeft w:val="0"/>
      <w:marRight w:val="0"/>
      <w:marTop w:val="0"/>
      <w:marBottom w:val="0"/>
      <w:divBdr>
        <w:top w:val="none" w:sz="0" w:space="0" w:color="auto"/>
        <w:left w:val="none" w:sz="0" w:space="0" w:color="auto"/>
        <w:bottom w:val="none" w:sz="0" w:space="0" w:color="auto"/>
        <w:right w:val="none" w:sz="0" w:space="0" w:color="auto"/>
      </w:divBdr>
    </w:div>
    <w:div w:id="1468428058">
      <w:bodyDiv w:val="1"/>
      <w:marLeft w:val="0"/>
      <w:marRight w:val="0"/>
      <w:marTop w:val="0"/>
      <w:marBottom w:val="0"/>
      <w:divBdr>
        <w:top w:val="none" w:sz="0" w:space="0" w:color="auto"/>
        <w:left w:val="none" w:sz="0" w:space="0" w:color="auto"/>
        <w:bottom w:val="none" w:sz="0" w:space="0" w:color="auto"/>
        <w:right w:val="none" w:sz="0" w:space="0" w:color="auto"/>
      </w:divBdr>
      <w:divsChild>
        <w:div w:id="1241140959">
          <w:marLeft w:val="0"/>
          <w:marRight w:val="0"/>
          <w:marTop w:val="0"/>
          <w:marBottom w:val="0"/>
          <w:divBdr>
            <w:top w:val="none" w:sz="0" w:space="0" w:color="auto"/>
            <w:left w:val="none" w:sz="0" w:space="0" w:color="auto"/>
            <w:bottom w:val="none" w:sz="0" w:space="0" w:color="auto"/>
            <w:right w:val="none" w:sz="0" w:space="0" w:color="auto"/>
          </w:divBdr>
          <w:divsChild>
            <w:div w:id="1755324844">
              <w:marLeft w:val="0"/>
              <w:marRight w:val="0"/>
              <w:marTop w:val="0"/>
              <w:marBottom w:val="0"/>
              <w:divBdr>
                <w:top w:val="none" w:sz="0" w:space="0" w:color="auto"/>
                <w:left w:val="none" w:sz="0" w:space="0" w:color="auto"/>
                <w:bottom w:val="none" w:sz="0" w:space="0" w:color="auto"/>
                <w:right w:val="none" w:sz="0" w:space="0" w:color="auto"/>
              </w:divBdr>
              <w:divsChild>
                <w:div w:id="103039418">
                  <w:marLeft w:val="0"/>
                  <w:marRight w:val="0"/>
                  <w:marTop w:val="0"/>
                  <w:marBottom w:val="0"/>
                  <w:divBdr>
                    <w:top w:val="none" w:sz="0" w:space="0" w:color="auto"/>
                    <w:left w:val="none" w:sz="0" w:space="0" w:color="auto"/>
                    <w:bottom w:val="none" w:sz="0" w:space="0" w:color="auto"/>
                    <w:right w:val="none" w:sz="0" w:space="0" w:color="auto"/>
                  </w:divBdr>
                </w:div>
                <w:div w:id="268397451">
                  <w:marLeft w:val="0"/>
                  <w:marRight w:val="0"/>
                  <w:marTop w:val="0"/>
                  <w:marBottom w:val="0"/>
                  <w:divBdr>
                    <w:top w:val="none" w:sz="0" w:space="0" w:color="auto"/>
                    <w:left w:val="none" w:sz="0" w:space="0" w:color="auto"/>
                    <w:bottom w:val="none" w:sz="0" w:space="0" w:color="auto"/>
                    <w:right w:val="none" w:sz="0" w:space="0" w:color="auto"/>
                  </w:divBdr>
                </w:div>
                <w:div w:id="421994369">
                  <w:marLeft w:val="0"/>
                  <w:marRight w:val="0"/>
                  <w:marTop w:val="0"/>
                  <w:marBottom w:val="0"/>
                  <w:divBdr>
                    <w:top w:val="none" w:sz="0" w:space="0" w:color="auto"/>
                    <w:left w:val="none" w:sz="0" w:space="0" w:color="auto"/>
                    <w:bottom w:val="none" w:sz="0" w:space="0" w:color="auto"/>
                    <w:right w:val="none" w:sz="0" w:space="0" w:color="auto"/>
                  </w:divBdr>
                </w:div>
                <w:div w:id="481776417">
                  <w:marLeft w:val="0"/>
                  <w:marRight w:val="0"/>
                  <w:marTop w:val="0"/>
                  <w:marBottom w:val="0"/>
                  <w:divBdr>
                    <w:top w:val="none" w:sz="0" w:space="0" w:color="auto"/>
                    <w:left w:val="none" w:sz="0" w:space="0" w:color="auto"/>
                    <w:bottom w:val="none" w:sz="0" w:space="0" w:color="auto"/>
                    <w:right w:val="none" w:sz="0" w:space="0" w:color="auto"/>
                  </w:divBdr>
                </w:div>
                <w:div w:id="494760177">
                  <w:marLeft w:val="0"/>
                  <w:marRight w:val="0"/>
                  <w:marTop w:val="0"/>
                  <w:marBottom w:val="0"/>
                  <w:divBdr>
                    <w:top w:val="none" w:sz="0" w:space="0" w:color="auto"/>
                    <w:left w:val="none" w:sz="0" w:space="0" w:color="auto"/>
                    <w:bottom w:val="none" w:sz="0" w:space="0" w:color="auto"/>
                    <w:right w:val="none" w:sz="0" w:space="0" w:color="auto"/>
                  </w:divBdr>
                </w:div>
                <w:div w:id="657656301">
                  <w:marLeft w:val="0"/>
                  <w:marRight w:val="0"/>
                  <w:marTop w:val="0"/>
                  <w:marBottom w:val="0"/>
                  <w:divBdr>
                    <w:top w:val="none" w:sz="0" w:space="0" w:color="auto"/>
                    <w:left w:val="none" w:sz="0" w:space="0" w:color="auto"/>
                    <w:bottom w:val="none" w:sz="0" w:space="0" w:color="auto"/>
                    <w:right w:val="none" w:sz="0" w:space="0" w:color="auto"/>
                  </w:divBdr>
                </w:div>
                <w:div w:id="811825193">
                  <w:marLeft w:val="0"/>
                  <w:marRight w:val="0"/>
                  <w:marTop w:val="0"/>
                  <w:marBottom w:val="0"/>
                  <w:divBdr>
                    <w:top w:val="none" w:sz="0" w:space="0" w:color="auto"/>
                    <w:left w:val="none" w:sz="0" w:space="0" w:color="auto"/>
                    <w:bottom w:val="none" w:sz="0" w:space="0" w:color="auto"/>
                    <w:right w:val="none" w:sz="0" w:space="0" w:color="auto"/>
                  </w:divBdr>
                </w:div>
                <w:div w:id="850997476">
                  <w:marLeft w:val="0"/>
                  <w:marRight w:val="0"/>
                  <w:marTop w:val="0"/>
                  <w:marBottom w:val="0"/>
                  <w:divBdr>
                    <w:top w:val="none" w:sz="0" w:space="0" w:color="auto"/>
                    <w:left w:val="none" w:sz="0" w:space="0" w:color="auto"/>
                    <w:bottom w:val="none" w:sz="0" w:space="0" w:color="auto"/>
                    <w:right w:val="none" w:sz="0" w:space="0" w:color="auto"/>
                  </w:divBdr>
                </w:div>
                <w:div w:id="1214271251">
                  <w:marLeft w:val="0"/>
                  <w:marRight w:val="0"/>
                  <w:marTop w:val="0"/>
                  <w:marBottom w:val="0"/>
                  <w:divBdr>
                    <w:top w:val="none" w:sz="0" w:space="0" w:color="auto"/>
                    <w:left w:val="none" w:sz="0" w:space="0" w:color="auto"/>
                    <w:bottom w:val="none" w:sz="0" w:space="0" w:color="auto"/>
                    <w:right w:val="none" w:sz="0" w:space="0" w:color="auto"/>
                  </w:divBdr>
                </w:div>
                <w:div w:id="1494644393">
                  <w:marLeft w:val="0"/>
                  <w:marRight w:val="0"/>
                  <w:marTop w:val="0"/>
                  <w:marBottom w:val="0"/>
                  <w:divBdr>
                    <w:top w:val="none" w:sz="0" w:space="0" w:color="auto"/>
                    <w:left w:val="none" w:sz="0" w:space="0" w:color="auto"/>
                    <w:bottom w:val="none" w:sz="0" w:space="0" w:color="auto"/>
                    <w:right w:val="none" w:sz="0" w:space="0" w:color="auto"/>
                  </w:divBdr>
                </w:div>
                <w:div w:id="1812479360">
                  <w:marLeft w:val="0"/>
                  <w:marRight w:val="0"/>
                  <w:marTop w:val="0"/>
                  <w:marBottom w:val="0"/>
                  <w:divBdr>
                    <w:top w:val="none" w:sz="0" w:space="0" w:color="auto"/>
                    <w:left w:val="none" w:sz="0" w:space="0" w:color="auto"/>
                    <w:bottom w:val="none" w:sz="0" w:space="0" w:color="auto"/>
                    <w:right w:val="none" w:sz="0" w:space="0" w:color="auto"/>
                  </w:divBdr>
                </w:div>
                <w:div w:id="198076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089247">
      <w:bodyDiv w:val="1"/>
      <w:marLeft w:val="0"/>
      <w:marRight w:val="0"/>
      <w:marTop w:val="0"/>
      <w:marBottom w:val="0"/>
      <w:divBdr>
        <w:top w:val="none" w:sz="0" w:space="0" w:color="auto"/>
        <w:left w:val="none" w:sz="0" w:space="0" w:color="auto"/>
        <w:bottom w:val="none" w:sz="0" w:space="0" w:color="auto"/>
        <w:right w:val="none" w:sz="0" w:space="0" w:color="auto"/>
      </w:divBdr>
    </w:div>
    <w:div w:id="1532063641">
      <w:bodyDiv w:val="1"/>
      <w:marLeft w:val="0"/>
      <w:marRight w:val="0"/>
      <w:marTop w:val="0"/>
      <w:marBottom w:val="0"/>
      <w:divBdr>
        <w:top w:val="none" w:sz="0" w:space="0" w:color="auto"/>
        <w:left w:val="none" w:sz="0" w:space="0" w:color="auto"/>
        <w:bottom w:val="none" w:sz="0" w:space="0" w:color="auto"/>
        <w:right w:val="none" w:sz="0" w:space="0" w:color="auto"/>
      </w:divBdr>
    </w:div>
    <w:div w:id="1577785406">
      <w:bodyDiv w:val="1"/>
      <w:marLeft w:val="0"/>
      <w:marRight w:val="0"/>
      <w:marTop w:val="0"/>
      <w:marBottom w:val="0"/>
      <w:divBdr>
        <w:top w:val="none" w:sz="0" w:space="0" w:color="auto"/>
        <w:left w:val="none" w:sz="0" w:space="0" w:color="auto"/>
        <w:bottom w:val="none" w:sz="0" w:space="0" w:color="auto"/>
        <w:right w:val="none" w:sz="0" w:space="0" w:color="auto"/>
      </w:divBdr>
    </w:div>
    <w:div w:id="1596479991">
      <w:bodyDiv w:val="1"/>
      <w:marLeft w:val="0"/>
      <w:marRight w:val="0"/>
      <w:marTop w:val="0"/>
      <w:marBottom w:val="0"/>
      <w:divBdr>
        <w:top w:val="none" w:sz="0" w:space="0" w:color="auto"/>
        <w:left w:val="none" w:sz="0" w:space="0" w:color="auto"/>
        <w:bottom w:val="none" w:sz="0" w:space="0" w:color="auto"/>
        <w:right w:val="none" w:sz="0" w:space="0" w:color="auto"/>
      </w:divBdr>
    </w:div>
    <w:div w:id="1603996526">
      <w:bodyDiv w:val="1"/>
      <w:marLeft w:val="0"/>
      <w:marRight w:val="0"/>
      <w:marTop w:val="0"/>
      <w:marBottom w:val="0"/>
      <w:divBdr>
        <w:top w:val="none" w:sz="0" w:space="0" w:color="auto"/>
        <w:left w:val="none" w:sz="0" w:space="0" w:color="auto"/>
        <w:bottom w:val="none" w:sz="0" w:space="0" w:color="auto"/>
        <w:right w:val="none" w:sz="0" w:space="0" w:color="auto"/>
      </w:divBdr>
      <w:divsChild>
        <w:div w:id="571351055">
          <w:marLeft w:val="0"/>
          <w:marRight w:val="0"/>
          <w:marTop w:val="0"/>
          <w:marBottom w:val="0"/>
          <w:divBdr>
            <w:top w:val="none" w:sz="0" w:space="0" w:color="auto"/>
            <w:left w:val="none" w:sz="0" w:space="0" w:color="auto"/>
            <w:bottom w:val="none" w:sz="0" w:space="0" w:color="auto"/>
            <w:right w:val="none" w:sz="0" w:space="0" w:color="auto"/>
          </w:divBdr>
          <w:divsChild>
            <w:div w:id="503595387">
              <w:marLeft w:val="0"/>
              <w:marRight w:val="0"/>
              <w:marTop w:val="0"/>
              <w:marBottom w:val="0"/>
              <w:divBdr>
                <w:top w:val="none" w:sz="0" w:space="0" w:color="auto"/>
                <w:left w:val="none" w:sz="0" w:space="0" w:color="auto"/>
                <w:bottom w:val="none" w:sz="0" w:space="0" w:color="auto"/>
                <w:right w:val="none" w:sz="0" w:space="0" w:color="auto"/>
              </w:divBdr>
              <w:divsChild>
                <w:div w:id="36706386">
                  <w:marLeft w:val="0"/>
                  <w:marRight w:val="0"/>
                  <w:marTop w:val="0"/>
                  <w:marBottom w:val="0"/>
                  <w:divBdr>
                    <w:top w:val="none" w:sz="0" w:space="0" w:color="auto"/>
                    <w:left w:val="none" w:sz="0" w:space="0" w:color="auto"/>
                    <w:bottom w:val="none" w:sz="0" w:space="0" w:color="auto"/>
                    <w:right w:val="none" w:sz="0" w:space="0" w:color="auto"/>
                  </w:divBdr>
                </w:div>
                <w:div w:id="52237912">
                  <w:marLeft w:val="0"/>
                  <w:marRight w:val="0"/>
                  <w:marTop w:val="0"/>
                  <w:marBottom w:val="0"/>
                  <w:divBdr>
                    <w:top w:val="none" w:sz="0" w:space="0" w:color="auto"/>
                    <w:left w:val="none" w:sz="0" w:space="0" w:color="auto"/>
                    <w:bottom w:val="none" w:sz="0" w:space="0" w:color="auto"/>
                    <w:right w:val="none" w:sz="0" w:space="0" w:color="auto"/>
                  </w:divBdr>
                </w:div>
                <w:div w:id="133644114">
                  <w:marLeft w:val="0"/>
                  <w:marRight w:val="0"/>
                  <w:marTop w:val="0"/>
                  <w:marBottom w:val="0"/>
                  <w:divBdr>
                    <w:top w:val="none" w:sz="0" w:space="0" w:color="auto"/>
                    <w:left w:val="none" w:sz="0" w:space="0" w:color="auto"/>
                    <w:bottom w:val="none" w:sz="0" w:space="0" w:color="auto"/>
                    <w:right w:val="none" w:sz="0" w:space="0" w:color="auto"/>
                  </w:divBdr>
                </w:div>
                <w:div w:id="254751478">
                  <w:marLeft w:val="0"/>
                  <w:marRight w:val="0"/>
                  <w:marTop w:val="0"/>
                  <w:marBottom w:val="0"/>
                  <w:divBdr>
                    <w:top w:val="none" w:sz="0" w:space="0" w:color="auto"/>
                    <w:left w:val="none" w:sz="0" w:space="0" w:color="auto"/>
                    <w:bottom w:val="none" w:sz="0" w:space="0" w:color="auto"/>
                    <w:right w:val="none" w:sz="0" w:space="0" w:color="auto"/>
                  </w:divBdr>
                </w:div>
                <w:div w:id="680937940">
                  <w:marLeft w:val="0"/>
                  <w:marRight w:val="0"/>
                  <w:marTop w:val="0"/>
                  <w:marBottom w:val="0"/>
                  <w:divBdr>
                    <w:top w:val="none" w:sz="0" w:space="0" w:color="auto"/>
                    <w:left w:val="none" w:sz="0" w:space="0" w:color="auto"/>
                    <w:bottom w:val="none" w:sz="0" w:space="0" w:color="auto"/>
                    <w:right w:val="none" w:sz="0" w:space="0" w:color="auto"/>
                  </w:divBdr>
                </w:div>
                <w:div w:id="770319883">
                  <w:marLeft w:val="0"/>
                  <w:marRight w:val="0"/>
                  <w:marTop w:val="0"/>
                  <w:marBottom w:val="0"/>
                  <w:divBdr>
                    <w:top w:val="none" w:sz="0" w:space="0" w:color="auto"/>
                    <w:left w:val="none" w:sz="0" w:space="0" w:color="auto"/>
                    <w:bottom w:val="none" w:sz="0" w:space="0" w:color="auto"/>
                    <w:right w:val="none" w:sz="0" w:space="0" w:color="auto"/>
                  </w:divBdr>
                </w:div>
                <w:div w:id="926689292">
                  <w:marLeft w:val="0"/>
                  <w:marRight w:val="0"/>
                  <w:marTop w:val="0"/>
                  <w:marBottom w:val="0"/>
                  <w:divBdr>
                    <w:top w:val="none" w:sz="0" w:space="0" w:color="auto"/>
                    <w:left w:val="none" w:sz="0" w:space="0" w:color="auto"/>
                    <w:bottom w:val="none" w:sz="0" w:space="0" w:color="auto"/>
                    <w:right w:val="none" w:sz="0" w:space="0" w:color="auto"/>
                  </w:divBdr>
                </w:div>
                <w:div w:id="927812919">
                  <w:marLeft w:val="0"/>
                  <w:marRight w:val="0"/>
                  <w:marTop w:val="0"/>
                  <w:marBottom w:val="0"/>
                  <w:divBdr>
                    <w:top w:val="none" w:sz="0" w:space="0" w:color="auto"/>
                    <w:left w:val="none" w:sz="0" w:space="0" w:color="auto"/>
                    <w:bottom w:val="none" w:sz="0" w:space="0" w:color="auto"/>
                    <w:right w:val="none" w:sz="0" w:space="0" w:color="auto"/>
                  </w:divBdr>
                </w:div>
                <w:div w:id="1255087424">
                  <w:marLeft w:val="0"/>
                  <w:marRight w:val="0"/>
                  <w:marTop w:val="0"/>
                  <w:marBottom w:val="0"/>
                  <w:divBdr>
                    <w:top w:val="none" w:sz="0" w:space="0" w:color="auto"/>
                    <w:left w:val="none" w:sz="0" w:space="0" w:color="auto"/>
                    <w:bottom w:val="none" w:sz="0" w:space="0" w:color="auto"/>
                    <w:right w:val="none" w:sz="0" w:space="0" w:color="auto"/>
                  </w:divBdr>
                </w:div>
                <w:div w:id="1688604416">
                  <w:marLeft w:val="0"/>
                  <w:marRight w:val="0"/>
                  <w:marTop w:val="0"/>
                  <w:marBottom w:val="0"/>
                  <w:divBdr>
                    <w:top w:val="none" w:sz="0" w:space="0" w:color="auto"/>
                    <w:left w:val="none" w:sz="0" w:space="0" w:color="auto"/>
                    <w:bottom w:val="none" w:sz="0" w:space="0" w:color="auto"/>
                    <w:right w:val="none" w:sz="0" w:space="0" w:color="auto"/>
                  </w:divBdr>
                </w:div>
                <w:div w:id="1709836073">
                  <w:marLeft w:val="0"/>
                  <w:marRight w:val="0"/>
                  <w:marTop w:val="0"/>
                  <w:marBottom w:val="0"/>
                  <w:divBdr>
                    <w:top w:val="none" w:sz="0" w:space="0" w:color="auto"/>
                    <w:left w:val="none" w:sz="0" w:space="0" w:color="auto"/>
                    <w:bottom w:val="none" w:sz="0" w:space="0" w:color="auto"/>
                    <w:right w:val="none" w:sz="0" w:space="0" w:color="auto"/>
                  </w:divBdr>
                </w:div>
                <w:div w:id="182172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461903">
      <w:bodyDiv w:val="1"/>
      <w:marLeft w:val="0"/>
      <w:marRight w:val="0"/>
      <w:marTop w:val="0"/>
      <w:marBottom w:val="0"/>
      <w:divBdr>
        <w:top w:val="none" w:sz="0" w:space="0" w:color="auto"/>
        <w:left w:val="none" w:sz="0" w:space="0" w:color="auto"/>
        <w:bottom w:val="none" w:sz="0" w:space="0" w:color="auto"/>
        <w:right w:val="none" w:sz="0" w:space="0" w:color="auto"/>
      </w:divBdr>
    </w:div>
    <w:div w:id="1719739951">
      <w:bodyDiv w:val="1"/>
      <w:marLeft w:val="0"/>
      <w:marRight w:val="0"/>
      <w:marTop w:val="0"/>
      <w:marBottom w:val="0"/>
      <w:divBdr>
        <w:top w:val="none" w:sz="0" w:space="0" w:color="auto"/>
        <w:left w:val="none" w:sz="0" w:space="0" w:color="auto"/>
        <w:bottom w:val="none" w:sz="0" w:space="0" w:color="auto"/>
        <w:right w:val="none" w:sz="0" w:space="0" w:color="auto"/>
      </w:divBdr>
    </w:div>
    <w:div w:id="1761099513">
      <w:bodyDiv w:val="1"/>
      <w:marLeft w:val="0"/>
      <w:marRight w:val="0"/>
      <w:marTop w:val="0"/>
      <w:marBottom w:val="0"/>
      <w:divBdr>
        <w:top w:val="none" w:sz="0" w:space="0" w:color="auto"/>
        <w:left w:val="none" w:sz="0" w:space="0" w:color="auto"/>
        <w:bottom w:val="none" w:sz="0" w:space="0" w:color="auto"/>
        <w:right w:val="none" w:sz="0" w:space="0" w:color="auto"/>
      </w:divBdr>
      <w:divsChild>
        <w:div w:id="2709750">
          <w:marLeft w:val="0"/>
          <w:marRight w:val="0"/>
          <w:marTop w:val="0"/>
          <w:marBottom w:val="0"/>
          <w:divBdr>
            <w:top w:val="none" w:sz="0" w:space="0" w:color="auto"/>
            <w:left w:val="none" w:sz="0" w:space="0" w:color="auto"/>
            <w:bottom w:val="none" w:sz="0" w:space="0" w:color="auto"/>
            <w:right w:val="none" w:sz="0" w:space="0" w:color="auto"/>
          </w:divBdr>
          <w:divsChild>
            <w:div w:id="894699777">
              <w:marLeft w:val="0"/>
              <w:marRight w:val="0"/>
              <w:marTop w:val="0"/>
              <w:marBottom w:val="0"/>
              <w:divBdr>
                <w:top w:val="none" w:sz="0" w:space="0" w:color="auto"/>
                <w:left w:val="none" w:sz="0" w:space="0" w:color="auto"/>
                <w:bottom w:val="none" w:sz="0" w:space="0" w:color="auto"/>
                <w:right w:val="none" w:sz="0" w:space="0" w:color="auto"/>
              </w:divBdr>
              <w:divsChild>
                <w:div w:id="1804155446">
                  <w:marLeft w:val="0"/>
                  <w:marRight w:val="0"/>
                  <w:marTop w:val="0"/>
                  <w:marBottom w:val="0"/>
                  <w:divBdr>
                    <w:top w:val="none" w:sz="0" w:space="0" w:color="auto"/>
                    <w:left w:val="none" w:sz="0" w:space="0" w:color="auto"/>
                    <w:bottom w:val="none" w:sz="0" w:space="0" w:color="auto"/>
                    <w:right w:val="none" w:sz="0" w:space="0" w:color="auto"/>
                  </w:divBdr>
                  <w:divsChild>
                    <w:div w:id="317655544">
                      <w:marLeft w:val="0"/>
                      <w:marRight w:val="0"/>
                      <w:marTop w:val="0"/>
                      <w:marBottom w:val="0"/>
                      <w:divBdr>
                        <w:top w:val="none" w:sz="0" w:space="0" w:color="auto"/>
                        <w:left w:val="none" w:sz="0" w:space="0" w:color="auto"/>
                        <w:bottom w:val="none" w:sz="0" w:space="0" w:color="auto"/>
                        <w:right w:val="none" w:sz="0" w:space="0" w:color="auto"/>
                      </w:divBdr>
                    </w:div>
                    <w:div w:id="131880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420026">
      <w:bodyDiv w:val="1"/>
      <w:marLeft w:val="0"/>
      <w:marRight w:val="0"/>
      <w:marTop w:val="0"/>
      <w:marBottom w:val="0"/>
      <w:divBdr>
        <w:top w:val="none" w:sz="0" w:space="0" w:color="auto"/>
        <w:left w:val="none" w:sz="0" w:space="0" w:color="auto"/>
        <w:bottom w:val="none" w:sz="0" w:space="0" w:color="auto"/>
        <w:right w:val="none" w:sz="0" w:space="0" w:color="auto"/>
      </w:divBdr>
    </w:div>
    <w:div w:id="1888450131">
      <w:bodyDiv w:val="1"/>
      <w:marLeft w:val="0"/>
      <w:marRight w:val="0"/>
      <w:marTop w:val="0"/>
      <w:marBottom w:val="0"/>
      <w:divBdr>
        <w:top w:val="none" w:sz="0" w:space="0" w:color="auto"/>
        <w:left w:val="none" w:sz="0" w:space="0" w:color="auto"/>
        <w:bottom w:val="none" w:sz="0" w:space="0" w:color="auto"/>
        <w:right w:val="none" w:sz="0" w:space="0" w:color="auto"/>
      </w:divBdr>
    </w:div>
    <w:div w:id="1969822576">
      <w:bodyDiv w:val="1"/>
      <w:marLeft w:val="0"/>
      <w:marRight w:val="0"/>
      <w:marTop w:val="0"/>
      <w:marBottom w:val="0"/>
      <w:divBdr>
        <w:top w:val="none" w:sz="0" w:space="0" w:color="auto"/>
        <w:left w:val="none" w:sz="0" w:space="0" w:color="auto"/>
        <w:bottom w:val="none" w:sz="0" w:space="0" w:color="auto"/>
        <w:right w:val="none" w:sz="0" w:space="0" w:color="auto"/>
      </w:divBdr>
    </w:div>
    <w:div w:id="2030715445">
      <w:bodyDiv w:val="1"/>
      <w:marLeft w:val="0"/>
      <w:marRight w:val="0"/>
      <w:marTop w:val="0"/>
      <w:marBottom w:val="0"/>
      <w:divBdr>
        <w:top w:val="none" w:sz="0" w:space="0" w:color="auto"/>
        <w:left w:val="none" w:sz="0" w:space="0" w:color="auto"/>
        <w:bottom w:val="none" w:sz="0" w:space="0" w:color="auto"/>
        <w:right w:val="none" w:sz="0" w:space="0" w:color="auto"/>
      </w:divBdr>
    </w:div>
    <w:div w:id="2055543036">
      <w:bodyDiv w:val="1"/>
      <w:marLeft w:val="0"/>
      <w:marRight w:val="0"/>
      <w:marTop w:val="0"/>
      <w:marBottom w:val="0"/>
      <w:divBdr>
        <w:top w:val="none" w:sz="0" w:space="0" w:color="auto"/>
        <w:left w:val="none" w:sz="0" w:space="0" w:color="auto"/>
        <w:bottom w:val="none" w:sz="0" w:space="0" w:color="auto"/>
        <w:right w:val="none" w:sz="0" w:space="0" w:color="auto"/>
      </w:divBdr>
    </w:div>
    <w:div w:id="2092458608">
      <w:bodyDiv w:val="1"/>
      <w:marLeft w:val="0"/>
      <w:marRight w:val="0"/>
      <w:marTop w:val="0"/>
      <w:marBottom w:val="0"/>
      <w:divBdr>
        <w:top w:val="none" w:sz="0" w:space="0" w:color="auto"/>
        <w:left w:val="none" w:sz="0" w:space="0" w:color="auto"/>
        <w:bottom w:val="none" w:sz="0" w:space="0" w:color="auto"/>
        <w:right w:val="none" w:sz="0" w:space="0" w:color="auto"/>
      </w:divBdr>
    </w:div>
    <w:div w:id="2111463316">
      <w:bodyDiv w:val="1"/>
      <w:marLeft w:val="0"/>
      <w:marRight w:val="0"/>
      <w:marTop w:val="0"/>
      <w:marBottom w:val="0"/>
      <w:divBdr>
        <w:top w:val="none" w:sz="0" w:space="0" w:color="auto"/>
        <w:left w:val="none" w:sz="0" w:space="0" w:color="auto"/>
        <w:bottom w:val="none" w:sz="0" w:space="0" w:color="auto"/>
        <w:right w:val="none" w:sz="0" w:space="0" w:color="auto"/>
      </w:divBdr>
    </w:div>
    <w:div w:id="2143502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B5DBA4-44AD-4AB0-9090-930022435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2769</TotalTime>
  <Pages>82</Pages>
  <Words>16504</Words>
  <Characters>94074</Characters>
  <Application>Microsoft Office Word</Application>
  <DocSecurity>0</DocSecurity>
  <Lines>783</Lines>
  <Paragraphs>220</Paragraphs>
  <ScaleCrop>false</ScaleCrop>
  <HeadingPairs>
    <vt:vector size="2" baseType="variant">
      <vt:variant>
        <vt:lpstr>Title</vt:lpstr>
      </vt:variant>
      <vt:variant>
        <vt:i4>1</vt:i4>
      </vt:variant>
    </vt:vector>
  </HeadingPairs>
  <TitlesOfParts>
    <vt:vector size="1" baseType="lpstr">
      <vt:lpstr/>
    </vt:vector>
  </TitlesOfParts>
  <Company>CSU</Company>
  <LinksUpToDate>false</LinksUpToDate>
  <CharactersWithSpaces>110358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dc:creator>
  <cp:keywords/>
  <dc:description/>
  <cp:lastModifiedBy>Aditya</cp:lastModifiedBy>
  <cp:revision>8</cp:revision>
  <cp:lastPrinted>2016-01-29T18:19:00Z</cp:lastPrinted>
  <dcterms:created xsi:type="dcterms:W3CDTF">2016-01-29T17:15:00Z</dcterms:created>
  <dcterms:modified xsi:type="dcterms:W3CDTF">2016-02-02T04:17:00Z</dcterms:modified>
</cp:coreProperties>
</file>